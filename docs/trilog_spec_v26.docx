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5199" w14:textId="77777777" w:rsidR="00F411A8" w:rsidRDefault="00F411A8">
      <w:pPr>
        <w:spacing w:before="2400"/>
      </w:pPr>
    </w:p>
    <w:p w14:paraId="321C2BA8" w14:textId="77777777" w:rsidR="00F411A8" w:rsidRDefault="00000000">
      <w:pPr>
        <w:spacing w:after="160"/>
      </w:pPr>
      <w:r>
        <w:rPr>
          <w:rFonts w:eastAsia="Arial"/>
          <w:b/>
          <w:bCs/>
          <w:color w:val="FF6B3D"/>
          <w:sz w:val="80"/>
          <w:szCs w:val="80"/>
        </w:rPr>
        <w:t>Tri·log</w:t>
      </w:r>
    </w:p>
    <w:p w14:paraId="7DC39409" w14:textId="77777777" w:rsidR="00F411A8" w:rsidRDefault="00F411A8">
      <w:pPr>
        <w:pBdr>
          <w:bottom w:val="single" w:sz="8" w:space="0" w:color="FF6B3D"/>
        </w:pBdr>
        <w:spacing w:after="360"/>
      </w:pPr>
    </w:p>
    <w:p w14:paraId="53130C76" w14:textId="77777777" w:rsidR="00F411A8" w:rsidRDefault="00000000">
      <w:pPr>
        <w:spacing w:after="120"/>
      </w:pPr>
      <w:r>
        <w:rPr>
          <w:rFonts w:eastAsia="Arial"/>
          <w:color w:val="0D1526"/>
          <w:sz w:val="30"/>
          <w:szCs w:val="30"/>
        </w:rPr>
        <w:t>鐵人三項成績記錄與排行榜平台</w:t>
      </w:r>
    </w:p>
    <w:p w14:paraId="1CD1F9FD" w14:textId="77777777" w:rsidR="00F411A8" w:rsidRDefault="00000000">
      <w:pPr>
        <w:spacing w:after="100"/>
      </w:pPr>
      <w:r>
        <w:rPr>
          <w:rFonts w:eastAsia="Arial"/>
          <w:color w:val="4A5568"/>
          <w:sz w:val="26"/>
          <w:szCs w:val="26"/>
        </w:rPr>
        <w:t>產品規格文件 v1.5</w:t>
      </w:r>
    </w:p>
    <w:p w14:paraId="3E7020B3" w14:textId="77777777" w:rsidR="00F411A8" w:rsidRDefault="00000000">
      <w:r>
        <w:rPr>
          <w:rFonts w:eastAsia="Arial"/>
          <w:color w:val="8A96A8"/>
          <w:sz w:val="24"/>
          <w:szCs w:val="24"/>
        </w:rPr>
        <w:t>2026 年 6 月</w:t>
      </w:r>
    </w:p>
    <w:p w14:paraId="6EA338EF" w14:textId="77777777" w:rsidR="00F411A8" w:rsidRDefault="00F411A8">
      <w:pPr>
        <w:spacing w:before="2800"/>
      </w:pPr>
    </w:p>
    <w:p w14:paraId="06CC14BA" w14:textId="77777777" w:rsidR="00F411A8" w:rsidRDefault="00000000">
      <w:pPr>
        <w:pBdr>
          <w:top w:val="single" w:sz="2" w:space="0" w:color="DDDDDD"/>
        </w:pBdr>
      </w:pPr>
      <w:r>
        <w:rPr>
          <w:rFonts w:eastAsia="Arial"/>
          <w:color w:val="8A96A8"/>
          <w:sz w:val="20"/>
          <w:szCs w:val="20"/>
        </w:rPr>
        <w:t>trilog.run</w:t>
      </w:r>
    </w:p>
    <w:p w14:paraId="5E43C643" w14:textId="77777777" w:rsidR="00F411A8" w:rsidRDefault="00000000">
      <w:r>
        <w:br/>
      </w:r>
    </w:p>
    <w:p w14:paraId="6919D5FF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0. 版本修訂記錄</w:t>
      </w:r>
    </w:p>
    <w:p w14:paraId="1F3399CA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記錄各版本的主要變更內容。僅收錄文件中有明確依據的版本節點，無法確認的內容不列入。</w:t>
      </w:r>
    </w:p>
    <w:p w14:paraId="199FA16B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500"/>
        <w:gridCol w:w="6360"/>
      </w:tblGrid>
      <w:tr w:rsidR="00F411A8" w14:paraId="4926369D" w14:textId="77777777">
        <w:tc>
          <w:tcPr>
            <w:tcW w:w="15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40D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版本</w:t>
            </w:r>
          </w:p>
        </w:tc>
        <w:tc>
          <w:tcPr>
            <w:tcW w:w="15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501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日期</w:t>
            </w:r>
          </w:p>
        </w:tc>
        <w:tc>
          <w:tcPr>
            <w:tcW w:w="63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A5D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主要變更內容</w:t>
            </w:r>
          </w:p>
        </w:tc>
      </w:tr>
      <w:tr w:rsidR="00F411A8" w14:paraId="7746E504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104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v0.1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8B0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5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016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初版建立。涵蓋產品定位、目標用戶、核心功能模組（成績記錄、排行榜、賽事資料庫）、資料架構、用戶旅程、技術方向、路線圖。第 1–7 章。</w:t>
            </w:r>
          </w:p>
        </w:tc>
      </w:tr>
      <w:tr w:rsidR="00F411A8" w14:paraId="16E735B4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B12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0CC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5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EFE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陸續新增：帳號與身份設計（第 8 章）、公信力政策（第 9 章）、語言與市場定位（第 10 章）、商業模式（第 11 章）、開放問題（第 12 章）、隱私權政策（第 13 章）。</w:t>
            </w:r>
          </w:p>
        </w:tc>
      </w:tr>
      <w:tr w:rsidR="00F411A8" w14:paraId="04EFFE66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0A7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—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3DE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5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386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新增：最速排行榜與策展層設計（第 14 章）、認領成績功能規格（第 15 章）、資料庫模型（第 16 章）、品牌識別與域名 trilog.run（第 17 章）、技術選型（第 18 章）、API 設計（第 19 章）。</w:t>
            </w:r>
          </w:p>
        </w:tc>
      </w:tr>
      <w:tr w:rsidR="00F411A8" w14:paraId="3A0E3B3E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31E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09C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5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5DE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新增：接力成績規格（第 20 章），含 TEAM / TEAM_MEMBER 資料表、彈性分項設計、T1/T2 歸屬隊伍層級、成績合理性偵測基準。</w:t>
            </w:r>
          </w:p>
        </w:tc>
      </w:tr>
      <w:tr w:rsidR="00F411A8" w14:paraId="11D0A5A3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93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67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5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653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新增：規格補充與決策更新（第 21 章）、資料模型修訂（第 22 章）。</w:t>
            </w:r>
          </w:p>
        </w:tc>
      </w:tr>
      <w:tr w:rsidR="00F411A8" w14:paraId="45930493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14D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v1.0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3F8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6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7D4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新增：最速榜設計規格（第 23 章），含色彩系統、字體系統、.tlb 元件、Sub 分界線邏輯、trilog_fastest_board.html 參考實作。</w:t>
            </w:r>
          </w:p>
        </w:tc>
      </w:tr>
      <w:tr w:rsidR="00F411A8" w14:paraId="27949EB3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4CB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v1.1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4BF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6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190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新增：導覽與管理區設計規格（第 24 章）、賽事屆次管理規格（第 25 章）。Claude Code 實作同步更新接力功能與認領邏輯。</w:t>
            </w:r>
          </w:p>
        </w:tc>
      </w:tr>
      <w:tr w:rsidR="00F411A8" w14:paraId="28294C43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F04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v1.2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9C1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6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29B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新增：排行榜距離篩選修訂（第 26 章），移除「所有距離」選項，最速榜與排行榜功能定位切割。</w:t>
            </w:r>
          </w:p>
        </w:tc>
      </w:tr>
      <w:tr w:rsidR="00F411A8" w14:paraId="11072925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5B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v1.3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B5C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6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789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新增：規格整合修訂（第 27 章）。統一版本號；nickname 改為 name；公開/私人成績資料要求釐清；RESULT 欄位最終定義；API 路由對齊；各章節衝突對照索引。</w:t>
            </w:r>
          </w:p>
        </w:tc>
      </w:tr>
      <w:tr w:rsidR="00F411A8" w14:paraId="7252E6DB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3B7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v1.4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576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6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210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新增：Auth Modal 登入設計規格（第 28 章）；品牌標誌實作規格與動態波浪規格（第 29、29-A 章）；個人區域導覽設計規格（第 30 章）；個人資料頁設計規格（第 31 章）。</w:t>
            </w:r>
          </w:p>
        </w:tc>
      </w:tr>
      <w:tr w:rsidR="00F411A8" w14:paraId="4CF6084C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F586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v1.5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DA4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6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0A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新增：Nav Active State 與頁面標題設計規格（第 32 章）。採用底線標示方案，新增頁面標題條帶（Page Context Strip），包含 CSS 規格與 Next.js 實作代碼。</w:t>
            </w:r>
          </w:p>
        </w:tc>
      </w:tr>
      <w:tr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CC000001" w14:textId="77777777" w:rsidR="00CC0001" w:rsidRDefault="00000000">
            <w:ins w:id="9001" w:author="Claude Code" w:date="2026-06-05T00:00:00Z">
              <w:r>
                <w:rPr>
                  <w:rFonts w:eastAsia="Arial"/>
                  <w:color w:val="1A1A1A"/>
                  <w:sz w:val="20"/>
                  <w:szCs w:val="20"/>
                </w:rPr>
                <w:t>v1.6</w:t>
              </w:r>
            </w:ins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CC000002" w14:textId="77777777" w:rsidR="00CC0001" w:rsidRDefault="00000000">
            <w:ins w:id="9002" w:author="Claude Code" w:date="2026-06-05T00:00:00Z">
              <w:r>
                <w:rPr>
                  <w:rFonts w:eastAsia="Arial"/>
                  <w:color w:val="1A1A1A"/>
                  <w:sz w:val="20"/>
                  <w:szCs w:val="20"/>
                </w:rPr>
                <w:t>2026 年 6 月</w:t>
              </w:r>
            </w:ins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CC000003" w14:textId="77777777" w:rsidR="00CC0001" w:rsidRDefault="00000000">
            <w:ins w:id="9003" w:author="Claude Code" w:date="2026-06-05T00:00:00Z">
              <w:r>
                <w:rPr>
                  <w:rFonts w:eastAsia="Arial"/>
                  <w:color w:val="1A1A1A"/>
                  <w:sz w:val="20"/>
                  <w:szCs w:val="20"/>
                </w:rPr>
                <w:t xml:space="preserve">實作完成：Ch.28 Auth Modal、Ch.29/29-A 品牌標誌動態波浪、Ch.30 Avatar 下拉選單（/my/results、/my/profile 路由）、Ch.31 個人資料頁 Inline 編輯（含進榜進度條）、Ch.32 Nav Active State + PageContextStrip。新增：Ch.33 賽事資料庫頁面（/races），含系列分組（IRONMAN 合併、Challenge 系列、普悠瑪合併）、台灣場地優先排序。由 Claude Code 實作，2026-06-05。</w:t>
              </w:r>
            </w:ins>
          </w:p>
        </w:tc>
      </w:tr>
    </w:tbl>
    <w:p w14:paraId="15A939D5" w14:textId="77777777" w:rsidR="00F411A8" w:rsidRDefault="00F411A8">
      <w:pPr>
        <w:spacing w:after="240"/>
      </w:pPr>
    </w:p>
    <w:p w14:paraId="181C5B46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v1.5　·　2026 年 6 月　·　trilog.run</w:t>
      </w:r>
    </w:p>
    <w:p w14:paraId="12E65D6E" w14:textId="77777777" w:rsidR="00F411A8" w:rsidRDefault="00000000">
      <w:r>
        <w:br/>
      </w:r>
    </w:p>
    <w:p w14:paraId="2A9B0600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目錄</w:t>
      </w:r>
    </w:p>
    <w:p w14:paraId="1841FAF4" w14:textId="77777777" w:rsidR="00F411A8" w:rsidRDefault="00F411A8">
      <w:pPr>
        <w:spacing w:after="120"/>
      </w:pPr>
    </w:p>
    <w:p w14:paraId="36452B06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0.　版本修訂記錄</w:t>
      </w:r>
    </w:p>
    <w:p w14:paraId="16904A7E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388677ED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1.　產品定位</w:t>
      </w:r>
    </w:p>
    <w:p w14:paraId="19B382C3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1.1　核心理念</w:t>
      </w:r>
    </w:p>
    <w:p w14:paraId="16AC2725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1.2　差異化定位</w:t>
      </w:r>
    </w:p>
    <w:p w14:paraId="656661AC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23BDFC45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2.　目標用戶</w:t>
      </w:r>
    </w:p>
    <w:p w14:paraId="4A83B56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2.1　主要用戶</w:t>
      </w:r>
    </w:p>
    <w:p w14:paraId="39D36EE3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2.2　用戶特質</w:t>
      </w:r>
    </w:p>
    <w:p w14:paraId="7F51C9F6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7FBDD7DA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3.　核心功能模組</w:t>
      </w:r>
    </w:p>
    <w:p w14:paraId="310EBF35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3.1　個人成績記錄</w:t>
      </w:r>
    </w:p>
    <w:p w14:paraId="1DCA1538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lastRenderedPageBreak/>
        <w:t>3.2　排行榜系統</w:t>
      </w:r>
    </w:p>
    <w:p w14:paraId="6C9CCB53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3.3　賽事資料庫</w:t>
      </w:r>
    </w:p>
    <w:p w14:paraId="56312204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35F2DED4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4.　資料架構與權限設計</w:t>
      </w:r>
    </w:p>
    <w:p w14:paraId="415B29A8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4.1　資料主體</w:t>
      </w:r>
    </w:p>
    <w:p w14:paraId="6159E62D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4.2　權限層級</w:t>
      </w:r>
    </w:p>
    <w:p w14:paraId="50E02583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420BF246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5.　核心用戶旅程</w:t>
      </w:r>
    </w:p>
    <w:p w14:paraId="5F5A3F8B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5.1　選手登錄成績</w:t>
      </w:r>
    </w:p>
    <w:p w14:paraId="2444A8B7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5.2　查詢排行榜</w:t>
      </w:r>
    </w:p>
    <w:p w14:paraId="79093990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5.3　查詢賽事</w:t>
      </w:r>
    </w:p>
    <w:p w14:paraId="71F23548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73F3019D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6.　技術方向（初步建議）</w:t>
      </w:r>
    </w:p>
    <w:p w14:paraId="4C91EAFB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6.1　外部 API 整合</w:t>
      </w:r>
    </w:p>
    <w:p w14:paraId="14F07E45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6.2　成績資料可信度設計</w:t>
      </w:r>
    </w:p>
    <w:p w14:paraId="6928E3CC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60B7F4EE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7.　產品發展路線圖</w:t>
      </w:r>
    </w:p>
    <w:p w14:paraId="0C3C36EA" w14:textId="77777777" w:rsidR="00F411A8" w:rsidRDefault="00000000">
      <w:pPr>
        <w:spacing w:before="30" w:after="20"/>
        <w:ind w:left="360"/>
      </w:pPr>
      <w:r>
        <w:rPr>
          <w:rFonts w:eastAsia="Arial"/>
          <w:i/>
          <w:iCs/>
          <w:color w:val="8A96A8"/>
          <w:sz w:val="20"/>
          <w:szCs w:val="20"/>
        </w:rPr>
        <w:t>Phase 1 — 核心 MVP</w:t>
      </w:r>
    </w:p>
    <w:p w14:paraId="7D136A6C" w14:textId="77777777" w:rsidR="00F411A8" w:rsidRDefault="00000000">
      <w:pPr>
        <w:spacing w:before="30" w:after="20"/>
        <w:ind w:left="360"/>
      </w:pPr>
      <w:r>
        <w:rPr>
          <w:rFonts w:eastAsia="Arial"/>
          <w:i/>
          <w:iCs/>
          <w:color w:val="8A96A8"/>
          <w:sz w:val="20"/>
          <w:szCs w:val="20"/>
        </w:rPr>
        <w:t>Phase 2 — 賽事資料庫擴充</w:t>
      </w:r>
    </w:p>
    <w:p w14:paraId="6CE6B302" w14:textId="77777777" w:rsidR="00F411A8" w:rsidRDefault="00000000">
      <w:pPr>
        <w:spacing w:before="30" w:after="20"/>
        <w:ind w:left="360"/>
      </w:pPr>
      <w:r>
        <w:rPr>
          <w:rFonts w:eastAsia="Arial"/>
          <w:i/>
          <w:iCs/>
          <w:color w:val="8A96A8"/>
          <w:sz w:val="20"/>
          <w:szCs w:val="20"/>
        </w:rPr>
        <w:t>Phase 3 — 裝置整合與個人頁面</w:t>
      </w:r>
    </w:p>
    <w:p w14:paraId="696E44A4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464C3D97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8.　帳號與身份設計</w:t>
      </w:r>
    </w:p>
    <w:p w14:paraId="75E3A6E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8.1　註冊與身份驗證</w:t>
      </w:r>
    </w:p>
    <w:p w14:paraId="39874FC7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8.2　個人 Profile 欄位</w:t>
      </w:r>
    </w:p>
    <w:p w14:paraId="170C4702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4D0CD6AA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9.　公信力政策</w:t>
      </w:r>
    </w:p>
    <w:p w14:paraId="009427C8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9.1　初期立場（寬鬆）</w:t>
      </w:r>
    </w:p>
    <w:p w14:paraId="4EC6C5F9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9.2　未來緊縮方向（預留）</w:t>
      </w:r>
    </w:p>
    <w:p w14:paraId="3AA5C2A4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0428E313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10.　語言與市場定位</w:t>
      </w:r>
    </w:p>
    <w:p w14:paraId="2F9C0D0C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10AD413B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11.　商業模式</w:t>
      </w:r>
    </w:p>
    <w:p w14:paraId="61AC2CEE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11.1　核心原則</w:t>
      </w:r>
    </w:p>
    <w:p w14:paraId="25447EA7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11.2　收入來源規劃</w:t>
      </w:r>
    </w:p>
    <w:p w14:paraId="4FBB9E7D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11.3　個人品牌策略</w:t>
      </w:r>
    </w:p>
    <w:p w14:paraId="6BBC08BC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27A800A5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12.　尚待決策的開放問題</w:t>
      </w:r>
    </w:p>
    <w:p w14:paraId="732D8671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348B8859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13.　隱私權政策設計</w:t>
      </w:r>
    </w:p>
    <w:p w14:paraId="67FA9C5D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13.1　適用法規</w:t>
      </w:r>
    </w:p>
    <w:p w14:paraId="144D9A6B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13.2　資料收集與使用原則</w:t>
      </w:r>
    </w:p>
    <w:p w14:paraId="0029AD4D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13.3　資料保留與刪除政策</w:t>
      </w:r>
    </w:p>
    <w:p w14:paraId="59EA1FD0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lastRenderedPageBreak/>
        <w:t>13.4　未成年人政策</w:t>
      </w:r>
    </w:p>
    <w:p w14:paraId="05D35B4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13.5　第三方服務的資料流</w:t>
      </w:r>
    </w:p>
    <w:p w14:paraId="1861D6E3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13.6　用戶權利</w:t>
      </w:r>
    </w:p>
    <w:p w14:paraId="7C7D945C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13.7　資料安全措施</w:t>
      </w:r>
    </w:p>
    <w:p w14:paraId="78B17BB7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4BE403B5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14.　最速排行榜與策展層設計</w:t>
      </w:r>
    </w:p>
    <w:p w14:paraId="056F03B6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14.1　核心概念</w:t>
      </w:r>
    </w:p>
    <w:p w14:paraId="0EEDFF23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14.2　未認領成績機制</w:t>
      </w:r>
    </w:p>
    <w:p w14:paraId="5B61A706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14.3　未認領狀態的社群價值</w:t>
      </w:r>
    </w:p>
    <w:p w14:paraId="4C516BB1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14.4　排行榜呈現規則</w:t>
      </w:r>
    </w:p>
    <w:p w14:paraId="6A9D4F52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14.5　冷啟動優勢</w:t>
      </w:r>
    </w:p>
    <w:p w14:paraId="2FF8FDD1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7E2E0C85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15.　認領成績功能規格</w:t>
      </w:r>
    </w:p>
    <w:p w14:paraId="47A3431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15.1　User Stories</w:t>
      </w:r>
    </w:p>
    <w:p w14:paraId="5D520EC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15.2　標記功能規格</w:t>
      </w:r>
    </w:p>
    <w:p w14:paraId="300E4D20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15.3　分享通知機制（分階段）</w:t>
      </w:r>
    </w:p>
    <w:p w14:paraId="2FB19420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15.4　認領流程</w:t>
      </w:r>
    </w:p>
    <w:p w14:paraId="4A8C5EC0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15.5　認領後的資料狀態</w:t>
      </w:r>
    </w:p>
    <w:p w14:paraId="061BBE66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71640FF1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16.　資料庫模型</w:t>
      </w:r>
    </w:p>
    <w:p w14:paraId="26C475EE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16.1　資料表概覽</w:t>
      </w:r>
    </w:p>
    <w:p w14:paraId="59ECFC28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16.2　ATHLETE</w:t>
      </w:r>
    </w:p>
    <w:p w14:paraId="73927C6B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16.3　RACE / RACE_EDITION</w:t>
      </w:r>
    </w:p>
    <w:p w14:paraId="55BC18AB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16.4　RESULT（核心資料表）</w:t>
      </w:r>
    </w:p>
    <w:p w14:paraId="2C0B4571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16.5　CLAIM_TAG</w:t>
      </w:r>
    </w:p>
    <w:p w14:paraId="4773DA6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16.6　索引建議</w:t>
      </w:r>
    </w:p>
    <w:p w14:paraId="428EF098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00B0DA21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17.　品牌識別與域名</w:t>
      </w:r>
    </w:p>
    <w:p w14:paraId="1BACCE7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17.1　品牌名稱</w:t>
      </w:r>
    </w:p>
    <w:p w14:paraId="4F79D16C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17.2　市場定位聲明</w:t>
      </w:r>
    </w:p>
    <w:p w14:paraId="0F63FCEF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09EB0CC8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18.　技術選型</w:t>
      </w:r>
    </w:p>
    <w:p w14:paraId="195611B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18.1　選型原則</w:t>
      </w:r>
    </w:p>
    <w:p w14:paraId="15F2C179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18.2　技術堆疊</w:t>
      </w:r>
    </w:p>
    <w:p w14:paraId="1CF4FB94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18.3　免費方案限制與升級時機</w:t>
      </w:r>
    </w:p>
    <w:p w14:paraId="7D640E37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18.4　本地開發環境</w:t>
      </w:r>
    </w:p>
    <w:p w14:paraId="02824FB1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5C37E894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19.　API 設計</w:t>
      </w:r>
    </w:p>
    <w:p w14:paraId="67E26735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19.1　設計原則</w:t>
      </w:r>
    </w:p>
    <w:p w14:paraId="739E4D3E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19.2　排行榜 /api/leaderboard</w:t>
      </w:r>
    </w:p>
    <w:p w14:paraId="1B06406E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19.3　成績 /api/results</w:t>
      </w:r>
    </w:p>
    <w:p w14:paraId="59E28E02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19.4　標記 /api/results/:id/tags</w:t>
      </w:r>
    </w:p>
    <w:p w14:paraId="636EB898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19.5　賽事 /api/races</w:t>
      </w:r>
    </w:p>
    <w:p w14:paraId="29AC7F34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19.6　選手 /api/athletes</w:t>
      </w:r>
    </w:p>
    <w:p w14:paraId="5998BB84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lastRenderedPageBreak/>
        <w:t>19.7　管理 /api/admin</w:t>
      </w:r>
    </w:p>
    <w:p w14:paraId="535E97AF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19.8　特別說明</w:t>
      </w:r>
    </w:p>
    <w:p w14:paraId="6EEE0184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3BBD2934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20.　接力成績規格</w:t>
      </w:r>
    </w:p>
    <w:p w14:paraId="62E27A4B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20.1　核心設計原則</w:t>
      </w:r>
    </w:p>
    <w:p w14:paraId="257A7740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20.2　接力結構</w:t>
      </w:r>
    </w:p>
    <w:p w14:paraId="663D8A38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20.3　資料模型擴充</w:t>
      </w:r>
    </w:p>
    <w:p w14:paraId="61EC7A7B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20.4　T1 / T2 換區時間歸屬</w:t>
      </w:r>
    </w:p>
    <w:p w14:paraId="4823AF5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20.5　排行榜設計</w:t>
      </w:r>
    </w:p>
    <w:p w14:paraId="1C0AF467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20.6　認領機制</w:t>
      </w:r>
    </w:p>
    <w:p w14:paraId="6B4ECBB0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20.7　個人頁面呈現</w:t>
      </w:r>
    </w:p>
    <w:p w14:paraId="48E90896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20.8　成績合理性偵測</w:t>
      </w:r>
    </w:p>
    <w:p w14:paraId="2EFB40AE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20.9　新增 API 端點</w:t>
      </w:r>
    </w:p>
    <w:p w14:paraId="77ED130C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5D00AA45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21.　規格補充與決策更新</w:t>
      </w:r>
    </w:p>
    <w:p w14:paraId="7D90FD18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21.1　排行榜顯示邏輯</w:t>
      </w:r>
    </w:p>
    <w:p w14:paraId="3E4A6E5D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21.2　顯示名稱為進榜必要條件</w:t>
      </w:r>
    </w:p>
    <w:p w14:paraId="4878CE29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21.3　首次成績登錄引導流程</w:t>
      </w:r>
    </w:p>
    <w:p w14:paraId="5D89D5B5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21.4　策展層隱私衝突解法</w:t>
      </w:r>
    </w:p>
    <w:p w14:paraId="0BD8604A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06F2C111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22.　資料模型修訂</w:t>
      </w:r>
    </w:p>
    <w:p w14:paraId="29E555E9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22.1　RESULT 結構分叉</w:t>
      </w:r>
    </w:p>
    <w:p w14:paraId="5E1D8FF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22.2　來源可信度分層</w:t>
      </w:r>
    </w:p>
    <w:p w14:paraId="2F295CD6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60DB509C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23.　最速榜設計規格</w:t>
      </w:r>
    </w:p>
    <w:p w14:paraId="58B06CD4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23.1　核心概念</w:t>
      </w:r>
    </w:p>
    <w:p w14:paraId="034BDA09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23.2　視覺設計系統</w:t>
      </w:r>
    </w:p>
    <w:p w14:paraId="0FF836A8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23.3　榜單元件結構</w:t>
      </w:r>
    </w:p>
    <w:p w14:paraId="40558507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23.4　Sub 分界線邏輯</w:t>
      </w:r>
    </w:p>
    <w:p w14:paraId="2BDD3EA7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23.5　距離頁籤擴充計畫</w:t>
      </w:r>
    </w:p>
    <w:p w14:paraId="61B94FB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23.6　頁面架構</w:t>
      </w:r>
    </w:p>
    <w:p w14:paraId="1D348237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23.7　參考實作檔案</w:t>
      </w:r>
    </w:p>
    <w:p w14:paraId="02744430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41688E80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24.　導覽與管理區設計規格</w:t>
      </w:r>
    </w:p>
    <w:p w14:paraId="632F8CA8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24.1　導覽列（Nav）連結規則</w:t>
      </w:r>
    </w:p>
    <w:p w14:paraId="3233F6CD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24.2　管理區架構</w:t>
      </w:r>
    </w:p>
    <w:p w14:paraId="0E8FF449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439B57E1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25.　賽事屆次管理規格</w:t>
      </w:r>
    </w:p>
    <w:p w14:paraId="398737E4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25.1　距離標示與標準距離</w:t>
      </w:r>
    </w:p>
    <w:p w14:paraId="137807E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25.2　屆次概念修訂</w:t>
      </w:r>
    </w:p>
    <w:p w14:paraId="7ED44690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25.3　新增屆次流程</w:t>
      </w:r>
    </w:p>
    <w:p w14:paraId="30A4091C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25.4　編輯與刪除</w:t>
      </w:r>
    </w:p>
    <w:p w14:paraId="1FFE4852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25.5　使用者新增成績的賽事選擇</w:t>
      </w:r>
    </w:p>
    <w:p w14:paraId="792940C3" w14:textId="77777777" w:rsidR="00F411A8" w:rsidRDefault="00000000">
      <w:pPr>
        <w:spacing w:before="30" w:after="20"/>
        <w:ind w:left="360"/>
      </w:pPr>
      <w:r>
        <w:rPr>
          <w:rFonts w:eastAsia="Arial"/>
          <w:i/>
          <w:iCs/>
          <w:color w:val="8A96A8"/>
          <w:sz w:val="20"/>
          <w:szCs w:val="20"/>
        </w:rPr>
        <w:t>（附）接力功能實作細節（2026-06-04）</w:t>
      </w:r>
    </w:p>
    <w:p w14:paraId="3EA663EA" w14:textId="77777777" w:rsidR="00F411A8" w:rsidRDefault="00000000">
      <w:pPr>
        <w:spacing w:before="30" w:after="20"/>
        <w:ind w:left="360"/>
      </w:pPr>
      <w:r>
        <w:rPr>
          <w:rFonts w:eastAsia="Arial"/>
          <w:i/>
          <w:iCs/>
          <w:color w:val="8A96A8"/>
          <w:sz w:val="20"/>
          <w:szCs w:val="20"/>
        </w:rPr>
        <w:lastRenderedPageBreak/>
        <w:t>（附）認領邏輯修訂（2026-06-04）</w:t>
      </w:r>
    </w:p>
    <w:p w14:paraId="1053D137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7A8DF036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26.　排行榜距離篩選修訂</w:t>
      </w:r>
    </w:p>
    <w:p w14:paraId="32454187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26.1　問題描述</w:t>
      </w:r>
    </w:p>
    <w:p w14:paraId="25EF9FE7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26.2　設計決策</w:t>
      </w:r>
    </w:p>
    <w:p w14:paraId="74D61BCF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26.3　兩個頁面的定位切割</w:t>
      </w:r>
    </w:p>
    <w:p w14:paraId="54F5CB8F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26.4　排行榜篩選器規格更新</w:t>
      </w:r>
    </w:p>
    <w:p w14:paraId="748F146C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26.5　API 更新</w:t>
      </w:r>
    </w:p>
    <w:p w14:paraId="300F6D85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26.6　前端邏輯更新</w:t>
      </w:r>
    </w:p>
    <w:p w14:paraId="5AE94B93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43053273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27.　規格整合修訂（統一版本 v1.3）</w:t>
      </w:r>
    </w:p>
    <w:p w14:paraId="396D3CC5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27.1　版本號統一</w:t>
      </w:r>
    </w:p>
    <w:p w14:paraId="2EC126FC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27.2　nickname 改為 name</w:t>
      </w:r>
    </w:p>
    <w:p w14:paraId="43016E15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27.3　公開與私人成績的資料要求釐清</w:t>
      </w:r>
    </w:p>
    <w:p w14:paraId="28E901FC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27.4　ATHLETE 資料表欄位更新</w:t>
      </w:r>
    </w:p>
    <w:p w14:paraId="0DFDD8AC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27.5　RESULT 資料表最終欄位</w:t>
      </w:r>
    </w:p>
    <w:p w14:paraId="5E6DF3D5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27.6　API 路由對齊</w:t>
      </w:r>
    </w:p>
    <w:p w14:paraId="3B3018CE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27.7　已解決的開放問題更新</w:t>
      </w:r>
    </w:p>
    <w:p w14:paraId="3F347C4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27.8　各章節衝突對照</w:t>
      </w:r>
    </w:p>
    <w:p w14:paraId="5B90FA79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63E5DAC2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28.　Auth Modal 登入設計規格</w:t>
      </w:r>
    </w:p>
    <w:p w14:paraId="04062669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28.1　問題背景</w:t>
      </w:r>
    </w:p>
    <w:p w14:paraId="7AFC4D21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28.2　設計決策</w:t>
      </w:r>
    </w:p>
    <w:p w14:paraId="3C27D3A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28.3　User Stories（US-01 ～ US-05）</w:t>
      </w:r>
    </w:p>
    <w:p w14:paraId="5EEFF128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28.4　技術實作規格</w:t>
      </w:r>
    </w:p>
    <w:p w14:paraId="3603618D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28.5　Auth Modal 狀態流程</w:t>
      </w:r>
    </w:p>
    <w:p w14:paraId="3AC225C8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45302F0A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29.　品牌標誌實作規格</w:t>
      </w:r>
    </w:p>
    <w:p w14:paraId="6489741D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29.1　設計概念</w:t>
      </w:r>
    </w:p>
    <w:p w14:paraId="08386271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29.2　文字標誌規格</w:t>
      </w:r>
    </w:p>
    <w:p w14:paraId="76253DB9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29.3　SVG 符號原始碼</w:t>
      </w:r>
    </w:p>
    <w:p w14:paraId="0DBDD6A6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29.4　符號單獨版（Mark Only）</w:t>
      </w:r>
    </w:p>
    <w:p w14:paraId="46E05C1F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29.5　React / Next.js 元件</w:t>
      </w:r>
    </w:p>
    <w:p w14:paraId="283AE57C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29.6　使用方式</w:t>
      </w:r>
    </w:p>
    <w:p w14:paraId="76827FD0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29.7　使用規範</w:t>
      </w:r>
    </w:p>
    <w:p w14:paraId="076E507E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2E12A3E7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29-A.　標誌動態波浪規格（補充第 29 章）</w:t>
      </w:r>
    </w:p>
    <w:p w14:paraId="1C269C41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29-A.1　動態設計決策</w:t>
      </w:r>
    </w:p>
    <w:p w14:paraId="10451A18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29-A.2　波浪路徑說明</w:t>
      </w:r>
    </w:p>
    <w:p w14:paraId="4606D233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29-A.3　CSS 動畫代碼</w:t>
      </w:r>
    </w:p>
    <w:p w14:paraId="0EBAD34F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29-A.4　完整 SVG（含動畫）</w:t>
      </w:r>
    </w:p>
    <w:p w14:paraId="30493CF1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29-A.5　React / Next.js 動態元件</w:t>
      </w:r>
    </w:p>
    <w:p w14:paraId="04B3A8B8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29-A.6　使用方式</w:t>
      </w:r>
    </w:p>
    <w:p w14:paraId="7B5C5309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29-A.7　無障礙注意事項</w:t>
      </w:r>
    </w:p>
    <w:p w14:paraId="1FEA8951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03A2A473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lastRenderedPageBreak/>
        <w:t>30.　個人區域導覽設計規格</w:t>
      </w:r>
    </w:p>
    <w:p w14:paraId="118B6FD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30.1　設計決策：Avatar 下拉選單</w:t>
      </w:r>
    </w:p>
    <w:p w14:paraId="2D4EA7C8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30.2　Nav 結構更新（修訂第 24 章）</w:t>
      </w:r>
    </w:p>
    <w:p w14:paraId="3D87763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30.3　Avatar 顯示規則</w:t>
      </w:r>
    </w:p>
    <w:p w14:paraId="10CF6F5B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30.4　Avatar 下拉選單 User Stories（US-01 ～ US-07）</w:t>
      </w:r>
    </w:p>
    <w:p w14:paraId="00EFB933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07A0836B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31.　個人資料頁設計規格</w:t>
      </w:r>
    </w:p>
    <w:p w14:paraId="33DE4197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31.1　設計決策：獨立頁面 + Inline 編輯</w:t>
      </w:r>
    </w:p>
    <w:p w14:paraId="70871927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31.2　頁面欄位規格</w:t>
      </w:r>
    </w:p>
    <w:p w14:paraId="09DCE6D1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31.3　Inline 編輯行為規格</w:t>
      </w:r>
    </w:p>
    <w:p w14:paraId="7A8FA289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31.4　個人資料頁 User Stories（US-01 ～ US-06）</w:t>
      </w:r>
    </w:p>
    <w:p w14:paraId="735B4DF7" w14:textId="77777777" w:rsidR="00F411A8" w:rsidRDefault="00F411A8">
      <w:pPr>
        <w:pBdr>
          <w:bottom w:val="single" w:sz="2" w:space="0" w:color="EEEEEE"/>
        </w:pBdr>
        <w:spacing w:before="60" w:after="60"/>
      </w:pPr>
    </w:p>
    <w:p w14:paraId="10CAE1A9" w14:textId="77777777" w:rsidR="00F411A8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32.　Nav Active State 與頁面標題設計規格</w:t>
      </w:r>
    </w:p>
    <w:p w14:paraId="523FDDA5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32.1　問題背景</w:t>
      </w:r>
    </w:p>
    <w:p w14:paraId="7726E731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32.2　設計決策</w:t>
      </w:r>
    </w:p>
    <w:p w14:paraId="2A80445A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32.3　Nav 連結狀態規格</w:t>
      </w:r>
    </w:p>
    <w:p w14:paraId="15CB0CC9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32.4　頁面標題區（Page Context Strip）</w:t>
      </w:r>
    </w:p>
    <w:p w14:paraId="29B63790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32.5　各頁面標題規格</w:t>
      </w:r>
    </w:p>
    <w:p w14:paraId="4E7E6029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32.6　CSS 實作規格</w:t>
      </w:r>
    </w:p>
    <w:p w14:paraId="613BDE5B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32.7　Next.js 實作方式</w:t>
      </w:r>
    </w:p>
    <w:p w14:paraId="50CE449D" w14:textId="77777777" w:rsidR="00F411A8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32.8　無障礙要求</w:t>
      </w:r>
    </w:p>
    <w:p w14:paraId="142B2908" w14:textId="77777777" w:rsidR="00F411A8" w:rsidRDefault="00F411A8">
      <w:pPr>
        <w:spacing w:after="240"/>
      </w:pPr>
    </w:p>
    <w:p w14:paraId="56D1E442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v1.5　·　2026 年 6 月　·　trilog.run</w:t>
      </w:r>
    </w:p>
    <w:p w14:paraId="4D2E9556" w14:textId="77777777" w:rsidR="00F411A8" w:rsidRDefault="00000000">
      <w:r>
        <w:br/>
      </w:r>
    </w:p>
    <w:p w14:paraId="0F23EA86" w14:textId="77777777" w:rsidR="00A77E4B" w:rsidRDefault="00000000">
      <w:pPr>
        <w:pStyle w:val="Heading1"/>
      </w:pPr>
      <w:r>
        <w:rPr>
          <w:color w:val="060D18"/>
        </w:rPr>
        <w:t>1. 產品定位</w:t>
      </w:r>
    </w:p>
    <w:p w14:paraId="6FE8C7D4" w14:textId="77777777" w:rsidR="00A77E4B" w:rsidRDefault="00000000">
      <w:pPr>
        <w:pStyle w:val="Heading2"/>
      </w:pPr>
      <w:r>
        <w:rPr>
          <w:color w:val="0D1526"/>
        </w:rPr>
        <w:t>1.1 核心理念</w:t>
      </w:r>
    </w:p>
    <w:p w14:paraId="5047163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是一個專為鐵人三項選手設計的成績記錄與排行榜平台。產品的核心出發點是：讓選手有一個地方可以完整保存自己的賽事成績歷史，同時透過跨賽事的社群排行榜，讓人知道「目前某距離最快的是誰」。</w:t>
      </w:r>
    </w:p>
    <w:p w14:paraId="522BFBBE" w14:textId="77777777" w:rsidR="00A77E4B" w:rsidRDefault="00A77E4B">
      <w:pPr>
        <w:spacing w:after="120"/>
      </w:pPr>
    </w:p>
    <w:p w14:paraId="7C6597F7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不同於以訓練課表為主的工具（如 intervals.icu）或以社群動態為主打的平台（如 Strava），Tri·log 專注於「賽事成績」這個維度，填補目前市場上缺乏純軟體、跨賽事成績歸檔工具的空缺。</w:t>
      </w:r>
    </w:p>
    <w:p w14:paraId="6083C6CE" w14:textId="77777777" w:rsidR="00A77E4B" w:rsidRDefault="00A77E4B">
      <w:pPr>
        <w:spacing w:after="120"/>
      </w:pPr>
    </w:p>
    <w:p w14:paraId="3A6EB237" w14:textId="77777777" w:rsidR="00A77E4B" w:rsidRDefault="00000000">
      <w:pPr>
        <w:pStyle w:val="Heading2"/>
      </w:pPr>
      <w:r>
        <w:rPr>
          <w:color w:val="0D1526"/>
        </w:rPr>
        <w:t>1.2 差異化定位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650CE43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B89A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目標用戶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D6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鐵人三項選手（業餘為主，職業亦可使用）</w:t>
            </w:r>
          </w:p>
        </w:tc>
      </w:tr>
      <w:tr w:rsidR="00A77E4B" w14:paraId="466A76E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8BC3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核心價值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8E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成績歷史檔案 × 跨賽事排行榜 × 賽事資料庫</w:t>
            </w:r>
          </w:p>
        </w:tc>
      </w:tr>
      <w:tr w:rsidR="00A77E4B" w14:paraId="19CADA4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42D4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lastRenderedPageBreak/>
              <w:t>不做的事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AB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訓練課表規劃、即時裝置追蹤、一般運動社群動態</w:t>
            </w:r>
          </w:p>
        </w:tc>
      </w:tr>
      <w:tr w:rsidR="00A77E4B" w14:paraId="0A44BD97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B9F2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競品對比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33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非 intervals.icu（訓練為主）、非 Strava（社群為主）</w:t>
            </w:r>
          </w:p>
        </w:tc>
      </w:tr>
    </w:tbl>
    <w:p w14:paraId="0A29F0E6" w14:textId="77777777" w:rsidR="00A77E4B" w:rsidRDefault="00A77E4B">
      <w:pPr>
        <w:spacing w:after="240"/>
      </w:pPr>
    </w:p>
    <w:p w14:paraId="060B4D06" w14:textId="77777777" w:rsidR="00A77E4B" w:rsidRDefault="00000000">
      <w:pPr>
        <w:pStyle w:val="Heading1"/>
      </w:pPr>
      <w:r>
        <w:rPr>
          <w:color w:val="060D18"/>
        </w:rPr>
        <w:t>2. 目標用戶</w:t>
      </w:r>
    </w:p>
    <w:p w14:paraId="7A968BC2" w14:textId="77777777" w:rsidR="00A77E4B" w:rsidRDefault="00000000">
      <w:pPr>
        <w:pStyle w:val="Heading2"/>
      </w:pPr>
      <w:r>
        <w:rPr>
          <w:color w:val="0D1526"/>
        </w:rPr>
        <w:t>2.1 主要用戶</w:t>
      </w:r>
    </w:p>
    <w:p w14:paraId="7C7C94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業餘鐵人三項選手：希望系統性記錄歷年賽事成績、追蹤個人進步</w:t>
      </w:r>
    </w:p>
    <w:p w14:paraId="525DAC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準備首次參賽的新手：查詢賽事資料、了解完賽時間分佈以設定目標</w:t>
      </w:r>
    </w:p>
    <w:p w14:paraId="6EBC86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賽事研究者 / 教練：透過歷史成績與天氣資料分析賽事難度</w:t>
      </w:r>
    </w:p>
    <w:p w14:paraId="51791BC7" w14:textId="77777777" w:rsidR="00A77E4B" w:rsidRDefault="00A77E4B">
      <w:pPr>
        <w:spacing w:after="120"/>
      </w:pPr>
    </w:p>
    <w:p w14:paraId="2E2B7909" w14:textId="77777777" w:rsidR="00A77E4B" w:rsidRDefault="00000000">
      <w:pPr>
        <w:pStyle w:val="Heading2"/>
      </w:pPr>
      <w:r>
        <w:rPr>
          <w:color w:val="0D1526"/>
        </w:rPr>
        <w:t>2.2 用戶特質</w:t>
      </w:r>
    </w:p>
    <w:p w14:paraId="54CF1CA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鐵人三項是小眾但忠誠度高的運動項目。選手通常長期持續訓練（以年計），對數據記錄有強烈需求，且習慣使用多種工具輔助訓練。這使得平台的早期用戶黏著度相對較高，口碑傳播效率也優於大眾運動社群。</w:t>
      </w:r>
    </w:p>
    <w:p w14:paraId="288ABFA2" w14:textId="77777777" w:rsidR="00A77E4B" w:rsidRDefault="00A77E4B">
      <w:pPr>
        <w:spacing w:after="240"/>
      </w:pPr>
    </w:p>
    <w:p w14:paraId="6DE66D96" w14:textId="77777777" w:rsidR="00A77E4B" w:rsidRDefault="00000000">
      <w:pPr>
        <w:pStyle w:val="Heading1"/>
      </w:pPr>
      <w:r>
        <w:rPr>
          <w:color w:val="060D18"/>
        </w:rPr>
        <w:t>3. 核心功能模組</w:t>
      </w:r>
    </w:p>
    <w:p w14:paraId="3C06F520" w14:textId="77777777" w:rsidR="00A77E4B" w:rsidRDefault="00000000">
      <w:pPr>
        <w:pStyle w:val="Heading2"/>
      </w:pPr>
      <w:r>
        <w:rPr>
          <w:color w:val="0D1526"/>
        </w:rPr>
        <w:t>3.1 個人成績記錄</w:t>
      </w:r>
    </w:p>
    <w:p w14:paraId="71F69A2C" w14:textId="77777777" w:rsidR="00A77E4B" w:rsidRDefault="00000000">
      <w:pPr>
        <w:pStyle w:val="Heading3"/>
      </w:pPr>
      <w:r>
        <w:rPr>
          <w:color w:val="FF6B3D"/>
        </w:rPr>
        <w:t>成績輸入</w:t>
      </w:r>
    </w:p>
    <w:p w14:paraId="1C858A1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支援手動輸入賽事成績（比賽名稱、日期、完賽時間）</w:t>
      </w:r>
    </w:p>
    <w:p w14:paraId="4A1045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同時支援上傳 GPX / 裝置匯出檔案（Garmin、Wahoo、Apple Watch 等）自動解析</w:t>
      </w:r>
    </w:p>
    <w:p w14:paraId="6D3D12A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拆分記錄三項成績：游泳時間、T1 換區、自行車時間、T2 換區、跑步時間</w:t>
      </w:r>
    </w:p>
    <w:p w14:paraId="5B021E5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備註欄位：選手可記錄當天狀態、策略、賽後心得</w:t>
      </w:r>
    </w:p>
    <w:p w14:paraId="7B529897" w14:textId="77777777" w:rsidR="00A77E4B" w:rsidRDefault="00A77E4B">
      <w:pPr>
        <w:spacing w:after="120"/>
      </w:pPr>
    </w:p>
    <w:p w14:paraId="2AB4C068" w14:textId="77777777" w:rsidR="00A77E4B" w:rsidRDefault="00000000">
      <w:pPr>
        <w:pStyle w:val="Heading3"/>
      </w:pPr>
      <w:r>
        <w:rPr>
          <w:color w:val="FF6B3D"/>
        </w:rPr>
        <w:t>公證機制</w:t>
      </w:r>
    </w:p>
    <w:p w14:paraId="734630A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選手可上傳官方完賽證書（圖片或 PDF）作為成績公證依據</w:t>
      </w:r>
    </w:p>
    <w:p w14:paraId="66C5F69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成績狀態分為三層：</w:t>
      </w:r>
    </w:p>
    <w:p w14:paraId="53931E2F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已公證：附完賽證書，顯示公證標章</w:t>
      </w:r>
    </w:p>
    <w:p w14:paraId="4DF9C48B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待審：已上傳但尚未審核完成</w:t>
      </w:r>
    </w:p>
    <w:p w14:paraId="01F5EFAD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自填：未附證書，可顯示但在排行榜上有所區分</w:t>
      </w:r>
    </w:p>
    <w:p w14:paraId="52F877E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審核由認證助手執行（初期由建立者擔任）</w:t>
      </w:r>
    </w:p>
    <w:p w14:paraId="211C60F1" w14:textId="77777777" w:rsidR="00A77E4B" w:rsidRDefault="00A77E4B">
      <w:pPr>
        <w:spacing w:after="120"/>
      </w:pPr>
    </w:p>
    <w:p w14:paraId="58BFB260" w14:textId="77777777" w:rsidR="00A77E4B" w:rsidRDefault="00000000">
      <w:pPr>
        <w:pStyle w:val="Heading3"/>
      </w:pPr>
      <w:r>
        <w:rPr>
          <w:color w:val="FF6B3D"/>
        </w:rPr>
        <w:t>隱私設定</w:t>
      </w:r>
    </w:p>
    <w:p w14:paraId="4D2AE8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每筆成績可設為「公開」或「私人」</w:t>
      </w:r>
    </w:p>
    <w:p w14:paraId="0235286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公開成績納入排行榜計算；私人成績僅自己可見</w:t>
      </w:r>
    </w:p>
    <w:p w14:paraId="4C5BCC63" w14:textId="77777777" w:rsidR="00A77E4B" w:rsidRDefault="00A77E4B">
      <w:pPr>
        <w:spacing w:after="240"/>
      </w:pPr>
    </w:p>
    <w:p w14:paraId="78BCCB0E" w14:textId="77777777" w:rsidR="00A77E4B" w:rsidRDefault="00000000">
      <w:pPr>
        <w:pStyle w:val="Heading2"/>
      </w:pPr>
      <w:r>
        <w:rPr>
          <w:color w:val="0D1526"/>
        </w:rPr>
        <w:t>3.2 排行榜系統</w:t>
      </w:r>
    </w:p>
    <w:p w14:paraId="7DC6C7CD" w14:textId="77777777" w:rsidR="00A77E4B" w:rsidRDefault="00000000">
      <w:pPr>
        <w:pStyle w:val="Heading3"/>
      </w:pPr>
      <w:r>
        <w:rPr>
          <w:color w:val="FF6B3D"/>
        </w:rPr>
        <w:t>設計原則</w:t>
      </w:r>
    </w:p>
    <w:p w14:paraId="4DEBFD1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排行榜以跨賽事的完賽時間為基準，目的是讓社群知道「某距離目前最快的選手是誰」。同場賽事的排名官方已提供，本平台不重複製作。</w:t>
      </w:r>
    </w:p>
    <w:p w14:paraId="7158E0F9" w14:textId="77777777" w:rsidR="00A77E4B" w:rsidRDefault="00A77E4B">
      <w:pPr>
        <w:spacing w:after="120"/>
      </w:pPr>
    </w:p>
    <w:p w14:paraId="79BBA232" w14:textId="77777777" w:rsidR="00A77E4B" w:rsidRDefault="00000000">
      <w:pPr>
        <w:pStyle w:val="Heading3"/>
      </w:pPr>
      <w:r>
        <w:rPr>
          <w:color w:val="FF6B3D"/>
        </w:rPr>
        <w:t>篩選維度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747935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4E0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31B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1FA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8EFF7E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7C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92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 / 70.3 / Full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B7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四大標準距離各有獨立排行</w:t>
            </w:r>
          </w:p>
        </w:tc>
      </w:tr>
      <w:tr w:rsidR="00A77E4B" w14:paraId="0C61B6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74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F6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9506" w14:textId="77777777" w:rsidR="00A77E4B" w:rsidRDefault="00A77E4B"/>
        </w:tc>
      </w:tr>
      <w:tr w:rsidR="00A77E4B" w14:paraId="6984CFB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18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51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18–24, 25–29, 30–34… 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54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依鐵人三項慣例分組</w:t>
            </w:r>
          </w:p>
        </w:tc>
      </w:tr>
      <w:tr w:rsidR="00A77E4B" w14:paraId="33A10C3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74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B9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CD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依選手登錄國籍篩選</w:t>
            </w:r>
          </w:p>
        </w:tc>
      </w:tr>
      <w:tr w:rsidR="00A77E4B" w14:paraId="73E5D3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4C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75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依賽事名稱篩選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B6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查看特定賽事的最佳成績</w:t>
            </w:r>
          </w:p>
        </w:tc>
      </w:tr>
    </w:tbl>
    <w:p w14:paraId="52ED50F2" w14:textId="77777777" w:rsidR="00A77E4B" w:rsidRDefault="00A77E4B">
      <w:pPr>
        <w:spacing w:after="120"/>
      </w:pPr>
    </w:p>
    <w:p w14:paraId="754724E9" w14:textId="77777777" w:rsidR="00A77E4B" w:rsidRDefault="00000000">
      <w:pPr>
        <w:pStyle w:val="Heading3"/>
      </w:pPr>
      <w:r>
        <w:rPr>
          <w:color w:val="FF6B3D"/>
        </w:rPr>
        <w:t>顯示欄位</w:t>
      </w:r>
    </w:p>
    <w:p w14:paraId="455FE6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名次、選手名稱、國籍、年齡組</w:t>
      </w:r>
    </w:p>
    <w:p w14:paraId="0B09275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游泳、自行車、跑步分項時間</w:t>
      </w:r>
    </w:p>
    <w:p w14:paraId="7935F0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完賽總時間</w:t>
      </w:r>
    </w:p>
    <w:p w14:paraId="25560AB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對應賽事名稱與年份</w:t>
      </w:r>
    </w:p>
    <w:p w14:paraId="70E635C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公證狀態標章</w:t>
      </w:r>
    </w:p>
    <w:p w14:paraId="4AAA9DBD" w14:textId="77777777" w:rsidR="00A77E4B" w:rsidRDefault="00A77E4B">
      <w:pPr>
        <w:spacing w:after="240"/>
      </w:pPr>
    </w:p>
    <w:p w14:paraId="0E723235" w14:textId="77777777" w:rsidR="00A77E4B" w:rsidRDefault="00000000">
      <w:pPr>
        <w:pStyle w:val="Heading2"/>
      </w:pPr>
      <w:r>
        <w:rPr>
          <w:color w:val="0D1526"/>
        </w:rPr>
        <w:t>3.3 賽事資料庫</w:t>
      </w:r>
    </w:p>
    <w:p w14:paraId="4DFCC6DD" w14:textId="77777777" w:rsidR="00A77E4B" w:rsidRDefault="00000000">
      <w:pPr>
        <w:pStyle w:val="Heading3"/>
      </w:pPr>
      <w:r>
        <w:rPr>
          <w:color w:val="FF6B3D"/>
        </w:rPr>
        <w:t>資料結構</w:t>
      </w:r>
    </w:p>
    <w:p w14:paraId="7565DB2F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每場賽事作為一個獨立實體，與選手成績雙向連結。查詢賽事可看到歷年參賽成績分佈；登錄成績時自動歸檔至對應賽事。</w:t>
      </w:r>
    </w:p>
    <w:p w14:paraId="5F967E2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11F584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77F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FCA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3AF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298814E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EAD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基本資訊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4F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賽事名稱、距離、日期、地點、主辦單位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70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085D458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4B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路線資訊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95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游泳水域類型、自行車海拔、跑步地形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16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1BCA3D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3A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96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氣溫、濕度、風速、風向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66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API 自動抓取（歷史天氣）</w:t>
            </w:r>
          </w:p>
        </w:tc>
      </w:tr>
      <w:tr w:rsidR="00A77E4B" w14:paraId="7168A7E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26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水域資訊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F7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水溫、浪況、能見度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0E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社群回報</w:t>
            </w:r>
          </w:p>
        </w:tc>
      </w:tr>
      <w:tr w:rsidR="00A77E4B" w14:paraId="154697B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E7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歷史數據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AA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各屆完賽人數、完賽率、成績分佈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25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系統自動彙整</w:t>
            </w:r>
          </w:p>
        </w:tc>
      </w:tr>
    </w:tbl>
    <w:p w14:paraId="50384444" w14:textId="77777777" w:rsidR="00A77E4B" w:rsidRDefault="00A77E4B">
      <w:pPr>
        <w:spacing w:after="120"/>
      </w:pPr>
    </w:p>
    <w:p w14:paraId="199FC24B" w14:textId="77777777" w:rsidR="00A77E4B" w:rsidRDefault="00000000">
      <w:pPr>
        <w:pStyle w:val="Heading3"/>
      </w:pPr>
      <w:r>
        <w:rPr>
          <w:color w:val="FF6B3D"/>
        </w:rPr>
        <w:t>天氣資料取得</w:t>
      </w:r>
    </w:p>
    <w:p w14:paraId="20ED65B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以賽事 GPS 座標 + 比賽日期，自動查詢歷史天氣 API（如 Open-Meteo 或 Visual Crossing）</w:t>
      </w:r>
    </w:p>
    <w:p w14:paraId="4E63758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免費層級 API 即可滿足初期需求</w:t>
      </w:r>
    </w:p>
    <w:p w14:paraId="58A1367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水溫、浪況等細節由參賽選手登錄成績時補充回報</w:t>
      </w:r>
    </w:p>
    <w:p w14:paraId="3BB2DBA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天氣資料讓跨賽事成績有脈絡可解讀（例：某年全體成績偏慢因逆風）</w:t>
      </w:r>
    </w:p>
    <w:p w14:paraId="57A08102" w14:textId="77777777" w:rsidR="00A77E4B" w:rsidRDefault="00A77E4B">
      <w:pPr>
        <w:spacing w:after="120"/>
      </w:pPr>
    </w:p>
    <w:p w14:paraId="43821B8B" w14:textId="77777777" w:rsidR="00A77E4B" w:rsidRDefault="00000000">
      <w:pPr>
        <w:pStyle w:val="Heading3"/>
      </w:pPr>
      <w:r>
        <w:rPr>
          <w:color w:val="FF6B3D"/>
        </w:rPr>
        <w:t>賽事狀態</w:t>
      </w:r>
    </w:p>
    <w:p w14:paraId="716779F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進行中 / 已結束（當年度）/ 已停辦</w:t>
      </w:r>
    </w:p>
    <w:p w14:paraId="29BEC3B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已停辦賽事保留所有歷史成績與資料，不刪除</w:t>
      </w:r>
    </w:p>
    <w:p w14:paraId="1667D665" w14:textId="77777777" w:rsidR="00A77E4B" w:rsidRDefault="00A77E4B">
      <w:pPr>
        <w:spacing w:after="240"/>
      </w:pPr>
    </w:p>
    <w:p w14:paraId="2898A507" w14:textId="77777777" w:rsidR="00A77E4B" w:rsidRDefault="00000000">
      <w:pPr>
        <w:pStyle w:val="Heading1"/>
      </w:pPr>
      <w:r>
        <w:rPr>
          <w:color w:val="060D18"/>
        </w:rPr>
        <w:t>4. 資料架構與權限設計</w:t>
      </w:r>
    </w:p>
    <w:p w14:paraId="02FFCA33" w14:textId="77777777" w:rsidR="00A77E4B" w:rsidRDefault="00000000">
      <w:pPr>
        <w:pStyle w:val="Heading2"/>
      </w:pPr>
      <w:r>
        <w:rPr>
          <w:color w:val="0D1526"/>
        </w:rPr>
        <w:t>4.1 資料主體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4F9FB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B30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資料主體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361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F3D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關聯</w:t>
            </w:r>
          </w:p>
        </w:tc>
      </w:tr>
      <w:tr w:rsidR="00A77E4B" w14:paraId="008228E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4F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 (Athlete)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C3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使用者帳號，擁有個人成績記錄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7A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07B3600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8B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成績記錄 (Result)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D6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單筆賽事成績，含分項時間與公證狀態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D2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多對一：選手、賽事</w:t>
            </w:r>
          </w:p>
        </w:tc>
      </w:tr>
      <w:tr w:rsidR="00A77E4B" w14:paraId="1369779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B1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(Race)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B9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賽事基本資訊、路線、天氣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3C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1B11AD3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CF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賽事版本 (Edition)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73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同一賽事的特定年份屆次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AC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多對一：賽事</w:t>
            </w:r>
          </w:p>
        </w:tc>
      </w:tr>
    </w:tbl>
    <w:p w14:paraId="102F23D9" w14:textId="77777777" w:rsidR="00A77E4B" w:rsidRDefault="00A77E4B">
      <w:pPr>
        <w:spacing w:after="120"/>
      </w:pPr>
    </w:p>
    <w:p w14:paraId="7B7F01E3" w14:textId="77777777" w:rsidR="00A77E4B" w:rsidRDefault="00000000">
      <w:pPr>
        <w:pStyle w:val="Heading2"/>
      </w:pPr>
      <w:r>
        <w:rPr>
          <w:color w:val="0D1526"/>
        </w:rPr>
        <w:t>4.2 權限層級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A6F1A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5B4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59C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52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取得方式</w:t>
            </w:r>
          </w:p>
        </w:tc>
      </w:tr>
      <w:tr w:rsidR="00A77E4B" w14:paraId="103F8A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55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一般選手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BD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登錄 / 編輯自己的成績，設定公開或私人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B4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註冊帳號即可</w:t>
            </w:r>
          </w:p>
        </w:tc>
      </w:tr>
      <w:tr w:rsidR="00A77E4B" w14:paraId="095D91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2C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認證助手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A8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 / 編輯賽事資料，審核公證成績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1D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由建立者授權</w:t>
            </w:r>
          </w:p>
        </w:tc>
      </w:tr>
      <w:tr w:rsidR="00A77E4B" w14:paraId="2FA25E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AD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賽事方（選配）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98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管理該賽事的官方資訊，加入官方認證標章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10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建立者邀請合作</w:t>
            </w:r>
          </w:p>
        </w:tc>
      </w:tr>
      <w:tr w:rsidR="00A77E4B" w14:paraId="6F011C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89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系統管理員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BA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全部權限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78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</w:t>
            </w:r>
          </w:p>
        </w:tc>
      </w:tr>
    </w:tbl>
    <w:p w14:paraId="18B714BD" w14:textId="77777777" w:rsidR="00A77E4B" w:rsidRDefault="00A77E4B">
      <w:pPr>
        <w:spacing w:after="240"/>
      </w:pPr>
    </w:p>
    <w:p w14:paraId="42A346FD" w14:textId="77777777" w:rsidR="00A77E4B" w:rsidRDefault="00000000">
      <w:pPr>
        <w:pStyle w:val="Heading1"/>
      </w:pPr>
      <w:r>
        <w:rPr>
          <w:color w:val="060D18"/>
        </w:rPr>
        <w:t>5. 核心用戶旅程</w:t>
      </w:r>
    </w:p>
    <w:p w14:paraId="0CE737D2" w14:textId="77777777" w:rsidR="00A77E4B" w:rsidRDefault="00000000">
      <w:pPr>
        <w:pStyle w:val="Heading2"/>
      </w:pPr>
      <w:r>
        <w:rPr>
          <w:color w:val="0D1526"/>
        </w:rPr>
        <w:t>5.1 選手登錄成績</w:t>
      </w:r>
    </w:p>
    <w:p w14:paraId="1D5539F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選手完賽後，進入「新增成績」頁面</w:t>
      </w:r>
    </w:p>
    <w:p w14:paraId="699CDDC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輸入或搜尋賽事名稱（若資料庫無此賽事，可申請新增）</w:t>
      </w:r>
    </w:p>
    <w:p w14:paraId="41F494C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填入完賽時間與三項分項時間</w:t>
      </w:r>
    </w:p>
    <w:p w14:paraId="5EFC515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選擇是否上傳完賽證書（可跳過，之後補上）</w:t>
      </w:r>
    </w:p>
    <w:p w14:paraId="10C92F2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設定公開 / 私人</w:t>
      </w:r>
    </w:p>
    <w:p w14:paraId="1123B08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提交後成績出現在個人頁面，公開成績進入排行榜（未公證標示清楚）</w:t>
      </w:r>
    </w:p>
    <w:p w14:paraId="213738EE" w14:textId="77777777" w:rsidR="00A77E4B" w:rsidRDefault="00A77E4B">
      <w:pPr>
        <w:spacing w:after="120"/>
      </w:pPr>
    </w:p>
    <w:p w14:paraId="5E8FC3CC" w14:textId="77777777" w:rsidR="00A77E4B" w:rsidRDefault="00000000">
      <w:pPr>
        <w:pStyle w:val="Heading2"/>
      </w:pPr>
      <w:r>
        <w:rPr>
          <w:color w:val="0D1526"/>
        </w:rPr>
        <w:t>5.2 查詢排行榜</w:t>
      </w:r>
    </w:p>
    <w:p w14:paraId="4C5751E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從首頁或排行榜入口選擇距離、性別、年齡組、地區等篩選條件</w:t>
      </w:r>
    </w:p>
    <w:p w14:paraId="4CEF1C1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看到符合條件的全球前 N 名，含分項時間與公證狀態</w:t>
      </w:r>
    </w:p>
    <w:p w14:paraId="0C153EC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點擊選手姓名可進入個人公開頁面</w:t>
      </w:r>
    </w:p>
    <w:p w14:paraId="26170AE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點擊賽事名稱可進入賽事資料頁</w:t>
      </w:r>
    </w:p>
    <w:p w14:paraId="5D09FDE2" w14:textId="77777777" w:rsidR="00A77E4B" w:rsidRDefault="00A77E4B">
      <w:pPr>
        <w:spacing w:after="120"/>
      </w:pPr>
    </w:p>
    <w:p w14:paraId="635DA941" w14:textId="77777777" w:rsidR="00A77E4B" w:rsidRDefault="00000000">
      <w:pPr>
        <w:pStyle w:val="Heading2"/>
      </w:pPr>
      <w:r>
        <w:rPr>
          <w:color w:val="0D1526"/>
        </w:rPr>
        <w:t>5.3 查詢賽事</w:t>
      </w:r>
    </w:p>
    <w:p w14:paraId="1B3320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搜尋賽事名稱或瀏覽地區列表</w:t>
      </w:r>
    </w:p>
    <w:p w14:paraId="1380C0F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進入賽事頁面，看到路線資訊、歷年天氣紀錄</w:t>
      </w:r>
    </w:p>
    <w:p w14:paraId="4D776ED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查看歷屆完賽時間分佈圖，了解賽事難度</w:t>
      </w:r>
    </w:p>
    <w:p w14:paraId="79E30C6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看到在此賽事登錄過成績的選手列表</w:t>
      </w:r>
    </w:p>
    <w:p w14:paraId="165FF2BC" w14:textId="77777777" w:rsidR="00A77E4B" w:rsidRDefault="00A77E4B">
      <w:pPr>
        <w:spacing w:after="240"/>
      </w:pPr>
    </w:p>
    <w:p w14:paraId="79EFE0FF" w14:textId="77777777" w:rsidR="00A77E4B" w:rsidRDefault="00000000">
      <w:pPr>
        <w:pStyle w:val="Heading1"/>
      </w:pPr>
      <w:r>
        <w:rPr>
          <w:color w:val="060D18"/>
        </w:rPr>
        <w:t>6. 技術方向（初步建議）</w:t>
      </w:r>
    </w:p>
    <w:p w14:paraId="02979A84" w14:textId="77777777" w:rsidR="00A77E4B" w:rsidRDefault="00000000">
      <w:pPr>
        <w:pStyle w:val="Heading2"/>
      </w:pPr>
      <w:r>
        <w:rPr>
          <w:color w:val="0D1526"/>
        </w:rPr>
        <w:t>6.1 外部 API 整合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2624AA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617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FB5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96B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A77E4B" w14:paraId="5483268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D7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1C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歷史天氣資料查詢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C9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免費，無需 API key</w:t>
            </w:r>
          </w:p>
        </w:tc>
      </w:tr>
      <w:tr w:rsidR="00A77E4B" w14:paraId="00C20B3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22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Visual Crossing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41F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備援天氣資料來源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85C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免費層有限額</w:t>
            </w:r>
          </w:p>
        </w:tc>
      </w:tr>
      <w:tr w:rsidR="00A77E4B" w14:paraId="10A40AF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3A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Connect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2A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成績檔案匯入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AE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  <w:tr w:rsidR="00A77E4B" w14:paraId="01FB954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E6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Strava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94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活動資料匯入（可選）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8F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</w:tbl>
    <w:p w14:paraId="2B9BAE8C" w14:textId="77777777" w:rsidR="00A77E4B" w:rsidRDefault="00A77E4B">
      <w:pPr>
        <w:spacing w:after="120"/>
      </w:pPr>
    </w:p>
    <w:p w14:paraId="0E840935" w14:textId="77777777" w:rsidR="00A77E4B" w:rsidRDefault="00000000">
      <w:pPr>
        <w:pStyle w:val="Heading2"/>
      </w:pPr>
      <w:r>
        <w:rPr>
          <w:color w:val="0D1526"/>
        </w:rPr>
        <w:t>6.2 成績資料可信度設計</w:t>
      </w:r>
    </w:p>
    <w:p w14:paraId="7A61E0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公信力是平台的核心資產。建議從一開始就設計清楚的資料來源標示，讓使用者能自行判斷成績可信度，而非由平台做強制驗證（這樣可降低早期營運門檻，同時透過社群壓力維持品質）。</w:t>
      </w:r>
    </w:p>
    <w:p w14:paraId="17E64CE7" w14:textId="77777777" w:rsidR="00A77E4B" w:rsidRDefault="00A77E4B">
      <w:pPr>
        <w:spacing w:after="240"/>
      </w:pPr>
    </w:p>
    <w:p w14:paraId="79210179" w14:textId="77777777" w:rsidR="00A77E4B" w:rsidRDefault="00000000">
      <w:pPr>
        <w:pStyle w:val="Heading1"/>
      </w:pPr>
      <w:r>
        <w:rPr>
          <w:color w:val="060D18"/>
        </w:rPr>
        <w:t>7. 產品發展路線圖</w:t>
      </w:r>
    </w:p>
    <w:p w14:paraId="02426AB5" w14:textId="77777777" w:rsidR="00A77E4B" w:rsidRDefault="00000000">
      <w:pPr>
        <w:pStyle w:val="Heading2"/>
      </w:pPr>
      <w:r>
        <w:rPr>
          <w:color w:val="0D1526"/>
        </w:rPr>
        <w:lastRenderedPageBreak/>
        <w:t>Phase 1 — 核心 MVP</w:t>
      </w:r>
    </w:p>
    <w:p w14:paraId="49045C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選手帳號系統</w:t>
      </w:r>
    </w:p>
    <w:p w14:paraId="476BBCE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手動登錄成績（含三項分項）</w:t>
      </w:r>
    </w:p>
    <w:p w14:paraId="0B3B4F0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完賽證書上傳與公證標示</w:t>
      </w:r>
    </w:p>
    <w:p w14:paraId="7D546AB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跨賽事排行榜（距離 / 性別 / 年齡組篩選）</w:t>
      </w:r>
    </w:p>
    <w:p w14:paraId="2A8F6CF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基礎賽事資料庫（台灣主要賽事，由建立者手動建立）</w:t>
      </w:r>
    </w:p>
    <w:p w14:paraId="5B530755" w14:textId="77777777" w:rsidR="00A77E4B" w:rsidRDefault="00A77E4B">
      <w:pPr>
        <w:spacing w:after="120"/>
      </w:pPr>
    </w:p>
    <w:p w14:paraId="1B4D210C" w14:textId="77777777" w:rsidR="00A77E4B" w:rsidRDefault="00000000">
      <w:pPr>
        <w:pStyle w:val="Heading2"/>
      </w:pPr>
      <w:r>
        <w:rPr>
          <w:color w:val="0D1526"/>
        </w:rPr>
        <w:t>Phase 2 — 賽事資料庫擴充</w:t>
      </w:r>
    </w:p>
    <w:p w14:paraId="78F982A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天氣資料自動抓取與顯示</w:t>
      </w:r>
    </w:p>
    <w:p w14:paraId="1717255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社群賽事資料貢獻機制（認證助手角色）</w:t>
      </w:r>
    </w:p>
    <w:p w14:paraId="6DFFD25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賽事歷年成績分佈視覺化</w:t>
      </w:r>
    </w:p>
    <w:p w14:paraId="0A364B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地區篩選（亞洲 / 全球）</w:t>
      </w:r>
    </w:p>
    <w:p w14:paraId="5FFEF230" w14:textId="77777777" w:rsidR="00A77E4B" w:rsidRDefault="00A77E4B">
      <w:pPr>
        <w:spacing w:after="120"/>
      </w:pPr>
    </w:p>
    <w:p w14:paraId="529E11D3" w14:textId="77777777" w:rsidR="00A77E4B" w:rsidRDefault="00000000">
      <w:pPr>
        <w:pStyle w:val="Heading2"/>
      </w:pPr>
      <w:r>
        <w:rPr>
          <w:color w:val="0D1526"/>
        </w:rPr>
        <w:t>Phase 3 — 裝置整合與個人頁面</w:t>
      </w:r>
    </w:p>
    <w:p w14:paraId="151EA53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GPX / 裝置檔案匯入解析</w:t>
      </w:r>
    </w:p>
    <w:p w14:paraId="53B424F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個人成績歷史時間軸</w:t>
      </w:r>
    </w:p>
    <w:p w14:paraId="40FADB3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個人公開頁面（可分享給他人）</w:t>
      </w:r>
    </w:p>
    <w:p w14:paraId="72B9A63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賽事方官方認證合作</w:t>
      </w:r>
    </w:p>
    <w:p w14:paraId="572BBF17" w14:textId="77777777" w:rsidR="00A77E4B" w:rsidRDefault="00A77E4B">
      <w:pPr>
        <w:spacing w:after="240"/>
      </w:pPr>
    </w:p>
    <w:p w14:paraId="444EA71A" w14:textId="77777777" w:rsidR="00A77E4B" w:rsidRDefault="00000000">
      <w:pPr>
        <w:pStyle w:val="Heading1"/>
      </w:pPr>
      <w:r>
        <w:rPr>
          <w:color w:val="060D18"/>
        </w:rPr>
        <w:t>8. 帳號與身份設計</w:t>
      </w:r>
    </w:p>
    <w:p w14:paraId="186D70CE" w14:textId="77777777" w:rsidR="00A77E4B" w:rsidRDefault="00000000">
      <w:pPr>
        <w:pStyle w:val="Heading2"/>
      </w:pPr>
      <w:r>
        <w:rPr>
          <w:color w:val="0D1526"/>
        </w:rPr>
        <w:t>8.1 註冊與身份驗證</w:t>
      </w:r>
    </w:p>
    <w:p w14:paraId="398D58F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採基本身份驗證機制，確保每位成績登錄者有可追溯的帳號，同時降低初期入門門檻。</w:t>
      </w:r>
    </w:p>
    <w:p w14:paraId="7E99E1A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B21509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98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A47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初期設計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93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未來方向</w:t>
            </w:r>
          </w:p>
        </w:tc>
      </w:tr>
      <w:tr w:rsidR="00A77E4B" w14:paraId="1DAD70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EA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註冊方式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74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或第三方登入（Google / Apple）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29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可增加社群帳號綁定</w:t>
            </w:r>
          </w:p>
        </w:tc>
      </w:tr>
      <w:tr w:rsidR="00A77E4B" w14:paraId="287E02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DA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身份驗證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59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驗證即可開始使用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6A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可增加手機號碼驗證</w:t>
            </w:r>
          </w:p>
        </w:tc>
      </w:tr>
      <w:tr w:rsidR="00A77E4B" w14:paraId="212A9A0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99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Profile 填寫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3F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選填，不需填寫資料即可開始登錄成績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30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引導完成度提示（非強制）</w:t>
            </w:r>
          </w:p>
        </w:tc>
      </w:tr>
      <w:tr w:rsidR="00A77E4B" w14:paraId="4E59D0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D0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成績登錄資格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46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完成 Email 驗證後即可登錄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F3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可視社群狀況緊縮條件</w:t>
            </w:r>
          </w:p>
        </w:tc>
      </w:tr>
    </w:tbl>
    <w:p w14:paraId="668E3797" w14:textId="77777777" w:rsidR="00A77E4B" w:rsidRDefault="00A77E4B">
      <w:pPr>
        <w:spacing w:after="120"/>
      </w:pPr>
    </w:p>
    <w:p w14:paraId="78F78BA5" w14:textId="77777777" w:rsidR="00A77E4B" w:rsidRDefault="00000000">
      <w:pPr>
        <w:pStyle w:val="Heading2"/>
      </w:pPr>
      <w:r>
        <w:rPr>
          <w:color w:val="0D1526"/>
        </w:rPr>
        <w:t>8.2 個人 Profile 欄位</w:t>
      </w:r>
    </w:p>
    <w:p w14:paraId="4BB5397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Profile 欄位設計為「可選填、可隨時補充」，讓用戶在舒適的節奏下建立個人檔案。</w:t>
      </w:r>
    </w:p>
    <w:p w14:paraId="026991A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1EB63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435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EC0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9D9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3597D1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EC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 / 暱稱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EA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文字（選填）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57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排行榜顯示名稱，未填則顯示匿名</w:t>
            </w:r>
          </w:p>
        </w:tc>
      </w:tr>
      <w:tr w:rsidR="00A77E4B" w14:paraId="10F6B3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34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A9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3B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0C7B68F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17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出生年份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AF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年份（選填）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1F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54FBC75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89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國籍 / 所在地區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0D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7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18D117A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6F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自我介紹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73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短文（選填）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8A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0A9339A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CB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44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圖片上傳（選填）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C6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排行榜與個人頁面顯示</w:t>
            </w:r>
          </w:p>
        </w:tc>
      </w:tr>
    </w:tbl>
    <w:p w14:paraId="4D1718D3" w14:textId="77777777" w:rsidR="00A77E4B" w:rsidRDefault="00A77E4B">
      <w:pPr>
        <w:spacing w:after="120"/>
      </w:pPr>
    </w:p>
    <w:p w14:paraId="0A20451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注意：性別與出生年份是排行榜分組的依據，若未填寫則該成績不納入分組排行榜，但仍顯示於全體總榜。此規則應在 UI 上清楚說明。</w:t>
      </w:r>
    </w:p>
    <w:p w14:paraId="13079FE2" w14:textId="77777777" w:rsidR="00A77E4B" w:rsidRDefault="00A77E4B">
      <w:pPr>
        <w:spacing w:after="240"/>
      </w:pPr>
    </w:p>
    <w:p w14:paraId="268D65BD" w14:textId="77777777" w:rsidR="00A77E4B" w:rsidRDefault="00000000">
      <w:pPr>
        <w:pStyle w:val="Heading1"/>
      </w:pPr>
      <w:r>
        <w:rPr>
          <w:color w:val="060D18"/>
        </w:rPr>
        <w:t>9. 公信力政策</w:t>
      </w:r>
    </w:p>
    <w:p w14:paraId="1984C5D3" w14:textId="77777777" w:rsidR="00A77E4B" w:rsidRDefault="00000000">
      <w:pPr>
        <w:pStyle w:val="Heading2"/>
      </w:pPr>
      <w:r>
        <w:rPr>
          <w:color w:val="0D1526"/>
        </w:rPr>
        <w:t>9.1 初期立場（寬鬆）</w:t>
      </w:r>
    </w:p>
    <w:p w14:paraId="15A5F20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排行榜明確標示「僅供參考，非官方認證」。所有自填成績均可顯示，以公證狀態標章清楚區分，由使用者社群自行判斷可信度。</w:t>
      </w:r>
    </w:p>
    <w:p w14:paraId="1A4340ED" w14:textId="77777777" w:rsidR="00A77E4B" w:rsidRDefault="00A77E4B">
      <w:pPr>
        <w:spacing w:after="120"/>
      </w:pPr>
    </w:p>
    <w:p w14:paraId="211E8F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自填成績：顯示「自填」標示，可納入排行榜，位置在已公證成績之後</w:t>
      </w:r>
    </w:p>
    <w:p w14:paraId="2C61CB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已上傳證書但待審：顯示「待審」標示</w:t>
      </w:r>
    </w:p>
    <w:p w14:paraId="3ECC6E1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已公證成績：顯示公證標章，為排行榜的主要參考依據</w:t>
      </w:r>
    </w:p>
    <w:p w14:paraId="43A778F0" w14:textId="77777777" w:rsidR="00A77E4B" w:rsidRDefault="00A77E4B">
      <w:pPr>
        <w:spacing w:after="120"/>
      </w:pPr>
    </w:p>
    <w:p w14:paraId="0AD76535" w14:textId="77777777" w:rsidR="00A77E4B" w:rsidRDefault="00000000">
      <w:pPr>
        <w:pStyle w:val="Heading2"/>
      </w:pPr>
      <w:r>
        <w:rPr>
          <w:color w:val="0D1526"/>
        </w:rPr>
        <w:t>9.2 未來緊縮方向（預留）</w:t>
      </w:r>
    </w:p>
    <w:p w14:paraId="045269D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隨社群規模成長，可分階段提高門檻：</w:t>
      </w:r>
    </w:p>
    <w:p w14:paraId="68B215F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排行榜預設僅顯示已公證成績，自填成績需手動切換才能查看</w:t>
      </w:r>
    </w:p>
    <w:p w14:paraId="1300C66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特定距離（Full Ironman）要求強制公證才能進入排行榜</w:t>
      </w:r>
    </w:p>
    <w:p w14:paraId="1FC7F6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引入社群舉報機制，針對明顯異常成績進行人工審核</w:t>
      </w:r>
    </w:p>
    <w:p w14:paraId="554C0041" w14:textId="77777777" w:rsidR="00A77E4B" w:rsidRDefault="00A77E4B">
      <w:pPr>
        <w:spacing w:after="240"/>
      </w:pPr>
    </w:p>
    <w:p w14:paraId="5FB2B20D" w14:textId="77777777" w:rsidR="00A77E4B" w:rsidRDefault="00000000">
      <w:pPr>
        <w:pStyle w:val="Heading1"/>
      </w:pPr>
      <w:r>
        <w:rPr>
          <w:color w:val="060D18"/>
        </w:rPr>
        <w:t>10. 語言與市場定位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126C08D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80E6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介面語言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F2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繁體中文為主，英文為輔（欄位標籤與說明文字提供英文對照）</w:t>
            </w:r>
          </w:p>
        </w:tc>
      </w:tr>
      <w:tr w:rsidR="00A77E4B" w14:paraId="6FCF01B3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4865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初期目標市場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3A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華語市場：台灣、香港、馬來西亞、新加坡等地鐵人三項社群</w:t>
            </w:r>
          </w:p>
        </w:tc>
      </w:tr>
      <w:tr w:rsidR="00A77E4B" w14:paraId="0BE9FB7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2E0E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未來擴展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B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待平台規模穩定後，評估簡體中文或其他語系版本</w:t>
            </w:r>
          </w:p>
        </w:tc>
      </w:tr>
    </w:tbl>
    <w:p w14:paraId="2A600EBF" w14:textId="77777777" w:rsidR="00A77E4B" w:rsidRDefault="00A77E4B">
      <w:pPr>
        <w:spacing w:after="240"/>
      </w:pPr>
    </w:p>
    <w:p w14:paraId="4222700E" w14:textId="77777777" w:rsidR="00A77E4B" w:rsidRDefault="00000000">
      <w:pPr>
        <w:pStyle w:val="Heading1"/>
      </w:pPr>
      <w:r>
        <w:rPr>
          <w:color w:val="060D18"/>
        </w:rPr>
        <w:lastRenderedPageBreak/>
        <w:t>11. 商業模式</w:t>
      </w:r>
    </w:p>
    <w:p w14:paraId="3E31AB8B" w14:textId="77777777" w:rsidR="00A77E4B" w:rsidRDefault="00000000">
      <w:pPr>
        <w:pStyle w:val="Heading2"/>
      </w:pPr>
      <w:r>
        <w:rPr>
          <w:color w:val="0D1526"/>
        </w:rPr>
        <w:t>11.1 核心原則</w:t>
      </w:r>
    </w:p>
    <w:p w14:paraId="128EC0E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初期以免費為主，優先累積用戶與資料規模。商業化採分階段推進，避免過早收費傷害社群信任。</w:t>
      </w:r>
    </w:p>
    <w:p w14:paraId="098B0363" w14:textId="77777777" w:rsidR="00A77E4B" w:rsidRDefault="00A77E4B">
      <w:pPr>
        <w:spacing w:after="120"/>
      </w:pPr>
    </w:p>
    <w:p w14:paraId="350D998C" w14:textId="77777777" w:rsidR="00A77E4B" w:rsidRDefault="00000000">
      <w:pPr>
        <w:pStyle w:val="Heading2"/>
      </w:pPr>
      <w:r>
        <w:rPr>
          <w:color w:val="0D1526"/>
        </w:rPr>
        <w:t>11.2 收入來源規劃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8D45C0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6C9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E4A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收入來源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D3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FE26E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6E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75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個人品牌經營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10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創辦人以在鐵人三項社群的影響力帶動平台曝光，建立品牌信任感，為後續商業化奠基</w:t>
            </w:r>
          </w:p>
        </w:tc>
      </w:tr>
      <w:tr w:rsidR="00A77E4B" w14:paraId="04E6569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48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5F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賽事方合作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1D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賽事主辦單位付費取得官方認證標章、成績頁面品牌曝光、參賽者數據報告等增值服務</w:t>
            </w:r>
          </w:p>
        </w:tc>
      </w:tr>
      <w:tr w:rsidR="00A77E4B" w14:paraId="3AF266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04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B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廣告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9A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針對鐵人三項相關品牌（裝備、補給品、訓練服務）投放精準廣告，用戶輪廓明確，廣告價值高</w:t>
            </w:r>
          </w:p>
        </w:tc>
      </w:tr>
      <w:tr w:rsidR="00A77E4B" w14:paraId="34E413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78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6E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進階功能訂閱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51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個人成績分析、歷年進步趨勢、同年齡組百分位比較等付費功能</w:t>
            </w:r>
          </w:p>
        </w:tc>
      </w:tr>
      <w:tr w:rsidR="00A77E4B" w14:paraId="1106810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35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04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其他合作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E6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運動品牌聯名、賽事數據授權、教練認證推薦等機會</w:t>
            </w:r>
          </w:p>
        </w:tc>
      </w:tr>
    </w:tbl>
    <w:p w14:paraId="4190D6A4" w14:textId="77777777" w:rsidR="00A77E4B" w:rsidRDefault="00A77E4B">
      <w:pPr>
        <w:spacing w:after="120"/>
      </w:pPr>
    </w:p>
    <w:p w14:paraId="6C871709" w14:textId="77777777" w:rsidR="00A77E4B" w:rsidRDefault="00000000">
      <w:pPr>
        <w:pStyle w:val="Heading2"/>
      </w:pPr>
      <w:r>
        <w:rPr>
          <w:color w:val="0D1526"/>
        </w:rPr>
        <w:t>11.3 個人品牌策略</w:t>
      </w:r>
    </w:p>
    <w:p w14:paraId="158B9CB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鐵人三項是口碑社群，創辦人的可信度直接影響早期用戶信任。建議初期同步經營個人品牌：</w:t>
      </w:r>
    </w:p>
    <w:p w14:paraId="280820A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在鐵人三項相關社群（Facebook 社團、Line 群組）分享平台動態</w:t>
      </w:r>
    </w:p>
    <w:p w14:paraId="5AD8758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記錄平台建立過程，吸引對產品開發有興趣的受眾</w:t>
      </w:r>
    </w:p>
    <w:p w14:paraId="3D21F9B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參與或贊助本地賽事，增加實體曝光</w:t>
      </w:r>
    </w:p>
    <w:p w14:paraId="5B74A48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邀請知名選手或教練早期試用並公開推薦</w:t>
      </w:r>
    </w:p>
    <w:p w14:paraId="24D80BAF" w14:textId="77777777" w:rsidR="00A77E4B" w:rsidRDefault="00A77E4B">
      <w:pPr>
        <w:spacing w:after="240"/>
      </w:pPr>
    </w:p>
    <w:p w14:paraId="0F45071A" w14:textId="77777777" w:rsidR="00A77E4B" w:rsidRDefault="00000000">
      <w:pPr>
        <w:pStyle w:val="Heading1"/>
      </w:pPr>
      <w:r>
        <w:rPr>
          <w:color w:val="060D18"/>
        </w:rPr>
        <w:t>12. 尚待決策的開放問題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B81F48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31B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CE9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A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190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B</w:t>
            </w:r>
          </w:p>
        </w:tc>
      </w:tr>
      <w:tr w:rsidR="00A77E4B" w14:paraId="1C5C876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62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匿名成績的排行榜處理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9D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未填姓名者以「匿名選手」顯示於榜上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46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未填姓名者不納入排行榜</w:t>
            </w:r>
          </w:p>
        </w:tc>
      </w:tr>
      <w:tr w:rsidR="00A77E4B" w14:paraId="53653D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60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重複賽事成績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1D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同選手同賽事多次登錄，全部保留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1E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排行榜僅計最佳成績</w:t>
            </w:r>
          </w:p>
        </w:tc>
      </w:tr>
      <w:tr w:rsidR="00A77E4B" w14:paraId="6AF524B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79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賽事資料審核流程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08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助手人工審核每筆新增賽事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6C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社群提交後自動上線，問題資料</w:t>
              <w:lastRenderedPageBreak/>
              <w:t>再下架</w:t>
            </w:r>
          </w:p>
        </w:tc>
      </w:tr>
    </w:tbl>
    <w:p w14:paraId="598F16FD" w14:textId="77777777" w:rsidR="00A77E4B" w:rsidRDefault="00A77E4B">
      <w:pPr>
        <w:spacing w:after="240"/>
      </w:pPr>
    </w:p>
    <w:p w14:paraId="6171C7E4" w14:textId="77777777" w:rsidR="00A77E4B" w:rsidRDefault="00000000">
      <w:pPr>
        <w:pStyle w:val="Heading1"/>
      </w:pPr>
      <w:r>
        <w:rPr>
          <w:color w:val="060D18"/>
        </w:rPr>
        <w:t>13. 隱私權政策設計</w:t>
      </w:r>
    </w:p>
    <w:p w14:paraId="650E69D1" w14:textId="77777777" w:rsidR="00A77E4B" w:rsidRDefault="00000000">
      <w:pPr>
        <w:pStyle w:val="Heading2"/>
      </w:pPr>
      <w:r>
        <w:rPr>
          <w:color w:val="0D1526"/>
        </w:rPr>
        <w:t>13.1 適用法規</w:t>
      </w:r>
    </w:p>
    <w:p w14:paraId="74FE57A8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初期鎖定華語市場，主要適用台灣《個人資料保護法》。隨用戶擴展，以下法規亦可能適用：</w:t>
      </w:r>
    </w:p>
    <w:p w14:paraId="5C75B4FA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E14B5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B8B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法規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C21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適用情境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80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關鍵要求</w:t>
            </w:r>
          </w:p>
        </w:tc>
      </w:tr>
      <w:tr w:rsidR="00A77E4B" w14:paraId="60A9A0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39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台灣《個資法》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6E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主要市場，全面適用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85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蒐集個資需告知當事人目的、類別；當事人有查詢、更正、刪除權</w:t>
            </w:r>
          </w:p>
        </w:tc>
      </w:tr>
      <w:tr w:rsidR="00A77E4B" w14:paraId="3ACD91E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73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GDPR（歐盟）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04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有歐洲用戶即適用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95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16 歲以下需家長同意；用戶有被遺忘權；資料外洩需 72 小時內通報</w:t>
            </w:r>
          </w:p>
        </w:tc>
      </w:tr>
      <w:tr w:rsidR="00A77E4B" w14:paraId="3468E1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7C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COPPA（美國）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C07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若有美國 13 歲以下用戶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D5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13 歲以下須取得可驗證的家長同意，建議直接設定最低年齡門檻迴避</w:t>
            </w:r>
          </w:p>
        </w:tc>
      </w:tr>
    </w:tbl>
    <w:p w14:paraId="36909CCE" w14:textId="77777777" w:rsidR="00A77E4B" w:rsidRDefault="00A77E4B">
      <w:pPr>
        <w:spacing w:after="120"/>
      </w:pPr>
    </w:p>
    <w:p w14:paraId="64DC5610" w14:textId="77777777" w:rsidR="00A77E4B" w:rsidRDefault="00000000">
      <w:pPr>
        <w:pStyle w:val="Heading2"/>
      </w:pPr>
      <w:r>
        <w:rPr>
          <w:color w:val="0D1526"/>
        </w:rPr>
        <w:t>13.2 資料收集與使用原則</w:t>
      </w:r>
    </w:p>
    <w:p w14:paraId="73DE8BB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最小必要原則：只收集平台功能所必需的資料，不收集多餘欄位</w:t>
      </w:r>
    </w:p>
    <w:p w14:paraId="3BA3A9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目的限定：所有收集的資料僅用於平台本身功能運作，不對外提供或販售</w:t>
      </w:r>
    </w:p>
    <w:p w14:paraId="109843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透明告知：用戶註冊時明確說明收集哪些資料、用於何處</w:t>
      </w:r>
    </w:p>
    <w:p w14:paraId="3C600DF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廣告投放若未來啟用，採站內精準曝光方式，不將用戶資料傳遞給廣告商</w:t>
      </w:r>
    </w:p>
    <w:p w14:paraId="4C053E69" w14:textId="77777777" w:rsidR="00A77E4B" w:rsidRDefault="00A77E4B">
      <w:pPr>
        <w:spacing w:after="120"/>
      </w:pPr>
    </w:p>
    <w:p w14:paraId="00380F06" w14:textId="77777777" w:rsidR="00A77E4B" w:rsidRDefault="00000000">
      <w:pPr>
        <w:pStyle w:val="Heading2"/>
      </w:pPr>
      <w:r>
        <w:rPr>
          <w:color w:val="0D1526"/>
        </w:rPr>
        <w:t>13.3 資料保留與刪除政策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65B69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1A9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02A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保留期限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82D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8EBCA0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FB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帳號與個人資料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98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帳號刪除後保留 1 個月，期滿後永久刪除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11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緩衝期內用戶可申請復原</w:t>
            </w:r>
          </w:p>
        </w:tc>
      </w:tr>
      <w:tr w:rsidR="00A77E4B" w14:paraId="2195553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64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賽事成績記錄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7F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隨帳號刪除，1 個月後一併刪除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C1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公開成績從排行榜下架，私人成績立即隱藏</w:t>
            </w:r>
          </w:p>
        </w:tc>
      </w:tr>
      <w:tr w:rsidR="00A77E4B" w14:paraId="5DB9BA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EF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6B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長期保留備查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82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作為公證依據，不因帳號刪除而立即移除，但與帳號解除關聯</w:t>
            </w:r>
          </w:p>
        </w:tc>
      </w:tr>
      <w:tr w:rsidR="00A77E4B" w14:paraId="73A462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58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天氣與賽事資料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46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永久保留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A2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屬平台公共資料，不含個人識別資訊</w:t>
            </w:r>
          </w:p>
        </w:tc>
      </w:tr>
      <w:tr w:rsidR="00A77E4B" w14:paraId="021D84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D2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系統日誌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64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保留 90 天後刪除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F0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用於安全稽核與問題排查</w:t>
            </w:r>
          </w:p>
        </w:tc>
      </w:tr>
    </w:tbl>
    <w:p w14:paraId="41643306" w14:textId="77777777" w:rsidR="00A77E4B" w:rsidRDefault="00A77E4B">
      <w:pPr>
        <w:spacing w:after="120"/>
      </w:pPr>
    </w:p>
    <w:p w14:paraId="3C063903" w14:textId="77777777" w:rsidR="00A77E4B" w:rsidRDefault="00000000">
      <w:pPr>
        <w:pStyle w:val="Heading2"/>
      </w:pPr>
      <w:r>
        <w:rPr>
          <w:color w:val="0D1526"/>
        </w:rPr>
        <w:lastRenderedPageBreak/>
        <w:t>13.4 未成年人政策</w:t>
      </w:r>
    </w:p>
    <w:p w14:paraId="55C5EBAD" w14:textId="77777777" w:rsidR="00A77E4B" w:rsidRDefault="00000000">
      <w:pPr>
        <w:pStyle w:val="Heading3"/>
      </w:pPr>
      <w:r>
        <w:rPr>
          <w:color w:val="FF6B3D"/>
        </w:rPr>
        <w:t>年齡設定</w:t>
      </w:r>
    </w:p>
    <w:p w14:paraId="24EF1F8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建議設定平台最低使用年齡為 13 歲，理由如下：</w:t>
      </w:r>
    </w:p>
    <w:p w14:paraId="0499ED3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鐵人三項實際參賽年齡極少低於 13 歲，幾乎不影響目標用戶</w:t>
      </w:r>
    </w:p>
    <w:p w14:paraId="202E29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13 歲門檻可同時符合 COPPA、多數 GDPR 成員國及台灣個資法的基本要求</w:t>
      </w:r>
    </w:p>
    <w:p w14:paraId="25E8C76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避免處理 13 歲以下資料所需的家長同意驗證機制，大幅降低合規成本</w:t>
      </w:r>
    </w:p>
    <w:p w14:paraId="6E36E720" w14:textId="77777777" w:rsidR="00A77E4B" w:rsidRDefault="00A77E4B">
      <w:pPr>
        <w:spacing w:after="120"/>
      </w:pPr>
    </w:p>
    <w:p w14:paraId="4B4DAA9D" w14:textId="77777777" w:rsidR="00A77E4B" w:rsidRDefault="00000000">
      <w:pPr>
        <w:pStyle w:val="Heading3"/>
      </w:pPr>
      <w:r>
        <w:rPr>
          <w:color w:val="FF6B3D"/>
        </w:rPr>
        <w:t>13–18 歲未成年人的處理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0CAC5C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29C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31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設計方式</w:t>
            </w:r>
          </w:p>
        </w:tc>
      </w:tr>
      <w:tr w:rsidR="00A77E4B" w14:paraId="38E3C9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BC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年齡確認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4D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註冊時填寫出生年份，系統自動判斷是否未成年（採信用制，初期不強制驗證）</w:t>
            </w:r>
          </w:p>
        </w:tc>
      </w:tr>
      <w:tr w:rsidR="00A77E4B" w14:paraId="70C748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7E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家長知情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4E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服務條款中載明：13–18 歲用戶應獲得家長知悉與同意後方可使用</w:t>
            </w:r>
          </w:p>
        </w:tc>
      </w:tr>
      <w:tr w:rsidR="00A77E4B" w14:paraId="4B1BB6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D7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資料預設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35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未成年用戶的成績預設為「私人」，需主動設定才能公開</w:t>
            </w:r>
          </w:p>
        </w:tc>
      </w:tr>
      <w:tr w:rsidR="00A77E4B" w14:paraId="5E783F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0B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家長請求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39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提供家長聯絡管道，可申請查閱、更正或刪除未成年子女的資料</w:t>
            </w:r>
          </w:p>
        </w:tc>
      </w:tr>
    </w:tbl>
    <w:p w14:paraId="4637836A" w14:textId="77777777" w:rsidR="00A77E4B" w:rsidRDefault="00A77E4B">
      <w:pPr>
        <w:spacing w:after="120"/>
      </w:pPr>
    </w:p>
    <w:p w14:paraId="5AB949D4" w14:textId="77777777" w:rsidR="00A77E4B" w:rsidRDefault="00000000">
      <w:pPr>
        <w:pStyle w:val="Heading2"/>
      </w:pPr>
      <w:r>
        <w:rPr>
          <w:color w:val="0D1526"/>
        </w:rPr>
        <w:t>13.5 第三方服務的資料流</w:t>
      </w:r>
    </w:p>
    <w:p w14:paraId="11523F6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平台整合外部服務時，僅傳送功能所必需的最少資料：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8E649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2AA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9A9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傳送資料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517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不傳送資料</w:t>
            </w:r>
          </w:p>
        </w:tc>
      </w:tr>
      <w:tr w:rsidR="00A77E4B" w14:paraId="22A16EC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28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API（Open-Meteo）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B1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GPS 座標、日期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4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任何用戶個人資料</w:t>
            </w:r>
          </w:p>
        </w:tc>
      </w:tr>
      <w:tr w:rsidR="00A77E4B" w14:paraId="18DB27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CD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/ Wahoo 匯入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D2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用戶授權的活動檔案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77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帳號密碼或其他裝置資料</w:t>
            </w:r>
          </w:p>
        </w:tc>
      </w:tr>
      <w:tr w:rsidR="00A77E4B" w14:paraId="282DA1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A0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服務商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90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 Email 地址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07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姓名、成績或其他個人資料</w:t>
            </w:r>
          </w:p>
        </w:tc>
      </w:tr>
    </w:tbl>
    <w:p w14:paraId="7993CB5D" w14:textId="77777777" w:rsidR="00A77E4B" w:rsidRDefault="00A77E4B">
      <w:pPr>
        <w:spacing w:after="120"/>
      </w:pPr>
    </w:p>
    <w:p w14:paraId="35EDAE8A" w14:textId="77777777" w:rsidR="00A77E4B" w:rsidRDefault="00000000">
      <w:pPr>
        <w:pStyle w:val="Heading2"/>
      </w:pPr>
      <w:r>
        <w:rPr>
          <w:color w:val="0D1526"/>
        </w:rPr>
        <w:t>13.6 用戶權利</w:t>
      </w:r>
    </w:p>
    <w:p w14:paraId="7A4DB26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依台灣《個資法》，用戶享有以下權利，平台應提供對應的操作入口：</w:t>
      </w:r>
    </w:p>
    <w:p w14:paraId="11C31F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查閱權：用戶可隨時查看平台持有的個人資料</w:t>
      </w:r>
    </w:p>
    <w:p w14:paraId="058AD73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更正權：用戶可修改不正確的個人資料</w:t>
      </w:r>
    </w:p>
    <w:p w14:paraId="3A6F3A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刪除權：用戶可申請刪除帳號及相關資料（1 個月緩衝後執行）</w:t>
      </w:r>
    </w:p>
    <w:p w14:paraId="581A072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拒絕處理權：用戶可關閉公開成績，退出排行榜</w:t>
      </w:r>
    </w:p>
    <w:p w14:paraId="799170E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資料可攜權（預留）：未來提供匯出個人成績記錄的功能</w:t>
      </w:r>
    </w:p>
    <w:p w14:paraId="5BA64DC6" w14:textId="77777777" w:rsidR="00A77E4B" w:rsidRDefault="00A77E4B">
      <w:pPr>
        <w:spacing w:after="120"/>
      </w:pPr>
    </w:p>
    <w:p w14:paraId="160293C0" w14:textId="77777777" w:rsidR="00A77E4B" w:rsidRDefault="00000000">
      <w:pPr>
        <w:pStyle w:val="Heading2"/>
      </w:pPr>
      <w:r>
        <w:rPr>
          <w:color w:val="0D1526"/>
        </w:rPr>
        <w:t>13.7 資料安全措施</w:t>
      </w:r>
    </w:p>
    <w:p w14:paraId="7BEAF90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完賽證書等敏感檔案採加密儲存</w:t>
      </w:r>
    </w:p>
    <w:p w14:paraId="006057F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使用者密碼採雜湊加密，不以明文儲存</w:t>
      </w:r>
    </w:p>
    <w:p w14:paraId="0B1A56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設計資料外洩應變流程，若發生外洩需於合理時間內通知受影響用戶</w:t>
      </w:r>
    </w:p>
    <w:p w14:paraId="0C6D7FB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定期備份，確保資料不因系統故障而遺失</w:t>
      </w:r>
    </w:p>
    <w:p w14:paraId="5FC9A374" w14:textId="77777777" w:rsidR="00A77E4B" w:rsidRDefault="00A77E4B">
      <w:pPr>
        <w:spacing w:after="240"/>
      </w:pPr>
    </w:p>
    <w:p w14:paraId="5590801F" w14:textId="77777777" w:rsidR="00A77E4B" w:rsidRDefault="00000000">
      <w:pPr>
        <w:pStyle w:val="Heading1"/>
      </w:pPr>
      <w:r>
        <w:rPr>
          <w:color w:val="060D18"/>
        </w:rPr>
        <w:t>14. 最速排行榜與策展層設計</w:t>
      </w:r>
    </w:p>
    <w:p w14:paraId="238FF630" w14:textId="77777777" w:rsidR="00A77E4B" w:rsidRDefault="00000000">
      <w:pPr>
        <w:pStyle w:val="Heading2"/>
      </w:pPr>
      <w:r>
        <w:rPr>
          <w:color w:val="0D1526"/>
        </w:rPr>
        <w:t>14.1 核心概念</w:t>
      </w:r>
    </w:p>
    <w:p w14:paraId="64E4498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的排行榜資料分為兩個獨立但互通的層次，兩層在排行榜上合併呈現，以資料來源標示清楚區分。</w:t>
      </w:r>
    </w:p>
    <w:p w14:paraId="24E4D14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072FBE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3EF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EC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資料來源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1E3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維護方式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BF6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01F31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51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策展層（Curated）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47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公開賽事官方成績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3A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平台助手主動建立與更新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73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各距離、性別、年齡組的歷史最速紀錄。不依賴選手註冊，平台上線第一天即有完整內容</w:t>
            </w:r>
          </w:p>
        </w:tc>
      </w:tr>
      <w:tr w:rsidR="00A77E4B" w14:paraId="66E7CC3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00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社群層（Community）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41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EC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選手本人提交，助手審核公證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D5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已註冊選手的成績記錄，隨用戶成長逐步豐富</w:t>
            </w:r>
          </w:p>
        </w:tc>
      </w:tr>
    </w:tbl>
    <w:p w14:paraId="6592334B" w14:textId="77777777" w:rsidR="00A77E4B" w:rsidRDefault="00A77E4B">
      <w:pPr>
        <w:spacing w:after="120"/>
      </w:pPr>
    </w:p>
    <w:p w14:paraId="34C6B1DE" w14:textId="77777777" w:rsidR="00A77E4B" w:rsidRDefault="00000000">
      <w:pPr>
        <w:pStyle w:val="Heading2"/>
      </w:pPr>
      <w:r>
        <w:rPr>
          <w:color w:val="0D1526"/>
        </w:rPr>
        <w:t>14.2 未認領成績機制</w:t>
      </w:r>
    </w:p>
    <w:p w14:paraId="45A2618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策展層的每一筆成績，預設狀態為「未認領」。選手本人可透過認領流程，將該筆紀錄納入自己的帳號，成為個人成績檔案的一部分。</w:t>
      </w:r>
    </w:p>
    <w:p w14:paraId="01841D49" w14:textId="77777777" w:rsidR="00A77E4B" w:rsidRDefault="00A77E4B">
      <w:pPr>
        <w:spacing w:after="120"/>
      </w:pPr>
    </w:p>
    <w:p w14:paraId="4464378F" w14:textId="77777777" w:rsidR="00A77E4B" w:rsidRDefault="00000000">
      <w:pPr>
        <w:pStyle w:val="Heading3"/>
      </w:pPr>
      <w:r>
        <w:rPr>
          <w:color w:val="FF6B3D"/>
        </w:rPr>
        <w:t>認領流程</w:t>
      </w:r>
    </w:p>
    <w:p w14:paraId="53B4521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選手搜尋自己的姓名，找到未認領的成績</w:t>
      </w:r>
    </w:p>
    <w:p w14:paraId="47BD822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提交認領申請，上傳對應的完賽證書作為驗證依據</w:t>
      </w:r>
    </w:p>
    <w:p w14:paraId="4C364D6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助手審核通過後，成績狀態從「未認領」轉為「已認領・已公證」</w:t>
      </w:r>
    </w:p>
    <w:p w14:paraId="5A438C2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上傳完賽證書的動作同時完成認領與公證，一個步驟雙重效果</w:t>
      </w:r>
    </w:p>
    <w:p w14:paraId="6C65A9E8" w14:textId="77777777" w:rsidR="00A77E4B" w:rsidRDefault="00A77E4B">
      <w:pPr>
        <w:spacing w:after="120"/>
      </w:pPr>
    </w:p>
    <w:p w14:paraId="13342A63" w14:textId="77777777" w:rsidR="00A77E4B" w:rsidRDefault="00000000">
      <w:pPr>
        <w:pStyle w:val="Heading3"/>
      </w:pPr>
      <w:r>
        <w:rPr>
          <w:color w:val="FF6B3D"/>
        </w:rPr>
        <w:t>未認領成績的長期存在</w:t>
      </w:r>
    </w:p>
    <w:p w14:paraId="534ACA3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未被認領的成績永久保留於策展層，不因選手未註冊而消失</w:t>
      </w:r>
    </w:p>
    <w:p w14:paraId="773D81C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繼續作為排行榜的公共參考資料展示</w:t>
      </w:r>
    </w:p>
    <w:p w14:paraId="0DA9175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在排行榜上顯示「此成績尚未被認領」的視覺提示</w:t>
      </w:r>
    </w:p>
    <w:p w14:paraId="2AF179A4" w14:textId="77777777" w:rsidR="00A77E4B" w:rsidRDefault="00A77E4B">
      <w:pPr>
        <w:spacing w:after="120"/>
      </w:pPr>
    </w:p>
    <w:p w14:paraId="0CD446EC" w14:textId="77777777" w:rsidR="00A77E4B" w:rsidRDefault="00000000">
      <w:pPr>
        <w:pStyle w:val="Heading2"/>
      </w:pPr>
      <w:r>
        <w:rPr>
          <w:color w:val="0D1526"/>
        </w:rPr>
        <w:t>14.3 未認領狀態的社群價值</w:t>
      </w:r>
    </w:p>
    <w:p w14:paraId="46B1840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「未認領」本身是有價值的內容狀態，帶來三層效果：</w:t>
      </w:r>
    </w:p>
    <w:p w14:paraId="23220404" w14:textId="77777777" w:rsidR="00A77E4B" w:rsidRDefault="00A77E4B">
      <w:pPr>
        <w:spacing w:after="120"/>
      </w:pPr>
    </w:p>
    <w:p w14:paraId="6B00C546" w14:textId="77777777" w:rsidR="00A77E4B" w:rsidRDefault="00000000">
      <w:pPr>
        <w:pStyle w:val="Heading3"/>
      </w:pPr>
      <w:r>
        <w:rPr>
          <w:color w:val="FF6B3D"/>
        </w:rPr>
        <w:lastRenderedPageBreak/>
        <w:t>話題性</w:t>
      </w:r>
    </w:p>
    <w:p w14:paraId="179CF4A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世界紀錄保持人或知名選手的未認領成績，在社群中自然引發討論</w:t>
      </w:r>
    </w:p>
    <w:p w14:paraId="7B61BB6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鐵人三項圈子小，「有人認識 XX 嗎？叫他來認領」是真實會發生的社群互動</w:t>
      </w:r>
    </w:p>
    <w:p w14:paraId="6F5F1C0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可定期在社群媒體發布「本月最受關注的未認領紀錄」，製造話題帶動平台曝光</w:t>
      </w:r>
    </w:p>
    <w:p w14:paraId="2EC25E68" w14:textId="77777777" w:rsidR="00A77E4B" w:rsidRDefault="00A77E4B">
      <w:pPr>
        <w:spacing w:after="120"/>
      </w:pPr>
    </w:p>
    <w:p w14:paraId="71AC81FD" w14:textId="77777777" w:rsidR="00A77E4B" w:rsidRDefault="00000000">
      <w:pPr>
        <w:pStyle w:val="Heading3"/>
      </w:pPr>
      <w:r>
        <w:rPr>
          <w:color w:val="FF6B3D"/>
        </w:rPr>
        <w:t>對選手的誘因</w:t>
      </w:r>
    </w:p>
    <w:p w14:paraId="0203A85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訊息框架從「快來註冊」變成「你的紀錄已經在這裡等你了」</w:t>
      </w:r>
    </w:p>
    <w:p w14:paraId="615D0A5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主動權在選手身上，降低心理門檻，提高轉換意願</w:t>
      </w:r>
    </w:p>
    <w:p w14:paraId="49634A9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選手搜尋自己名字時發現成績已在平台，認領行為自然發生</w:t>
      </w:r>
    </w:p>
    <w:p w14:paraId="01311AD6" w14:textId="77777777" w:rsidR="00A77E4B" w:rsidRDefault="00A77E4B">
      <w:pPr>
        <w:spacing w:after="120"/>
      </w:pPr>
    </w:p>
    <w:p w14:paraId="53DF3C03" w14:textId="77777777" w:rsidR="00A77E4B" w:rsidRDefault="00000000">
      <w:pPr>
        <w:pStyle w:val="Heading3"/>
      </w:pPr>
      <w:r>
        <w:rPr>
          <w:color w:val="FF6B3D"/>
        </w:rPr>
        <w:t>社群參與機制</w:t>
      </w:r>
    </w:p>
    <w:p w14:paraId="360E28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其他用戶可以「標記」一筆未認領成績，表示「我認識這位選手，已通知他」</w:t>
      </w:r>
    </w:p>
    <w:p w14:paraId="583DC44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標記功能成本低，但讓認領變成集體行動而非只是個人行為</w:t>
      </w:r>
    </w:p>
    <w:p w14:paraId="54A0E8E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標記次數可作為該筆成績關注度的指標，熱門未認領成績可在首頁特別呈現</w:t>
      </w:r>
    </w:p>
    <w:p w14:paraId="3C130C4E" w14:textId="77777777" w:rsidR="00A77E4B" w:rsidRDefault="00A77E4B">
      <w:pPr>
        <w:spacing w:after="120"/>
      </w:pPr>
    </w:p>
    <w:p w14:paraId="41CBDCE2" w14:textId="77777777" w:rsidR="00A77E4B" w:rsidRDefault="00000000">
      <w:pPr>
        <w:pStyle w:val="Heading2"/>
      </w:pPr>
      <w:r>
        <w:rPr>
          <w:color w:val="0D1526"/>
        </w:rPr>
        <w:t>14.4 排行榜呈現規則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F9F02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AE0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成績狀態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34C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095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排行榜位置規則</w:t>
            </w:r>
          </w:p>
        </w:tc>
      </w:tr>
      <w:tr w:rsidR="00A77E4B" w14:paraId="05222FC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B0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已認領・已公證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FF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公證標章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2F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最優先，排名以完賽時間為準</w:t>
            </w:r>
          </w:p>
        </w:tc>
      </w:tr>
      <w:tr w:rsidR="00A77E4B" w14:paraId="2200FA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65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未認領（策展層）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4D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「未認領」標示 + 資料來源賽事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3B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與已公證成績混合排列，時間相同則已認領優先</w:t>
            </w:r>
          </w:p>
        </w:tc>
      </w:tr>
      <w:tr w:rsidR="00A77E4B" w14:paraId="78D4F14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34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已認領・待審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DC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「待審」標示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E9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排列於已公證成績之後</w:t>
            </w:r>
          </w:p>
        </w:tc>
      </w:tr>
      <w:tr w:rsidR="00A77E4B" w14:paraId="3423B9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21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社群自填（未公證）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6D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「自填」標示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DA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排列於最後，需手動切換才顯示</w:t>
            </w:r>
          </w:p>
        </w:tc>
      </w:tr>
    </w:tbl>
    <w:p w14:paraId="59923F45" w14:textId="77777777" w:rsidR="00A77E4B" w:rsidRDefault="00A77E4B">
      <w:pPr>
        <w:spacing w:after="120"/>
      </w:pPr>
    </w:p>
    <w:p w14:paraId="5A922D3B" w14:textId="77777777" w:rsidR="00A77E4B" w:rsidRDefault="00000000">
      <w:pPr>
        <w:pStyle w:val="Heading2"/>
      </w:pPr>
      <w:r>
        <w:rPr>
          <w:color w:val="0D1526"/>
        </w:rPr>
        <w:t>14.5 冷啟動優勢</w:t>
      </w:r>
    </w:p>
    <w:p w14:paraId="34DE113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策展層設計解決了平台冷啟動最大的問題——空榜。具體效果：</w:t>
      </w:r>
    </w:p>
    <w:p w14:paraId="4648451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上線第一天即有完整的各距離歷史最速紀錄，訪客看到有意義的內容</w:t>
      </w:r>
    </w:p>
    <w:p w14:paraId="5D8EC3A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台灣主要賽事的歷年成績由助手預先建立，本地用戶立即有參考價值</w:t>
      </w:r>
    </w:p>
    <w:p w14:paraId="48F541D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未認領成績製造討論，帶動早期用戶自然流入</w:t>
      </w:r>
    </w:p>
    <w:p w14:paraId="03EB192B" w14:textId="77777777" w:rsidR="00A77E4B" w:rsidRDefault="00A77E4B">
      <w:pPr>
        <w:spacing w:after="240"/>
      </w:pPr>
    </w:p>
    <w:p w14:paraId="6D312E1B" w14:textId="77777777" w:rsidR="00A77E4B" w:rsidRDefault="00000000">
      <w:pPr>
        <w:pStyle w:val="Heading1"/>
      </w:pPr>
      <w:r>
        <w:rPr>
          <w:color w:val="060D18"/>
        </w:rPr>
        <w:t>15. 認領成績功能規格</w:t>
      </w:r>
    </w:p>
    <w:p w14:paraId="12C2B773" w14:textId="77777777" w:rsidR="00A77E4B" w:rsidRDefault="00000000">
      <w:pPr>
        <w:pStyle w:val="Heading2"/>
      </w:pPr>
      <w:r>
        <w:rPr>
          <w:color w:val="0D1526"/>
        </w:rPr>
        <w:t>15.1 User Stories</w:t>
      </w:r>
    </w:p>
    <w:p w14:paraId="530470FF" w14:textId="77777777" w:rsidR="00A77E4B" w:rsidRDefault="00000000">
      <w:pPr>
        <w:pStyle w:val="Heading3"/>
      </w:pPr>
      <w:r>
        <w:rPr>
          <w:color w:val="FF6B3D"/>
        </w:rPr>
        <w:t>知情人（標記人）</w:t>
      </w:r>
    </w:p>
    <w:p w14:paraId="6C6FC5A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身為一位認識某位未認領成績選手的用戶，我想要對那筆成績按下「我已通知本人」，讓社群知道有人在處理，這樣其他人就不會重複做同樣的事。標記完成後，我希望平台幫我產生一段</w:t>
        <w:lastRenderedPageBreak/>
        <w:t>包含成績資訊和認領連結的分享文字，讓我可以透過任何習慣的管道直接傳給當事人。</w:t>
      </w:r>
    </w:p>
    <w:p w14:paraId="16FE3112" w14:textId="77777777" w:rsidR="00A77E4B" w:rsidRDefault="00A77E4B">
      <w:pPr>
        <w:spacing w:after="120"/>
      </w:pPr>
    </w:p>
    <w:p w14:paraId="30AD4932" w14:textId="77777777" w:rsidR="00A77E4B" w:rsidRDefault="00000000">
      <w:pPr>
        <w:pStyle w:val="Heading3"/>
      </w:pPr>
      <w:r>
        <w:rPr>
          <w:color w:val="FF6B3D"/>
        </w:rPr>
        <w:t>潛在認領者（被通知的選手）</w:t>
      </w:r>
    </w:p>
    <w:p w14:paraId="02DDCBD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身為一位被通知的選手，當我收到通知後來到平台，我希望能立刻找到那筆成績並直接進行認領，不需要重新搜尋。完成帳號註冊後，能夠一步完成認領與公證。</w:t>
      </w:r>
    </w:p>
    <w:p w14:paraId="11E1FEA7" w14:textId="77777777" w:rsidR="00A77E4B" w:rsidRDefault="00A77E4B">
      <w:pPr>
        <w:spacing w:after="120"/>
      </w:pPr>
    </w:p>
    <w:p w14:paraId="25F316B4" w14:textId="77777777" w:rsidR="00A77E4B" w:rsidRDefault="00000000">
      <w:pPr>
        <w:pStyle w:val="Heading3"/>
      </w:pPr>
      <w:r>
        <w:rPr>
          <w:color w:val="FF6B3D"/>
        </w:rPr>
        <w:t>排行榜瀏覽者</w:t>
      </w:r>
    </w:p>
    <w:p w14:paraId="79BAAD3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身為一位查看排行榜的訪客，我想要看到某筆未認領成績已有幾人標記通知，讓我判斷這筆成績是否正在被處理中，以及是否值得我也去協助通知。</w:t>
      </w:r>
    </w:p>
    <w:p w14:paraId="0992F451" w14:textId="77777777" w:rsidR="00A77E4B" w:rsidRDefault="00A77E4B">
      <w:pPr>
        <w:spacing w:after="120"/>
      </w:pPr>
    </w:p>
    <w:p w14:paraId="65B36DDD" w14:textId="77777777" w:rsidR="00A77E4B" w:rsidRDefault="00000000">
      <w:pPr>
        <w:pStyle w:val="Heading2"/>
      </w:pPr>
      <w:r>
        <w:rPr>
          <w:color w:val="0D1526"/>
        </w:rPr>
        <w:t>15.2 標記功能規格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6D3996D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981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9E4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規格</w:t>
            </w:r>
          </w:p>
        </w:tc>
      </w:tr>
      <w:tr w:rsidR="00A77E4B" w14:paraId="3420FDC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34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操作權限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E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需登入才能標記，避免匿名刷量</w:t>
            </w:r>
          </w:p>
        </w:tc>
      </w:tr>
      <w:tr w:rsidR="00A77E4B" w14:paraId="73235C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6C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標記次數限制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1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同一用戶對同一筆成績只能標記一次（資料庫唯一約束）</w:t>
            </w:r>
          </w:p>
        </w:tc>
      </w:tr>
      <w:tr w:rsidR="00A77E4B" w14:paraId="1C4BEE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BC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標記上限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26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同一筆成績達 5 人標記後鎖定，不再接受新標記</w:t>
            </w:r>
          </w:p>
        </w:tc>
      </w:tr>
      <w:tr w:rsidR="00A77E4B" w14:paraId="26EFFB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AE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標記計數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BD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result.claim_tag_count 反正規化快取，排行榜查詢無需 JOIN</w:t>
            </w:r>
          </w:p>
        </w:tc>
      </w:tr>
      <w:tr w:rsidR="00A77E4B" w14:paraId="5190E67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80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留言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16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知情人可附上簡短留言（選填，上限 100 字）</w:t>
            </w:r>
          </w:p>
        </w:tc>
      </w:tr>
    </w:tbl>
    <w:p w14:paraId="3EE5A677" w14:textId="77777777" w:rsidR="00A77E4B" w:rsidRDefault="00A77E4B">
      <w:pPr>
        <w:spacing w:after="120"/>
      </w:pPr>
    </w:p>
    <w:p w14:paraId="0B2FF129" w14:textId="77777777" w:rsidR="00A77E4B" w:rsidRDefault="00000000">
      <w:pPr>
        <w:pStyle w:val="Heading2"/>
      </w:pPr>
      <w:r>
        <w:rPr>
          <w:color w:val="0D1526"/>
        </w:rPr>
        <w:t>15.3 分享通知機制（分階段）</w:t>
      </w:r>
    </w:p>
    <w:p w14:paraId="494361C6" w14:textId="77777777" w:rsidR="00A77E4B" w:rsidRDefault="00000000">
      <w:pPr>
        <w:pStyle w:val="Heading3"/>
      </w:pPr>
      <w:r>
        <w:rPr>
          <w:color w:val="FF6B3D"/>
        </w:rPr>
        <w:t>Phase 1 — 產生分享內容，靠知情人傳遞（初期）</w:t>
      </w:r>
    </w:p>
    <w:p w14:paraId="390AC56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平台在知情人完成標記後，自動產生一段可複製或分享的文字，知情人透過自己的聯絡管道傳遞給當事人。平台不需要掌握對方的聯絡資訊。</w:t>
      </w:r>
    </w:p>
    <w:p w14:paraId="6D436CB6" w14:textId="77777777" w:rsidR="00A77E4B" w:rsidRDefault="00A77E4B">
      <w:pPr>
        <w:spacing w:after="120"/>
      </w:pPr>
    </w:p>
    <w:p w14:paraId="4EAE64B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分享文字範例：</w:t>
      </w:r>
    </w:p>
    <w:p w14:paraId="135AE88C" w14:textId="77777777" w:rsidR="00A77E4B" w:rsidRDefault="00000000">
      <w:pPr>
        <w:spacing w:before="80" w:after="120"/>
        <w:ind w:left="720"/>
      </w:pPr>
      <w:r>
        <w:rPr>
          <w:rFonts w:eastAsia="Arial"/>
          <w:i/>
          <w:iCs/>
          <w:color w:val="555555"/>
        </w:rPr>
        <w:t>「我在 Tri·log 看到你在 Ironman Taiwan 2023 的成績 8:12:44 還沒被認領，快來認領吧！https://trilog.app/results/[id]」</w:t>
      </w:r>
    </w:p>
    <w:p w14:paraId="21980672" w14:textId="77777777" w:rsidR="00A77E4B" w:rsidRDefault="00A77E4B">
      <w:pPr>
        <w:spacing w:after="120"/>
      </w:pPr>
    </w:p>
    <w:p w14:paraId="603C171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分享按鈕呼叫 iOS / Android 原生分享介面（Web Share API）</w:t>
      </w:r>
    </w:p>
    <w:p w14:paraId="7C4F62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 LINE、WhatsApp、簡訊、複製連結等任何管道</w:t>
      </w:r>
    </w:p>
    <w:p w14:paraId="0C9196E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分享連結直接導向該筆成績頁面，並帶入認領流程的進入點</w:t>
      </w:r>
    </w:p>
    <w:p w14:paraId="4855E551" w14:textId="77777777" w:rsidR="00A77E4B" w:rsidRDefault="00A77E4B">
      <w:pPr>
        <w:spacing w:after="120"/>
      </w:pPr>
    </w:p>
    <w:p w14:paraId="224B3B61" w14:textId="77777777" w:rsidR="00A77E4B" w:rsidRDefault="00000000">
      <w:pPr>
        <w:pStyle w:val="Heading3"/>
      </w:pPr>
      <w:r>
        <w:rPr>
          <w:color w:val="FF6B3D"/>
        </w:rPr>
        <w:t>Phase 2 — 平台主動寄送 Email（中期）</w:t>
      </w:r>
    </w:p>
    <w:p w14:paraId="3B31C1B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當選手完成註冊並填入 Email 後，系統比對策展層是否有對應的未認領成績，主動發送通知信。</w:t>
      </w:r>
    </w:p>
    <w:p w14:paraId="7EE2772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比對依據：姓名相似度（模糊比對）+ 國籍 + 歷年參賽賽事</w:t>
      </w:r>
    </w:p>
    <w:p w14:paraId="5101166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通知信內容：列出所有未認領的成績，附上一鍵認領連結</w:t>
      </w:r>
    </w:p>
    <w:p w14:paraId="31C5A9D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Email 發送服務建議：Resend 或 SendGrid（初期免費方案即可）</w:t>
      </w:r>
    </w:p>
    <w:p w14:paraId="0712567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每位選手最多發送一次通知，避免騷擾</w:t>
      </w:r>
    </w:p>
    <w:p w14:paraId="658B91CE" w14:textId="77777777" w:rsidR="00A77E4B" w:rsidRDefault="00A77E4B">
      <w:pPr>
        <w:spacing w:after="120"/>
      </w:pPr>
    </w:p>
    <w:p w14:paraId="36657ABB" w14:textId="77777777" w:rsidR="00A77E4B" w:rsidRDefault="00000000">
      <w:pPr>
        <w:pStyle w:val="Heading2"/>
      </w:pPr>
      <w:r>
        <w:rPr>
          <w:color w:val="0D1526"/>
        </w:rPr>
        <w:t>15.4 認領流程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FB1529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2B2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55F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動作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68F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BB6EB6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92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71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進入成績頁面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B6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透過分享連結或自行搜尋姓名找到未認領成績</w:t>
            </w:r>
          </w:p>
        </w:tc>
      </w:tr>
      <w:tr w:rsidR="00A77E4B" w14:paraId="6483631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23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E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點擊「認領此成績」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0E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若未登入則先導向註冊 / 登入頁面</w:t>
            </w:r>
          </w:p>
        </w:tc>
      </w:tr>
      <w:tr w:rsidR="00A77E4B" w14:paraId="53B9617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8A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51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65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圖片或 PDF，同時完成認領申請與公證申請</w:t>
            </w:r>
          </w:p>
        </w:tc>
      </w:tr>
      <w:tr w:rsidR="00A77E4B" w14:paraId="38794B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DB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BC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助手審核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9A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比對完賽證書與成績資料，確認一致後核准</w:t>
            </w:r>
          </w:p>
        </w:tc>
      </w:tr>
      <w:tr w:rsidR="00A77E4B" w14:paraId="0A802AB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09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7D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54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成績狀態更新為「已認領・已公證」，納入個人檔案</w:t>
            </w:r>
          </w:p>
        </w:tc>
      </w:tr>
    </w:tbl>
    <w:p w14:paraId="71F3D604" w14:textId="77777777" w:rsidR="00A77E4B" w:rsidRDefault="00A77E4B">
      <w:pPr>
        <w:spacing w:after="120"/>
      </w:pPr>
    </w:p>
    <w:p w14:paraId="32665D5A" w14:textId="77777777" w:rsidR="00A77E4B" w:rsidRDefault="00000000">
      <w:pPr>
        <w:pStyle w:val="Heading2"/>
      </w:pPr>
      <w:r>
        <w:rPr>
          <w:color w:val="0D1526"/>
        </w:rPr>
        <w:t>15.5 認領後的資料狀態</w:t>
      </w:r>
    </w:p>
    <w:p w14:paraId="1C180FF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策展層原始資料保留，與帳號成績合併顯示</w:t>
      </w:r>
    </w:p>
    <w:p w14:paraId="6228B75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athlete_id 從 null 更新為認領者的帳號 ID</w:t>
      </w:r>
    </w:p>
    <w:p w14:paraId="4F0E6B2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保留原始姓名，作為歷史紀錄</w:t>
      </w:r>
    </w:p>
    <w:p w14:paraId="7732B71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更新為 claimed，verification_status 更新為 verified</w:t>
      </w:r>
    </w:p>
    <w:p w14:paraId="6FA72FC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未認領提示從排行榜移除，改顯示選手帳號頭像與公證標章</w:t>
      </w:r>
    </w:p>
    <w:p w14:paraId="7BE1665E" w14:textId="77777777" w:rsidR="00A77E4B" w:rsidRDefault="00A77E4B">
      <w:pPr>
        <w:spacing w:after="240"/>
      </w:pPr>
    </w:p>
    <w:p w14:paraId="11212C72" w14:textId="77777777" w:rsidR="00A77E4B" w:rsidRDefault="00000000">
      <w:pPr>
        <w:pStyle w:val="Heading1"/>
      </w:pPr>
      <w:r>
        <w:rPr>
          <w:color w:val="060D18"/>
        </w:rPr>
        <w:t>16. 資料庫模型</w:t>
      </w:r>
    </w:p>
    <w:p w14:paraId="40B2D47A" w14:textId="77777777" w:rsidR="00A77E4B" w:rsidRDefault="00000000">
      <w:pPr>
        <w:pStyle w:val="Heading2"/>
      </w:pPr>
      <w:r>
        <w:rPr>
          <w:color w:val="0D1526"/>
        </w:rPr>
        <w:t>16.1 資料表概覽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0ADC59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159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81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5E3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關鍵關聯</w:t>
            </w:r>
          </w:p>
        </w:tc>
      </w:tr>
      <w:tr w:rsidR="00A77E4B" w14:paraId="4F57AD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08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A2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選手帳號，含個人資料與角色權限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30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一對多：RESULT、CLAIM_TAG、RACE_EDITOR</w:t>
            </w:r>
          </w:p>
        </w:tc>
      </w:tr>
      <w:tr w:rsidR="00A77E4B" w14:paraId="14B73F0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FA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C9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賽事品牌實體（如 Ironman Taiwan）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06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一對多：RACE_EDITION、RACE_EDITOR</w:t>
            </w:r>
          </w:p>
        </w:tc>
      </w:tr>
      <w:tr w:rsidR="00A77E4B" w14:paraId="181796F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EB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4B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賽事特定年份屆次，含天氣資料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A2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多對一：RACE；一對多：RESULT</w:t>
            </w:r>
          </w:p>
        </w:tc>
      </w:tr>
      <w:tr w:rsidR="00A77E4B" w14:paraId="7E7EF5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C5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8A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單筆成績記錄，核心資料表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99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多對一：RACE_EDITION、ATHLETE（可 null）</w:t>
            </w:r>
          </w:p>
        </w:tc>
      </w:tr>
      <w:tr w:rsidR="00A77E4B" w14:paraId="200657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6E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CLAIM_TAG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12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知情人標記紀錄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5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多對一：RESULT、ATHLETE</w:t>
            </w:r>
          </w:p>
        </w:tc>
      </w:tr>
      <w:tr w:rsidR="00A77E4B" w14:paraId="5238942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84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RACE_EDITOR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C5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賽事資料的編輯權限管理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67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多對一：RACE、ATHLETE</w:t>
            </w:r>
          </w:p>
        </w:tc>
      </w:tr>
    </w:tbl>
    <w:p w14:paraId="5F9784D0" w14:textId="77777777" w:rsidR="00A77E4B" w:rsidRDefault="00A77E4B">
      <w:pPr>
        <w:spacing w:after="120"/>
      </w:pPr>
    </w:p>
    <w:p w14:paraId="52CEFCB3" w14:textId="77777777" w:rsidR="00A77E4B" w:rsidRDefault="00000000">
      <w:pPr>
        <w:pStyle w:val="Heading2"/>
      </w:pPr>
      <w:r>
        <w:rPr>
          <w:color w:val="0D1526"/>
        </w:rPr>
        <w:t>16.2 ATHLETE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DAB610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306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9CE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5B8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26B054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FD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1A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24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主鍵</w:t>
            </w:r>
          </w:p>
        </w:tc>
      </w:tr>
      <w:tr w:rsidR="00A77E4B" w14:paraId="1013F8E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68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A7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25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登入用，不公開顯示</w:t>
            </w:r>
          </w:p>
        </w:tc>
      </w:tr>
      <w:tr w:rsidR="00A77E4B" w14:paraId="7A74644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CA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nickname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6B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22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排行榜顯示名稱，未填則顯示匿名</w:t>
            </w:r>
          </w:p>
        </w:tc>
      </w:tr>
      <w:tr w:rsidR="00A77E4B" w14:paraId="7A9608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C8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1C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7B3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33BE72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C6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B1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E0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3255EC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3B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9A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B6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0E562D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FB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22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text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8C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3D8FA3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CD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avatar_url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1A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C5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頭像圖片</w:t>
            </w:r>
          </w:p>
        </w:tc>
      </w:tr>
      <w:tr w:rsidR="00A77E4B" w14:paraId="4A33F1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1B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is_minor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86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5D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依出生年份自動計算，驅動隱私預設</w:t>
            </w:r>
          </w:p>
        </w:tc>
      </w:tr>
      <w:tr w:rsidR="00A77E4B" w14:paraId="50F984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45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role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64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4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 / assistant / admin</w:t>
            </w:r>
          </w:p>
        </w:tc>
      </w:tr>
      <w:tr w:rsidR="00A77E4B" w14:paraId="126EA0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90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7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EF64" w14:textId="77777777" w:rsidR="00A77E4B" w:rsidRDefault="00A77E4B"/>
        </w:tc>
      </w:tr>
      <w:tr w:rsidR="00A77E4B" w14:paraId="15DF55D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96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34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5A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軟刪除，1 個月後永久清除</w:t>
            </w:r>
          </w:p>
        </w:tc>
      </w:tr>
    </w:tbl>
    <w:p w14:paraId="33ED2333" w14:textId="77777777" w:rsidR="00A77E4B" w:rsidRDefault="00A77E4B">
      <w:pPr>
        <w:spacing w:after="120"/>
      </w:pPr>
    </w:p>
    <w:p w14:paraId="2B6C2C4D" w14:textId="77777777" w:rsidR="00A77E4B" w:rsidRDefault="00000000">
      <w:pPr>
        <w:pStyle w:val="Heading2"/>
      </w:pPr>
      <w:r>
        <w:rPr>
          <w:color w:val="0D1526"/>
        </w:rPr>
        <w:t>16.3 RACE / RACE_EDITION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2974"/>
        <w:gridCol w:w="2989"/>
      </w:tblGrid>
      <w:tr w:rsidR="00A77E4B" w14:paraId="25DEE6C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587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CC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CD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5E507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C5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CB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D46D" w14:textId="77777777" w:rsidR="00A77E4B" w:rsidRDefault="00A77E4B"/>
        </w:tc>
      </w:tr>
      <w:tr w:rsidR="00A77E4B" w14:paraId="51DBC5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8E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56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D4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賽事名稱（如 Ironman Taiwan）</w:t>
            </w:r>
          </w:p>
        </w:tc>
      </w:tr>
      <w:tr w:rsidR="00A77E4B" w14:paraId="3CD152D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92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RACE.slug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1A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unique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80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URL 用識別碼（如 ironman-taiwan）</w:t>
            </w:r>
          </w:p>
        </w:tc>
      </w:tr>
      <w:tr w:rsidR="00A77E4B" w14:paraId="65FD45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B9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19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A7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active / inactive / cancelled</w:t>
            </w:r>
          </w:p>
        </w:tc>
      </w:tr>
      <w:tr w:rsidR="00A77E4B" w14:paraId="244B93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4A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RACE.country / city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B4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1C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賽事所在地</w:t>
            </w:r>
          </w:p>
        </w:tc>
      </w:tr>
      <w:tr w:rsidR="00A77E4B" w14:paraId="1A723E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42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RACE.lat / lng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47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48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GPS 座標，天氣 API 查詢用</w:t>
            </w:r>
          </w:p>
        </w:tc>
      </w:tr>
      <w:tr w:rsidR="00A77E4B" w14:paraId="4497EB3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8F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D6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96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</w:t>
            </w:r>
          </w:p>
        </w:tc>
      </w:tr>
      <w:tr w:rsidR="00A77E4B" w14:paraId="4B7BE0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2B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0A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B2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屆次年份</w:t>
            </w:r>
          </w:p>
        </w:tc>
      </w:tr>
      <w:tr w:rsidR="00A77E4B" w14:paraId="35EFD1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44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F3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66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比賽日期</w:t>
            </w:r>
          </w:p>
        </w:tc>
      </w:tr>
      <w:tr w:rsidR="00A77E4B" w14:paraId="459291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28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RACE_EDITION.race_date_end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84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DB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結束日期，多日賽事使用，單</w:t>
              <w:lastRenderedPageBreak/>
              <w:t>日賽事為 null</w:t>
            </w:r>
          </w:p>
        </w:tc>
      </w:tr>
      <w:tr w:rsidR="00A77E4B" w14:paraId="58E6A44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BD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RACE_EDITION.distance_category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17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89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olympic / 70.3 / full</w:t>
            </w:r>
          </w:p>
        </w:tc>
      </w:tr>
      <w:tr w:rsidR="00A77E4B" w14:paraId="364311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88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RACE_EDITION.weather_source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71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B2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 / visual-crossing / manual</w:t>
            </w:r>
          </w:p>
        </w:tc>
      </w:tr>
      <w:tr w:rsidR="00A77E4B" w14:paraId="3740301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B2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RACE_EDITION.weather_data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04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json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C7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完整天氣資訊（氣溫、濕度、風速、風向等）</w:t>
            </w:r>
          </w:p>
        </w:tc>
      </w:tr>
    </w:tbl>
    <w:p w14:paraId="34827079" w14:textId="77777777" w:rsidR="00A77E4B" w:rsidRDefault="00A77E4B">
      <w:pPr>
        <w:spacing w:after="120"/>
      </w:pPr>
    </w:p>
    <w:p w14:paraId="0B21A4AE" w14:textId="77777777" w:rsidR="00A77E4B" w:rsidRDefault="00000000">
      <w:pPr>
        <w:pStyle w:val="Heading2"/>
      </w:pPr>
      <w:r>
        <w:rPr>
          <w:color w:val="0D1526"/>
        </w:rPr>
        <w:t>16.4 RESULT（核心資料表）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CC0B83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6F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C0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33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A9EA8E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FC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40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0D72" w14:textId="77777777" w:rsidR="00A77E4B" w:rsidRDefault="00A77E4B"/>
        </w:tc>
      </w:tr>
      <w:tr w:rsidR="00A77E4B" w14:paraId="4DD565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76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5D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1E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所屬賽事屆次</w:t>
            </w:r>
          </w:p>
        </w:tc>
      </w:tr>
      <w:tr w:rsidR="00A77E4B" w14:paraId="62A681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CF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07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1E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 代表未認領狀態</w:t>
            </w:r>
          </w:p>
        </w:tc>
      </w:tr>
      <w:tr w:rsidR="00A77E4B" w14:paraId="60BCFB9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44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21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03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策展層建立時的選手姓名，認領後仍保留</w:t>
            </w:r>
          </w:p>
        </w:tc>
      </w:tr>
      <w:tr w:rsidR="00A77E4B" w14:paraId="4DEA9B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D4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source_type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D3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D2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curated（策展層）/ community（選手自填）</w:t>
            </w:r>
          </w:p>
        </w:tc>
      </w:tr>
      <w:tr w:rsidR="00A77E4B" w14:paraId="0D32F5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D9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7C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83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04960DC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C4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48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0D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  <w:tr w:rsidR="00A77E4B" w14:paraId="3EAC97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F5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5B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91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游泳時間（秒）</w:t>
            </w:r>
          </w:p>
        </w:tc>
      </w:tr>
      <w:tr w:rsidR="00A77E4B" w14:paraId="79C7D99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B8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A8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A2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換區時間（秒）</w:t>
            </w:r>
          </w:p>
        </w:tc>
      </w:tr>
      <w:tr w:rsidR="00A77E4B" w14:paraId="032DAFF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5B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62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92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自行車時間（秒）</w:t>
            </w:r>
          </w:p>
        </w:tc>
      </w:tr>
      <w:tr w:rsidR="00A77E4B" w14:paraId="763D75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55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78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D0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換區時間（秒）</w:t>
            </w:r>
          </w:p>
        </w:tc>
      </w:tr>
      <w:tr w:rsidR="00A77E4B" w14:paraId="0EFBE8D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D1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04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2A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跑步時間（秒）</w:t>
            </w:r>
          </w:p>
        </w:tc>
      </w:tr>
      <w:tr w:rsidR="00A77E4B" w14:paraId="23E8861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5E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DB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28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完賽總時間（秒），排行榜排序依據</w:t>
            </w:r>
          </w:p>
        </w:tc>
      </w:tr>
      <w:tr w:rsidR="00A77E4B" w14:paraId="19385FD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CD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69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EB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false 則不納入排行榜</w:t>
            </w:r>
          </w:p>
        </w:tc>
      </w:tr>
      <w:tr w:rsidR="00A77E4B" w14:paraId="750E0C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66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F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2A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完賽證書檔案路徑</w:t>
            </w:r>
          </w:p>
        </w:tc>
      </w:tr>
      <w:tr w:rsidR="00A77E4B" w14:paraId="2BA12F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8E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E0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44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標記人數快取，避免排行榜查詢 JOIN</w:t>
            </w:r>
          </w:p>
        </w:tc>
      </w:tr>
      <w:tr w:rsidR="00A77E4B" w14:paraId="32AD7B7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26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A2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8E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認領時間</w:t>
            </w:r>
          </w:p>
        </w:tc>
      </w:tr>
      <w:tr w:rsidR="00A77E4B" w14:paraId="4E195D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79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1A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28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公證核准時間</w:t>
            </w:r>
          </w:p>
        </w:tc>
      </w:tr>
      <w:tr w:rsidR="00A77E4B" w14:paraId="43615D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77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19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BB34" w14:textId="77777777" w:rsidR="00A77E4B" w:rsidRDefault="00A77E4B"/>
        </w:tc>
      </w:tr>
    </w:tbl>
    <w:p w14:paraId="094EFC1D" w14:textId="77777777" w:rsidR="00A77E4B" w:rsidRDefault="00A77E4B">
      <w:pPr>
        <w:spacing w:after="120"/>
      </w:pPr>
    </w:p>
    <w:p w14:paraId="362A8AC0" w14:textId="77777777" w:rsidR="00A77E4B" w:rsidRDefault="00000000">
      <w:pPr>
        <w:pStyle w:val="Heading2"/>
      </w:pPr>
      <w:r>
        <w:rPr>
          <w:color w:val="0D1526"/>
        </w:rPr>
        <w:t>16.5 CLAIM_TAG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0EEB5D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B3A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E79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17C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CE7041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A1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75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0344" w14:textId="77777777" w:rsidR="00A77E4B" w:rsidRDefault="00A77E4B"/>
        </w:tc>
      </w:tr>
      <w:tr w:rsidR="00A77E4B" w14:paraId="397AFE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F5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F2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5B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被標記的成績</w:t>
            </w:r>
          </w:p>
        </w:tc>
      </w:tr>
      <w:tr w:rsidR="00A77E4B" w14:paraId="25DB5AB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60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tagged_by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59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D4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標記人的帳號 ID</w:t>
            </w:r>
          </w:p>
        </w:tc>
      </w:tr>
      <w:tr w:rsidR="00A77E4B" w14:paraId="3A5211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84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message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A0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74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知情人留言，上限 100 字</w:t>
            </w:r>
          </w:p>
        </w:tc>
      </w:tr>
      <w:tr w:rsidR="00A77E4B" w14:paraId="1C29FDB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89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F0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A18A" w14:textId="77777777" w:rsidR="00A77E4B" w:rsidRDefault="00A77E4B"/>
        </w:tc>
      </w:tr>
      <w:tr w:rsidR="00A77E4B" w14:paraId="7750F2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C2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UNIQUE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29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(result_id, tagged_by)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78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防止同一人重複標記同一筆成績</w:t>
            </w:r>
          </w:p>
        </w:tc>
      </w:tr>
    </w:tbl>
    <w:p w14:paraId="77681199" w14:textId="77777777" w:rsidR="00A77E4B" w:rsidRDefault="00A77E4B">
      <w:pPr>
        <w:spacing w:after="120"/>
      </w:pPr>
    </w:p>
    <w:p w14:paraId="6E7805A7" w14:textId="77777777" w:rsidR="00A77E4B" w:rsidRDefault="00000000">
      <w:pPr>
        <w:pStyle w:val="Heading2"/>
      </w:pPr>
      <w:r>
        <w:rPr>
          <w:color w:val="0D1526"/>
        </w:rPr>
        <w:t>16.6 索引建議</w:t>
      </w:r>
    </w:p>
    <w:p w14:paraId="0D7DC7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RESULT(race_edition_id, total_seconds) — 排行榜查詢主要索引</w:t>
      </w:r>
    </w:p>
    <w:p w14:paraId="2D51347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RESULT(athlete_id) — 個人成績頁面查詢</w:t>
      </w:r>
    </w:p>
    <w:p w14:paraId="1F56BA1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RESULT(claim_status, source_type) — 篩選未認領策展層成績</w:t>
      </w:r>
    </w:p>
    <w:p w14:paraId="5D2E87D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RESULT(athlete_name_snapshot) — 選手姓名搜尋（可配合全文搜尋）</w:t>
      </w:r>
    </w:p>
    <w:p w14:paraId="5D1DD10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RACE_EDITION(race_id, year) — 賽事屆次查詢</w:t>
      </w:r>
    </w:p>
    <w:p w14:paraId="5BE9649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CLAIM_TAG(result_id) — 統計標記人數</w:t>
      </w:r>
    </w:p>
    <w:p w14:paraId="23C4EDA4" w14:textId="77777777" w:rsidR="00A77E4B" w:rsidRDefault="00A77E4B">
      <w:pPr>
        <w:spacing w:after="240"/>
      </w:pPr>
    </w:p>
    <w:p w14:paraId="54DD7EEC" w14:textId="77777777" w:rsidR="00A77E4B" w:rsidRDefault="00000000">
      <w:pPr>
        <w:pStyle w:val="Heading1"/>
      </w:pPr>
      <w:r>
        <w:rPr>
          <w:color w:val="060D18"/>
        </w:rPr>
        <w:t>17. 品牌識別與域名</w:t>
      </w:r>
    </w:p>
    <w:p w14:paraId="505B157A" w14:textId="77777777" w:rsidR="00A77E4B" w:rsidRDefault="00000000">
      <w:pPr>
        <w:pStyle w:val="Heading2"/>
      </w:pPr>
      <w:r>
        <w:rPr>
          <w:color w:val="0D1526"/>
        </w:rPr>
        <w:t>17.1 品牌名稱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7E4FF826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B8D2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產品名稱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1F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Tri·log</w:t>
            </w:r>
          </w:p>
        </w:tc>
      </w:tr>
      <w:tr w:rsidR="00A77E4B" w14:paraId="32F7ACE0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D76B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域名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09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trilog.run</w:t>
            </w:r>
          </w:p>
        </w:tc>
      </w:tr>
      <w:tr w:rsidR="00A77E4B" w14:paraId="6E90391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D1EF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名稱邏輯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9F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tri（三鐵 / 多邊形）+ log（記錄）。log 在 blog、vlog 的日常化脈絡下語意清晰，無技術門檻感</w:t>
            </w:r>
          </w:p>
        </w:tc>
      </w:tr>
      <w:tr w:rsidR="00A77E4B" w14:paraId="34F12D7F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BE17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語意雙重性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46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 同時指涉鐵人三項（triathlon）與多面向（multi-），為品牌未來延伸保留空間，現階段不造成誤解</w:t>
            </w:r>
          </w:p>
        </w:tc>
      </w:tr>
      <w:tr w:rsidR="00A77E4B" w14:paraId="6DD1A76E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20C1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域名選擇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47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.run 對鐵人三項選手語意自然（跑步 / 運作），比 .app 或 .io 更有運動社群個性</w:t>
            </w:r>
          </w:p>
        </w:tc>
      </w:tr>
      <w:tr w:rsidR="00A77E4B" w14:paraId="7B0DAD3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0B84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品牌特質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97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短、好記、有雙重語意、視覺上簡潔</w:t>
            </w:r>
          </w:p>
        </w:tc>
      </w:tr>
    </w:tbl>
    <w:p w14:paraId="56BA3499" w14:textId="77777777" w:rsidR="00A77E4B" w:rsidRDefault="00A77E4B">
      <w:pPr>
        <w:spacing w:after="120"/>
      </w:pPr>
    </w:p>
    <w:p w14:paraId="4080BEE7" w14:textId="77777777" w:rsidR="00A77E4B" w:rsidRDefault="00000000">
      <w:pPr>
        <w:pStyle w:val="Heading2"/>
      </w:pPr>
      <w:r>
        <w:rPr>
          <w:color w:val="0D1526"/>
        </w:rPr>
        <w:t>17.2 市場定位聲明</w:t>
      </w:r>
    </w:p>
    <w:p w14:paraId="26287E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是鐵人三項選手的成績記錄與排行榜平台。選手可以在這裡保存每一場賽事的完整成績歷史，與全球選手跨賽事比較，並透過策展層的最速紀錄資料庫，隨時查看各距離目前最快的是誰。</w:t>
      </w:r>
    </w:p>
    <w:p w14:paraId="7A816C3D" w14:textId="77777777" w:rsidR="00A77E4B" w:rsidRDefault="00A77E4B">
      <w:pPr>
        <w:spacing w:after="240"/>
      </w:pPr>
    </w:p>
    <w:p w14:paraId="5222696E" w14:textId="77777777" w:rsidR="00A77E4B" w:rsidRDefault="00000000">
      <w:pPr>
        <w:pStyle w:val="Heading1"/>
      </w:pPr>
      <w:r>
        <w:rPr>
          <w:color w:val="060D18"/>
        </w:rPr>
        <w:t>18. 技術選型</w:t>
      </w:r>
    </w:p>
    <w:p w14:paraId="0D3371D0" w14:textId="77777777" w:rsidR="00A77E4B" w:rsidRDefault="00000000">
      <w:pPr>
        <w:pStyle w:val="Heading2"/>
      </w:pPr>
      <w:r>
        <w:rPr>
          <w:color w:val="0D1526"/>
        </w:rPr>
        <w:lastRenderedPageBreak/>
        <w:t>18.1 選型原則</w:t>
      </w:r>
    </w:p>
    <w:p w14:paraId="09A1EBA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以個人專案為前提，優先考量三個條件：Claude Code 熟悉度高、開發社群活躍（長期維護性）、初期成本趨近於零。後端與前端整合在同一框架，降低維運複雜度。</w:t>
      </w:r>
    </w:p>
    <w:p w14:paraId="23DAADF4" w14:textId="77777777" w:rsidR="00A77E4B" w:rsidRDefault="00A77E4B">
      <w:pPr>
        <w:spacing w:after="120"/>
      </w:pPr>
    </w:p>
    <w:p w14:paraId="17503146" w14:textId="77777777" w:rsidR="00A77E4B" w:rsidRDefault="00000000">
      <w:pPr>
        <w:pStyle w:val="Heading2"/>
      </w:pPr>
      <w:r>
        <w:rPr>
          <w:color w:val="0D1526"/>
        </w:rPr>
        <w:t>18.2 技術堆疊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E35748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16C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D40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選擇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83B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:rsidR="00A77E4B" w14:paraId="11AAB3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1F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前端框架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93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Next.js + TypeScript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D7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社群最活躍；Claude Code 掌握度高；Vercel 原生支援；API Routes / Server Actions 整合前後端，無需獨立後端服務</w:t>
            </w:r>
          </w:p>
        </w:tc>
      </w:tr>
      <w:tr w:rsidR="00A77E4B" w14:paraId="33D499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7B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樣式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FC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Tailwind CSS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C1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Claude Code 生成 UI 的首選；開發速度快；無需維護 CSS 檔案</w:t>
            </w:r>
          </w:p>
        </w:tc>
      </w:tr>
      <w:tr w:rsidR="00A77E4B" w14:paraId="3741235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ED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資料庫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85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(PostgreSQL)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48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免費方案足夠初期使用；Auth、Database、Storage 三合一；社群活躍；Claude Code 熟悉</w:t>
            </w:r>
          </w:p>
        </w:tc>
      </w:tr>
      <w:tr w:rsidR="00A77E4B" w14:paraId="651710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47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27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Auth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26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內建 Email、Google、Apple 登入；免費；與資料庫整合無縫</w:t>
            </w:r>
          </w:p>
        </w:tc>
      </w:tr>
      <w:tr w:rsidR="00A77E4B" w14:paraId="4E44A57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2B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檔案儲存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A5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Storage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93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完賽證書上傳；免費方案含 1GB；與資料庫同一服務</w:t>
            </w:r>
          </w:p>
        </w:tc>
      </w:tr>
      <w:tr w:rsidR="00A77E4B" w14:paraId="4945F04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E0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部署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3A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B4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免費方案；零設定 CI/CD；Next.js 原生整合；自動 Preview 環境</w:t>
            </w:r>
          </w:p>
        </w:tc>
      </w:tr>
      <w:tr w:rsidR="00A77E4B" w14:paraId="05FE6D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7D6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C4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19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完全免費；無需 API Key；歷史天氣查詢支援；社群穩定</w:t>
            </w:r>
          </w:p>
        </w:tc>
      </w:tr>
      <w:tr w:rsidR="00A77E4B" w14:paraId="49AF67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74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5C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39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 3,000 封 / 月；API 設計簡潔；Claude Code 整合快速</w:t>
            </w:r>
          </w:p>
        </w:tc>
      </w:tr>
      <w:tr w:rsidR="00A77E4B" w14:paraId="735A417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918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語言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EA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TypeScript（全程）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60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型別安全讓 Claude Code 生成的程式碼更可靠；重構更安全</w:t>
            </w:r>
          </w:p>
        </w:tc>
      </w:tr>
    </w:tbl>
    <w:p w14:paraId="688D7E77" w14:textId="77777777" w:rsidR="00A77E4B" w:rsidRDefault="00A77E4B">
      <w:pPr>
        <w:spacing w:after="120"/>
      </w:pPr>
    </w:p>
    <w:p w14:paraId="17398329" w14:textId="77777777" w:rsidR="00A77E4B" w:rsidRDefault="00000000">
      <w:pPr>
        <w:pStyle w:val="Heading2"/>
      </w:pPr>
      <w:r>
        <w:rPr>
          <w:color w:val="0D1526"/>
        </w:rPr>
        <w:t>18.3 免費方案限制與升級時機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DB549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6CE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857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免費方案限制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7B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升級時機</w:t>
            </w:r>
          </w:p>
        </w:tc>
      </w:tr>
      <w:tr w:rsidR="00A77E4B" w14:paraId="3B0210D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B1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13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500MB DB、1GB Storage、50,000 MAU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9D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用戶數突破 10,000 或儲存空間不足時</w:t>
            </w:r>
          </w:p>
        </w:tc>
      </w:tr>
      <w:tr w:rsidR="00A77E4B" w14:paraId="49F50AE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7F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BC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100GB 頻寬 / 月、無商業用途限制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19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流量大幅成長或需要進階分析時</w:t>
            </w:r>
          </w:p>
        </w:tc>
      </w:tr>
      <w:tr w:rsidR="00A77E4B" w14:paraId="5B82CF4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B0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6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3,000 封 / 月、1 個域名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6D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通知量成長時（約 $20/月起）</w:t>
            </w:r>
          </w:p>
        </w:tc>
      </w:tr>
      <w:tr w:rsidR="00A77E4B" w14:paraId="2B3D6E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8B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CF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無限制，完全免費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D3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無需升級</w:t>
            </w:r>
          </w:p>
        </w:tc>
      </w:tr>
    </w:tbl>
    <w:p w14:paraId="6EC56F8E" w14:textId="77777777" w:rsidR="00A77E4B" w:rsidRDefault="00A77E4B">
      <w:pPr>
        <w:spacing w:after="120"/>
      </w:pPr>
    </w:p>
    <w:p w14:paraId="27557DDE" w14:textId="77777777" w:rsidR="00A77E4B" w:rsidRDefault="00000000">
      <w:pPr>
        <w:pStyle w:val="Heading2"/>
      </w:pPr>
      <w:r>
        <w:rPr>
          <w:color w:val="0D1526"/>
        </w:rPr>
        <w:t>18.4 本地開發環境</w:t>
      </w:r>
    </w:p>
    <w:p w14:paraId="15CA7B0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Node.js 20 LTS</w:t>
      </w:r>
    </w:p>
    <w:p w14:paraId="13DF6D8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Supabase CLI — 本地模擬資料庫與 Auth，開發時不消耗雲端配額</w:t>
      </w:r>
    </w:p>
    <w:p w14:paraId="7D7A8D2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環境變數管理：.env.local（開發）/ Vercel 環境變數（正式）</w:t>
      </w:r>
    </w:p>
    <w:p w14:paraId="6186876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Git + GitHub — 版本控制，Vercel 串接 GitHub 自動部署</w:t>
      </w:r>
    </w:p>
    <w:p w14:paraId="01048F80" w14:textId="77777777" w:rsidR="00A77E4B" w:rsidRDefault="00A77E4B">
      <w:pPr>
        <w:spacing w:after="240"/>
      </w:pPr>
    </w:p>
    <w:p w14:paraId="2701CD43" w14:textId="77777777" w:rsidR="00A77E4B" w:rsidRDefault="00000000">
      <w:pPr>
        <w:pStyle w:val="Heading1"/>
      </w:pPr>
      <w:r>
        <w:rPr>
          <w:color w:val="060D18"/>
        </w:rPr>
        <w:t>19. API 設計</w:t>
      </w:r>
    </w:p>
    <w:p w14:paraId="0B2C39D1" w14:textId="77777777" w:rsidR="00A77E4B" w:rsidRDefault="00000000">
      <w:pPr>
        <w:pStyle w:val="Heading2"/>
      </w:pPr>
      <w:r>
        <w:rPr>
          <w:color w:val="0D1526"/>
        </w:rPr>
        <w:t>19.1 設計原則</w:t>
      </w:r>
    </w:p>
    <w:p w14:paraId="3AB2C7E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REST 慣例，資源名稱用複數名詞</w:t>
      </w:r>
    </w:p>
    <w:p w14:paraId="77ACAB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賽事以 slug（如 ironman-taiwan）取代 UUID，URL 易讀且有 SEO 價值</w:t>
      </w:r>
    </w:p>
    <w:p w14:paraId="36459C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權限分三層：公開（無需登入）、登入（一般選手）、助手（策展層操作）</w:t>
      </w:r>
    </w:p>
    <w:p w14:paraId="2780542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Next.js App Router，每個端點對應 app/api/ 下的 Route Handler</w:t>
      </w:r>
    </w:p>
    <w:p w14:paraId="0128FC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回應格式統一為 JSON，分頁預設 50 筆</w:t>
      </w:r>
    </w:p>
    <w:p w14:paraId="1C787F14" w14:textId="77777777" w:rsidR="00A77E4B" w:rsidRDefault="00A77E4B">
      <w:pPr>
        <w:spacing w:after="120"/>
      </w:pPr>
    </w:p>
    <w:p w14:paraId="55AFD3DE" w14:textId="77777777" w:rsidR="00A77E4B" w:rsidRDefault="00000000">
      <w:pPr>
        <w:pStyle w:val="Heading2"/>
      </w:pPr>
      <w:r>
        <w:rPr>
          <w:color w:val="0D1526"/>
        </w:rPr>
        <w:t>19.2 排行榜 /api/leaderboard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3"/>
        <w:gridCol w:w="2653"/>
        <w:gridCol w:w="1941"/>
        <w:gridCol w:w="2023"/>
      </w:tblGrid>
      <w:tr w:rsidR="00A77E4B" w14:paraId="005B207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DA6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89F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F1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84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1BA97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0DC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CE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AE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12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取得排行榜，支援 distance / gender / age_group / nationality / race_id 篩選</w:t>
            </w:r>
          </w:p>
        </w:tc>
      </w:tr>
      <w:tr w:rsidR="00A77E4B" w14:paraId="65F0179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AC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30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/api/leaderboard/records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7F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4F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各距離歷史最速紀錄（策展層頂點）</w:t>
            </w:r>
          </w:p>
        </w:tc>
      </w:tr>
      <w:tr w:rsidR="00A77E4B" w14:paraId="3013522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01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7A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/api/leaderboard/unclaimed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38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122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依標記次數排序的熱門未認領成績清單</w:t>
            </w:r>
          </w:p>
        </w:tc>
      </w:tr>
    </w:tbl>
    <w:p w14:paraId="70439E06" w14:textId="77777777" w:rsidR="00A77E4B" w:rsidRDefault="00A77E4B">
      <w:pPr>
        <w:spacing w:after="120"/>
      </w:pPr>
    </w:p>
    <w:p w14:paraId="6D122FAF" w14:textId="77777777" w:rsidR="00A77E4B" w:rsidRDefault="00000000">
      <w:pPr>
        <w:pStyle w:val="Heading2"/>
      </w:pPr>
      <w:r>
        <w:rPr>
          <w:color w:val="0D1526"/>
        </w:rPr>
        <w:t>19.3 成績 /api/results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5"/>
        <w:gridCol w:w="2386"/>
        <w:gridCol w:w="2014"/>
        <w:gridCol w:w="2105"/>
      </w:tblGrid>
      <w:tr w:rsidR="00A77E4B" w14:paraId="349544A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2EC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73C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2BC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2C2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410E5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CA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F4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1E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A3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搜尋成績，支援 athlete_name / race_edition_id / claim_status 篩選</w:t>
            </w:r>
          </w:p>
        </w:tc>
      </w:tr>
      <w:tr w:rsidR="00A77E4B" w14:paraId="193C858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90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17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78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5D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取得單筆成績詳細資料（含分項時間、認領狀態、標記數）</w:t>
            </w:r>
          </w:p>
        </w:tc>
      </w:tr>
      <w:tr w:rsidR="00A77E4B" w14:paraId="4AA911E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3C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61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17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A4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新增成績記錄（社群層），source_type 自動設為 community</w:t>
            </w:r>
          </w:p>
        </w:tc>
      </w:tr>
      <w:tr w:rsidR="00A77E4B" w14:paraId="6326A5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9C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86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CF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E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修改自己的成績（僅限本人，策展層未認領成績不可修改）</w:t>
            </w:r>
          </w:p>
        </w:tc>
      </w:tr>
      <w:tr w:rsidR="00A77E4B" w14:paraId="4E8E822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AF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AD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/api/results/:id/certificate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E7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89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上傳完賽證書，觸發公證流程，verification_status 更新為 pending</w:t>
            </w:r>
          </w:p>
        </w:tc>
      </w:tr>
      <w:tr w:rsidR="00A77E4B" w14:paraId="27DAAB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13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55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/api/results/:id/claim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8E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73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認領未認領成績，同步上傳證書，claim_status 更新為 pending</w:t>
            </w:r>
          </w:p>
        </w:tc>
      </w:tr>
    </w:tbl>
    <w:p w14:paraId="0B016F46" w14:textId="77777777" w:rsidR="00A77E4B" w:rsidRDefault="00A77E4B">
      <w:pPr>
        <w:spacing w:after="120"/>
      </w:pPr>
    </w:p>
    <w:p w14:paraId="5116864D" w14:textId="77777777" w:rsidR="00A77E4B" w:rsidRDefault="00000000">
      <w:pPr>
        <w:pStyle w:val="Heading2"/>
      </w:pPr>
      <w:r>
        <w:rPr>
          <w:color w:val="0D1526"/>
        </w:rPr>
        <w:t>19.4 標記 /api/results/:id/tags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2464"/>
        <w:gridCol w:w="2004"/>
        <w:gridCol w:w="2034"/>
      </w:tblGrid>
      <w:tr w:rsidR="00A77E4B" w14:paraId="148ACFC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28D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A2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15A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42E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E429D2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6E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34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32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0C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標記未認領成績「我已通知本人」，回傳分享文字與 Web Share 連結</w:t>
            </w:r>
          </w:p>
        </w:tc>
      </w:tr>
      <w:tr w:rsidR="00A77E4B" w14:paraId="5CCB73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0F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D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B3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93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取得該成績的標記列表（顯示知情人與留言）</w:t>
            </w:r>
          </w:p>
        </w:tc>
      </w:tr>
      <w:tr w:rsidR="00A77E4B" w14:paraId="54FFBA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5C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CA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/api/results/:id/tags/:tagId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A9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F0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撤銷自己的標記</w:t>
            </w:r>
          </w:p>
        </w:tc>
      </w:tr>
    </w:tbl>
    <w:p w14:paraId="719C719F" w14:textId="77777777" w:rsidR="00A77E4B" w:rsidRDefault="00A77E4B">
      <w:pPr>
        <w:spacing w:after="120"/>
      </w:pPr>
    </w:p>
    <w:p w14:paraId="19BFCEAF" w14:textId="77777777" w:rsidR="00A77E4B" w:rsidRDefault="00000000">
      <w:pPr>
        <w:pStyle w:val="Heading2"/>
      </w:pPr>
      <w:r>
        <w:rPr>
          <w:color w:val="0D1526"/>
        </w:rPr>
        <w:t>19.5 賽事 /api/races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3475"/>
        <w:gridCol w:w="1573"/>
        <w:gridCol w:w="2038"/>
      </w:tblGrid>
      <w:tr w:rsidR="00A77E4B" w14:paraId="413FAFD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D50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7C5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90D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638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973FC1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CD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C9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4E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D7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列出賽事，支援 country / status / distance_category 篩選</w:t>
            </w:r>
          </w:p>
        </w:tc>
      </w:tr>
      <w:tr w:rsidR="00A77E4B" w14:paraId="6EA377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13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67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7D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C3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取得賽事詳細資料（含所有屆次列表）</w:t>
            </w:r>
          </w:p>
        </w:tc>
      </w:tr>
      <w:tr w:rsidR="00A77E4B" w14:paraId="40D2D1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46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E9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20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71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取得特定屆次資料（含天氣資訊、成績分佈）</w:t>
            </w:r>
          </w:p>
        </w:tc>
      </w:tr>
      <w:tr w:rsidR="00A77E4B" w14:paraId="482B64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DB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97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CF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B2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新增賽事</w:t>
            </w:r>
          </w:p>
        </w:tc>
      </w:tr>
      <w:tr w:rsidR="00A77E4B" w14:paraId="459D39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A7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CA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08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A2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更新賽事基本資料</w:t>
            </w:r>
          </w:p>
        </w:tc>
      </w:tr>
      <w:tr w:rsidR="00A77E4B" w14:paraId="0D88435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15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E8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47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3C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新增屆次，自動觸發 Open-Meteo 天氣資料查詢</w:t>
            </w:r>
          </w:p>
        </w:tc>
      </w:tr>
      <w:tr w:rsidR="00A77E4B" w14:paraId="5ECEF7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9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97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A4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6F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批次新增策展層成績（source_type: curated）</w:t>
            </w:r>
          </w:p>
        </w:tc>
      </w:tr>
    </w:tbl>
    <w:p w14:paraId="44FBAB7F" w14:textId="77777777" w:rsidR="00A77E4B" w:rsidRDefault="00A77E4B">
      <w:pPr>
        <w:spacing w:after="120"/>
      </w:pPr>
    </w:p>
    <w:p w14:paraId="05EF07B9" w14:textId="77777777" w:rsidR="00A77E4B" w:rsidRDefault="00000000">
      <w:pPr>
        <w:pStyle w:val="Heading2"/>
      </w:pPr>
      <w:r>
        <w:rPr>
          <w:color w:val="0D1526"/>
        </w:rPr>
        <w:t>19.6 選手 /api/athletes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7836FA0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FCD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1D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C2B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68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1EDFF91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CE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4A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93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FD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取得選手公開 Profile（nickname、nationality、公開成績列表）</w:t>
            </w:r>
          </w:p>
        </w:tc>
      </w:tr>
      <w:tr w:rsidR="00A77E4B" w14:paraId="79BBE9D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DC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F7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64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27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取得自己的完整資料（含私人成績、帳號設定）</w:t>
            </w:r>
          </w:p>
        </w:tc>
      </w:tr>
      <w:tr w:rsidR="00A77E4B" w14:paraId="5421F89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ED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8F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E0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27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更新個人 Profile（nickname、gender、birth_year、nationality 等）</w:t>
            </w:r>
          </w:p>
        </w:tc>
      </w:tr>
      <w:tr w:rsidR="00A77E4B" w14:paraId="0B6540B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5D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29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EC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C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申請刪除帳號，deleted_at 設為當下，1 個月後系統清除</w:t>
            </w:r>
          </w:p>
        </w:tc>
      </w:tr>
    </w:tbl>
    <w:p w14:paraId="46714610" w14:textId="77777777" w:rsidR="00A77E4B" w:rsidRDefault="00A77E4B">
      <w:pPr>
        <w:spacing w:after="120"/>
      </w:pPr>
    </w:p>
    <w:p w14:paraId="02999E85" w14:textId="77777777" w:rsidR="00A77E4B" w:rsidRDefault="00000000">
      <w:pPr>
        <w:pStyle w:val="Heading2"/>
      </w:pPr>
      <w:r>
        <w:rPr>
          <w:color w:val="0D1526"/>
        </w:rPr>
        <w:t>19.7 管理 /api/admin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1"/>
        <w:gridCol w:w="2542"/>
        <w:gridCol w:w="1947"/>
        <w:gridCol w:w="2120"/>
      </w:tblGrid>
      <w:tr w:rsidR="00A77E4B" w14:paraId="2D6A8D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0B7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A21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E5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CCC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D3797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3C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C8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CB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3E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列出待審核的公證申請（verification_status: pending）</w:t>
            </w:r>
          </w:p>
        </w:tc>
      </w:tr>
      <w:tr w:rsidR="00A77E4B" w14:paraId="14C433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1B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32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5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A4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核准或拒絕公證申請，更新 verification_status 與 claim_status</w:t>
            </w:r>
          </w:p>
        </w:tc>
      </w:tr>
      <w:tr w:rsidR="00A77E4B" w14:paraId="7FE690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81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4BA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/api/admin/claims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5B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B5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列出待審核的認領申請（claim_status: pending）</w:t>
            </w:r>
          </w:p>
        </w:tc>
      </w:tr>
    </w:tbl>
    <w:p w14:paraId="4B36355D" w14:textId="77777777" w:rsidR="00A77E4B" w:rsidRDefault="00A77E4B">
      <w:pPr>
        <w:spacing w:after="120"/>
      </w:pPr>
    </w:p>
    <w:p w14:paraId="79AA05FA" w14:textId="77777777" w:rsidR="00A77E4B" w:rsidRDefault="00000000">
      <w:pPr>
        <w:pStyle w:val="Heading2"/>
      </w:pPr>
      <w:r>
        <w:rPr>
          <w:color w:val="0D1526"/>
        </w:rPr>
        <w:t>19.8 特別說明</w:t>
      </w:r>
    </w:p>
    <w:p w14:paraId="0AB435D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POST /api/results/:id/tags 回傳內容包含預組好的分享文字與目標成績 URL，供前端直接呼叫 Web Share API（Phase 1 通知機制）</w:t>
      </w:r>
    </w:p>
    <w:p w14:paraId="3E815F4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/api/races/:slug/editions 新增屆次時，系統自動以賽事 GPS 座標 + 比賽日期查詢 Open-Meteo，天氣資料完全自動化，助手無需手動填寫</w:t>
      </w:r>
    </w:p>
    <w:p w14:paraId="0431042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排行榜查詢使用 RESULT(race_edition_id, total_seconds) 複合索引，避免全表掃描</w:t>
      </w:r>
    </w:p>
    <w:p w14:paraId="677932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所有時間欄位以秒（integer）儲存，前端負責格式化顯示為 HH:MM:SS</w:t>
      </w:r>
    </w:p>
    <w:p w14:paraId="2F9116EE" w14:textId="77777777" w:rsidR="00A77E4B" w:rsidRDefault="00A77E4B">
      <w:pPr>
        <w:spacing w:after="240"/>
      </w:pPr>
    </w:p>
    <w:p w14:paraId="6C29884B" w14:textId="77777777" w:rsidR="00A77E4B" w:rsidRDefault="00000000">
      <w:pPr>
        <w:pStyle w:val="Heading1"/>
      </w:pPr>
      <w:r>
        <w:rPr>
          <w:color w:val="060D18"/>
        </w:rPr>
        <w:t>20. 接力成績規格</w:t>
      </w:r>
    </w:p>
    <w:p w14:paraId="105E8B4D" w14:textId="77777777" w:rsidR="00A77E4B" w:rsidRDefault="00000000">
      <w:pPr>
        <w:pStyle w:val="Heading2"/>
      </w:pPr>
      <w:r>
        <w:rPr>
          <w:color w:val="0D1526"/>
        </w:rPr>
        <w:t>20.1 核心設計原則</w:t>
      </w:r>
    </w:p>
    <w:p w14:paraId="1612CB9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以人為單位：每位接力成員擁有個人帳號，接力的分項時間歸屬到個人頁面</w:t>
      </w:r>
    </w:p>
    <w:p w14:paraId="6A18FF5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接力選手是 solo 參賽的潛在用戶，個人歷史記錄從接力就開始累積</w:t>
      </w:r>
    </w:p>
    <w:p w14:paraId="5C07F81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每場賽事的隊伍組合都是全新的，不跨賽事維護固定隊伍</w:t>
      </w:r>
    </w:p>
    <w:p w14:paraId="38C50AC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隊名欄位保留，若同一批人重複使用相同隊名，資料自然形成跨賽事歷史，未來可視需求呈現</w:t>
      </w:r>
    </w:p>
    <w:p w14:paraId="7A3C5E1E" w14:textId="77777777" w:rsidR="00A77E4B" w:rsidRDefault="00A77E4B">
      <w:pPr>
        <w:spacing w:after="120"/>
      </w:pPr>
    </w:p>
    <w:p w14:paraId="78F3AA91" w14:textId="77777777" w:rsidR="00A77E4B" w:rsidRDefault="00000000">
      <w:pPr>
        <w:pStyle w:val="Heading2"/>
      </w:pPr>
      <w:r>
        <w:rPr>
          <w:color w:val="0D1526"/>
        </w:rPr>
        <w:t>20.2 接力結構</w:t>
      </w:r>
    </w:p>
    <w:p w14:paraId="36E37EA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接力隊由 1–3 名成員組成，彈性分配三個分項（游泳、自行車、跑步）。一名成員可以負責 1 項或 2 項，不強制一人一項。</w:t>
      </w:r>
    </w:p>
    <w:p w14:paraId="507F926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FD0EA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83C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組合類型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62C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4A7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範例</w:t>
            </w:r>
          </w:p>
        </w:tc>
      </w:tr>
      <w:tr w:rsidR="00A77E4B" w14:paraId="21BAF7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50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三人接力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D1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每人各負責一項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5E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自行車、C 跑步</w:t>
            </w:r>
          </w:p>
        </w:tc>
      </w:tr>
      <w:tr w:rsidR="00A77E4B" w14:paraId="2973D2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3A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兩人接力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7B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一人負責兩項，另一人負責一項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5C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游泳＋自行車、B 跑步</w:t>
            </w:r>
          </w:p>
        </w:tc>
      </w:tr>
      <w:tr w:rsidR="00A77E4B" w14:paraId="201120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79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其他組合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A3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依賽事規則允許的任何分配方式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8F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自行車＋跑步</w:t>
            </w:r>
          </w:p>
        </w:tc>
      </w:tr>
    </w:tbl>
    <w:p w14:paraId="4C17A550" w14:textId="77777777" w:rsidR="00A77E4B" w:rsidRDefault="00A77E4B">
      <w:pPr>
        <w:spacing w:after="120"/>
      </w:pPr>
    </w:p>
    <w:p w14:paraId="422DD95C" w14:textId="77777777" w:rsidR="00A77E4B" w:rsidRDefault="00000000">
      <w:pPr>
        <w:pStyle w:val="Heading2"/>
      </w:pPr>
      <w:r>
        <w:rPr>
          <w:color w:val="0D1526"/>
        </w:rPr>
        <w:t>20.3 資料模型擴充</w:t>
      </w:r>
    </w:p>
    <w:p w14:paraId="73F87C74" w14:textId="77777777" w:rsidR="00A77E4B" w:rsidRDefault="00000000">
      <w:pPr>
        <w:pStyle w:val="Heading3"/>
      </w:pPr>
      <w:r>
        <w:rPr>
          <w:color w:val="FF6B3D"/>
        </w:rPr>
        <w:t>新增 TEAM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BA08F1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6CC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9A5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784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364333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21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3F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8B98" w14:textId="77777777" w:rsidR="00A77E4B" w:rsidRDefault="00A77E4B"/>
        </w:tc>
      </w:tr>
      <w:tr w:rsidR="00A77E4B" w14:paraId="0032C2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90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AF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C7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對應 RESULT 表的隊伍整體成績</w:t>
            </w:r>
          </w:p>
        </w:tc>
      </w:tr>
      <w:tr w:rsidR="00A77E4B" w14:paraId="68BA8C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F8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D1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41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隊名，選填，可跨賽事重複使用</w:t>
            </w:r>
          </w:p>
        </w:tc>
      </w:tr>
      <w:tr w:rsidR="00A77E4B" w14:paraId="78EB787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88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gender_category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83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60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male / female / mixed，依賽事慣例分組</w:t>
            </w:r>
          </w:p>
        </w:tc>
      </w:tr>
      <w:tr w:rsidR="00A77E4B" w14:paraId="31243DE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AB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E7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6B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換區時間，隊伍層級共同承擔</w:t>
            </w:r>
          </w:p>
        </w:tc>
      </w:tr>
      <w:tr w:rsidR="00A77E4B" w14:paraId="56C3DC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D0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2A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92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換區時間，隊伍層級共同承擔</w:t>
            </w:r>
          </w:p>
        </w:tc>
      </w:tr>
      <w:tr w:rsidR="00A77E4B" w14:paraId="023072B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E1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42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2EBA" w14:textId="77777777" w:rsidR="00A77E4B" w:rsidRDefault="00A77E4B"/>
        </w:tc>
      </w:tr>
    </w:tbl>
    <w:p w14:paraId="17AD5B21" w14:textId="77777777" w:rsidR="00A77E4B" w:rsidRDefault="00A77E4B">
      <w:pPr>
        <w:spacing w:after="120"/>
      </w:pPr>
    </w:p>
    <w:p w14:paraId="708DBE81" w14:textId="77777777" w:rsidR="00A77E4B" w:rsidRDefault="00000000">
      <w:pPr>
        <w:pStyle w:val="Heading3"/>
      </w:pPr>
      <w:r>
        <w:rPr>
          <w:color w:val="FF6B3D"/>
        </w:rPr>
        <w:t>新增 TEAM_MEMBER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4FBD8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509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FF0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916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D4E13B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07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00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EA30" w14:textId="77777777" w:rsidR="00A77E4B" w:rsidRDefault="00A77E4B"/>
        </w:tc>
      </w:tr>
      <w:tr w:rsidR="00A77E4B" w14:paraId="32CD10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63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F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E7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所屬隊伍</w:t>
            </w:r>
          </w:p>
        </w:tc>
      </w:tr>
      <w:tr w:rsidR="00A77E4B" w14:paraId="2D3C189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DD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91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44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成員帳號，未認領時為 null</w:t>
            </w:r>
          </w:p>
        </w:tc>
      </w:tr>
      <w:tr w:rsidR="00A77E4B" w14:paraId="380CDE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13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58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3C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未認領時保存姓名</w:t>
            </w:r>
          </w:p>
        </w:tc>
      </w:tr>
      <w:tr w:rsidR="00A77E4B" w14:paraId="0BBEC5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75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disciplines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88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string[]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CA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負責的分項，如 ['swim'] 或 ['bike','run']</w:t>
            </w:r>
          </w:p>
        </w:tc>
      </w:tr>
      <w:tr w:rsidR="00A77E4B" w14:paraId="055E74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8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split_seconds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A6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F6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該成員負責分項的合計時間（秒）</w:t>
            </w:r>
          </w:p>
        </w:tc>
      </w:tr>
      <w:tr w:rsidR="00A77E4B" w14:paraId="29640D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8A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9E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61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68F908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84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1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F1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</w:tbl>
    <w:p w14:paraId="34BC9379" w14:textId="77777777" w:rsidR="00A77E4B" w:rsidRDefault="00A77E4B">
      <w:pPr>
        <w:spacing w:after="120"/>
      </w:pPr>
    </w:p>
    <w:p w14:paraId="417267F7" w14:textId="77777777" w:rsidR="00A77E4B" w:rsidRDefault="00000000">
      <w:pPr>
        <w:pStyle w:val="Heading3"/>
      </w:pPr>
      <w:r>
        <w:rPr>
          <w:color w:val="FF6B3D"/>
        </w:rPr>
        <w:t>RESULT 表擴充</w:t>
      </w:r>
    </w:p>
    <w:p w14:paraId="5D0B54D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新增 result_type 欄位：solo / relay，區分個人與接力成績</w:t>
      </w:r>
    </w:p>
    <w:p w14:paraId="16C3458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接力成績的 athlete_id 設為 null，由 TEAM 表管理成員關係</w:t>
      </w:r>
    </w:p>
    <w:p w14:paraId="5C4E279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total_seconds 仍為完賽總時間，排行榜排序依據不變</w:t>
      </w:r>
    </w:p>
    <w:p w14:paraId="3D5117B5" w14:textId="77777777" w:rsidR="00A77E4B" w:rsidRDefault="00A77E4B">
      <w:pPr>
        <w:spacing w:after="120"/>
      </w:pPr>
    </w:p>
    <w:p w14:paraId="6B074468" w14:textId="77777777" w:rsidR="00A77E4B" w:rsidRDefault="00000000">
      <w:pPr>
        <w:pStyle w:val="Heading2"/>
      </w:pPr>
      <w:r>
        <w:rPr>
          <w:color w:val="0D1526"/>
        </w:rPr>
        <w:t>20.4 T1 / T2 換區時間歸屬</w:t>
      </w:r>
    </w:p>
    <w:p w14:paraId="10D838D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接力賽的換區時間在實務上存在計時系統差異（晶片偵測點不同），無法精確歸屬到特定成員。採以下設計：</w:t>
      </w:r>
    </w:p>
    <w:p w14:paraId="5208D7D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T1、T2 作為隊伍層級欄位，存放在 TEAM 表，不強制歸屬任何成員</w:t>
      </w:r>
    </w:p>
    <w:p w14:paraId="384CF6C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成員的 split_seconds 只計算自己負責分項的純運動時間，不含換區</w:t>
      </w:r>
    </w:p>
    <w:p w14:paraId="7BA3CF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隊伍完賽時間 = 所有成員 split_seconds 之和 + T1 + T2</w:t>
      </w:r>
    </w:p>
    <w:p w14:paraId="564C71EE" w14:textId="77777777" w:rsidR="00A77E4B" w:rsidRDefault="00A77E4B">
      <w:pPr>
        <w:spacing w:after="120"/>
      </w:pPr>
    </w:p>
    <w:p w14:paraId="4DBBA9BA" w14:textId="77777777" w:rsidR="00A77E4B" w:rsidRDefault="00000000">
      <w:pPr>
        <w:pStyle w:val="Heading2"/>
      </w:pPr>
      <w:r>
        <w:rPr>
          <w:color w:val="0D1526"/>
        </w:rPr>
        <w:t>20.5 排行榜設計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76005C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1E7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53B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</w:t>
            </w:r>
          </w:p>
        </w:tc>
      </w:tr>
      <w:tr w:rsidR="00A77E4B" w14:paraId="3EA35AF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2B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榜單獨立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38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接力榜與 solo 榜完全分開，不混合排列</w:t>
            </w:r>
          </w:p>
        </w:tc>
      </w:tr>
      <w:tr w:rsidR="00A77E4B" w14:paraId="0E9039A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7A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10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沿用賽事慣例：男子組、女子組、混合組</w:t>
            </w:r>
          </w:p>
        </w:tc>
      </w:tr>
      <w:tr w:rsidR="00A77E4B" w14:paraId="40871BA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95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67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初期不做接力的年齡組分組，以隊伍整體參賽為單位</w:t>
            </w:r>
          </w:p>
        </w:tc>
      </w:tr>
      <w:tr w:rsidR="00A77E4B" w14:paraId="7CB4882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E2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地區篩選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28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依隊伍成員的國籍多數決，或依隊長（第一位認領者）國籍</w:t>
            </w:r>
          </w:p>
        </w:tc>
      </w:tr>
      <w:tr w:rsidR="00A77E4B" w14:paraId="6A6F321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B2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賽事接力紀錄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C3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策展層不主動收錄接力歷史；社群層成績自然形成各賽事接力最速紀錄</w:t>
            </w:r>
          </w:p>
        </w:tc>
      </w:tr>
    </w:tbl>
    <w:p w14:paraId="46E0DE17" w14:textId="77777777" w:rsidR="00A77E4B" w:rsidRDefault="00A77E4B">
      <w:pPr>
        <w:spacing w:after="120"/>
      </w:pPr>
    </w:p>
    <w:p w14:paraId="3BB4F45E" w14:textId="77777777" w:rsidR="00A77E4B" w:rsidRDefault="00000000">
      <w:pPr>
        <w:pStyle w:val="Heading2"/>
      </w:pPr>
      <w:r>
        <w:rPr>
          <w:color w:val="0D1526"/>
        </w:rPr>
        <w:t>20.6 認領機制</w:t>
      </w:r>
    </w:p>
    <w:p w14:paraId="280F96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任一成員認領即可使隊伍成績出現在排行榜</w:t>
      </w:r>
    </w:p>
    <w:p w14:paraId="78FD9EF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其他成員可各自認領，認領後分項成績出現在個人頁面</w:t>
      </w:r>
    </w:p>
    <w:p w14:paraId="34C81C7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成員之間的認領狀態獨立，不互相影響</w:t>
      </w:r>
    </w:p>
    <w:p w14:paraId="7BF88D4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若成員不同意成績公開，可向助手申請將自己的部分設為私人（隊伍整體成績仍保留，個人分項不顯示）</w:t>
      </w:r>
    </w:p>
    <w:p w14:paraId="09515974" w14:textId="77777777" w:rsidR="00A77E4B" w:rsidRDefault="00A77E4B">
      <w:pPr>
        <w:spacing w:after="120"/>
      </w:pPr>
    </w:p>
    <w:p w14:paraId="10E17D80" w14:textId="77777777" w:rsidR="00A77E4B" w:rsidRDefault="00000000">
      <w:pPr>
        <w:pStyle w:val="Heading2"/>
      </w:pPr>
      <w:r>
        <w:rPr>
          <w:color w:val="0D1526"/>
        </w:rPr>
        <w:t>20.7 個人頁面呈現</w:t>
      </w:r>
    </w:p>
    <w:p w14:paraId="3598607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成績為主區塊，接力成績為獨立的次要區塊</w:t>
      </w:r>
    </w:p>
    <w:p w14:paraId="31BA256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接力成績顯示：分項名稱、個人分項時間、隊名、隊友姓名、完賽總時間</w:t>
      </w:r>
    </w:p>
    <w:p w14:paraId="4D38B3C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點擊隊名可進入隊伍成績頁面，查看完整隊伍資料與所有成員</w:t>
      </w:r>
    </w:p>
    <w:p w14:paraId="1355ECA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未來可提供個人頁面排版設定，讓選手自訂 solo 與接力的顯示比重</w:t>
      </w:r>
    </w:p>
    <w:p w14:paraId="62658DB3" w14:textId="77777777" w:rsidR="00A77E4B" w:rsidRDefault="00A77E4B">
      <w:pPr>
        <w:spacing w:after="120"/>
      </w:pPr>
    </w:p>
    <w:p w14:paraId="6CF9F899" w14:textId="77777777" w:rsidR="00A77E4B" w:rsidRDefault="00000000">
      <w:pPr>
        <w:pStyle w:val="Heading2"/>
      </w:pPr>
      <w:r>
        <w:rPr>
          <w:color w:val="0D1526"/>
        </w:rPr>
        <w:t>20.8 成績合理性偵測</w:t>
      </w:r>
    </w:p>
    <w:p w14:paraId="4CC2E6F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接力成員只完成單項，合理範圍與 solo 不同。以 Full Ironman 為基準：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6198818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56D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分項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7BA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合理下限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9D3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222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6068FD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69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0E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35 分鐘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10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38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低於下限標記異常，高於上限視為超時</w:t>
            </w:r>
          </w:p>
        </w:tc>
      </w:tr>
      <w:tr w:rsidR="00A77E4B" w14:paraId="07BADD3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96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E7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 小時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77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2A76" w14:textId="77777777" w:rsidR="00A77E4B" w:rsidRDefault="00A77E4B"/>
        </w:tc>
      </w:tr>
      <w:tr w:rsidR="00A77E4B" w14:paraId="3EF7CFE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5E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4D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44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5AA3" w14:textId="77777777" w:rsidR="00A77E4B" w:rsidRDefault="00A77E4B"/>
        </w:tc>
      </w:tr>
      <w:tr w:rsidR="00A77E4B" w14:paraId="560D33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46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58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 分鐘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09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67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各距離各有獨立基準</w:t>
            </w:r>
          </w:p>
        </w:tc>
      </w:tr>
      <w:tr w:rsidR="00A77E4B" w14:paraId="5E079B5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0F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66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3E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026B" w14:textId="77777777" w:rsidR="00A77E4B" w:rsidRDefault="00A77E4B"/>
        </w:tc>
      </w:tr>
      <w:tr w:rsidR="00A77E4B" w14:paraId="240108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06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83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10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D7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54A4" w14:textId="77777777" w:rsidR="00A77E4B" w:rsidRDefault="00A77E4B"/>
        </w:tc>
      </w:tr>
    </w:tbl>
    <w:p w14:paraId="56B6EF6C" w14:textId="77777777" w:rsidR="00A77E4B" w:rsidRDefault="00A77E4B">
      <w:pPr>
        <w:spacing w:after="120"/>
      </w:pPr>
    </w:p>
    <w:p w14:paraId="430BF7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與接力使用同一套單項基準，邏輯一致，維護成本低</w:t>
      </w:r>
    </w:p>
    <w:p w14:paraId="3D31069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超出合理範圍的成績不直接拒絕，標記為「待確認」，由助手人工判斷</w:t>
      </w:r>
    </w:p>
    <w:p w14:paraId="1CD6D43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Olympic 與 Sprint 距離的基準另行定義，初期可參考歷史賽事成績分佈設定</w:t>
      </w:r>
    </w:p>
    <w:p w14:paraId="78989B32" w14:textId="77777777" w:rsidR="00A77E4B" w:rsidRDefault="00A77E4B">
      <w:pPr>
        <w:spacing w:after="120"/>
      </w:pPr>
    </w:p>
    <w:p w14:paraId="1186BD1C" w14:textId="77777777" w:rsidR="00A77E4B" w:rsidRDefault="00000000">
      <w:pPr>
        <w:pStyle w:val="Heading2"/>
      </w:pPr>
      <w:r>
        <w:rPr>
          <w:color w:val="0D1526"/>
        </w:rPr>
        <w:t>20.9 新增 API 端點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3853"/>
        <w:gridCol w:w="1434"/>
        <w:gridCol w:w="1984"/>
      </w:tblGrid>
      <w:tr w:rsidR="00A77E4B" w14:paraId="2B2E665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9CE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6F6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B2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3B5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69275B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9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73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/api/results/relay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72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18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新增接力成績，同時建立 TEAM 與 TEAM_MEMBER 記錄</w:t>
            </w:r>
          </w:p>
        </w:tc>
      </w:tr>
      <w:tr w:rsidR="00A77E4B" w14:paraId="52660B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96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85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F6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51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取得隊伍詳細資料（含成員、分項時間、換區時間）</w:t>
            </w:r>
          </w:p>
        </w:tc>
      </w:tr>
      <w:tr w:rsidR="00A77E4B" w14:paraId="441D1B5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C2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F4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/api/teams/:id/members/:memberId/claim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B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33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成員認領自己的接力分項成績</w:t>
            </w:r>
          </w:p>
        </w:tc>
      </w:tr>
      <w:tr w:rsidR="00A77E4B" w14:paraId="5A60538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ED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E4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/api/leaderboard/relay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71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B3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接力排行榜，支援 distance / gender_category / race_id 篩選</w:t>
            </w:r>
          </w:p>
        </w:tc>
      </w:tr>
    </w:tbl>
    <w:p w14:paraId="3C71160B" w14:textId="77777777" w:rsidR="00A77E4B" w:rsidRDefault="00A77E4B">
      <w:pPr>
        <w:spacing w:after="240"/>
      </w:pPr>
    </w:p>
    <w:p w14:paraId="59678015" w14:textId="77777777" w:rsidR="00A77E4B" w:rsidRDefault="00000000">
      <w:pPr>
        <w:pStyle w:val="Heading1"/>
      </w:pPr>
      <w:r>
        <w:rPr>
          <w:color w:val="060D18"/>
        </w:rPr>
        <w:t>21. 規格補充與決策更新</w:t>
      </w:r>
    </w:p>
    <w:p w14:paraId="72A98888" w14:textId="77777777" w:rsidR="00A77E4B" w:rsidRDefault="00000000">
      <w:pPr>
        <w:pStyle w:val="Heading2"/>
      </w:pPr>
      <w:r>
        <w:rPr>
          <w:color w:val="0D1526"/>
        </w:rPr>
        <w:t>21.1 排行榜顯示邏輯（更新第 3 章）</w:t>
      </w:r>
    </w:p>
    <w:p w14:paraId="6CE7C09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排行榜提供兩種顯示模式，用戶可自由切換：</w:t>
      </w:r>
    </w:p>
    <w:p w14:paraId="11D546F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605F53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416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BD1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70D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</w:t>
            </w:r>
          </w:p>
        </w:tc>
      </w:tr>
      <w:tr w:rsidR="00A77E4B" w14:paraId="2A191F8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80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Leaderboard 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CF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每位選手只取最佳成績，榜單最精簡，代表「這個人能做到的最好」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E4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預設</w:t>
            </w:r>
          </w:p>
        </w:tc>
      </w:tr>
      <w:tr w:rsidR="00A77E4B" w14:paraId="5DFC2E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09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Records 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D2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顯示全部成績，可進一步切換子類別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E9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手動切換</w:t>
            </w:r>
          </w:p>
        </w:tc>
      </w:tr>
    </w:tbl>
    <w:p w14:paraId="2E915180" w14:textId="77777777" w:rsidR="00A77E4B" w:rsidRDefault="00A77E4B">
      <w:pPr>
        <w:spacing w:after="120"/>
      </w:pPr>
    </w:p>
    <w:p w14:paraId="17F063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Records 模式的子類別：</w:t>
      </w:r>
    </w:p>
    <w:p w14:paraId="7C1D9B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個人歷史：同一選手的所有成績，按時間排序，呈現進步軌跡</w:t>
      </w:r>
    </w:p>
    <w:p w14:paraId="16E1398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賽事最快紀錄：同一賽事屆次的最快成績，不限選手</w:t>
      </w:r>
    </w:p>
    <w:p w14:paraId="5968FD6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年度紀錄：篩選特定年份的所有成績，觀察年度趨勢</w:t>
      </w:r>
    </w:p>
    <w:p w14:paraId="2BCF5BCC" w14:textId="77777777" w:rsidR="00A77E4B" w:rsidRDefault="00A77E4B">
      <w:pPr>
        <w:spacing w:after="120"/>
      </w:pPr>
    </w:p>
    <w:p w14:paraId="4D017E18" w14:textId="77777777" w:rsidR="00A77E4B" w:rsidRDefault="00000000">
      <w:pPr>
        <w:pStyle w:val="Heading2"/>
      </w:pPr>
      <w:r>
        <w:rPr>
          <w:color w:val="0D1526"/>
        </w:rPr>
        <w:t>21.2 顯示名稱為進榜必要條件（更新第 8 章）</w:t>
      </w:r>
    </w:p>
    <w:p w14:paraId="4D4F488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匿名成績不納入排行榜，避免公信力問題。規則如下：</w:t>
      </w:r>
    </w:p>
    <w:p w14:paraId="759DDC1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進入排行榜的成績，選手必須填寫顯示名稱（nickname）</w:t>
      </w:r>
    </w:p>
    <w:p w14:paraId="4410A2D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不強制使用真實姓名，顯示名稱可為暱稱，但不可為空白或純空格</w:t>
      </w:r>
    </w:p>
    <w:p w14:paraId="4D44C99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未填寫顯示名稱的成績仍可私人保存，但不出現在任何排行榜</w:t>
      </w:r>
    </w:p>
    <w:p w14:paraId="62F6360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策展層的未認領成績使用 athlete_name_snapshot，不受此限制</w:t>
      </w:r>
    </w:p>
    <w:p w14:paraId="1A840077" w14:textId="77777777" w:rsidR="00A77E4B" w:rsidRDefault="00A77E4B">
      <w:pPr>
        <w:spacing w:after="120"/>
      </w:pPr>
    </w:p>
    <w:p w14:paraId="55129F1C" w14:textId="77777777" w:rsidR="00A77E4B" w:rsidRDefault="00000000">
      <w:pPr>
        <w:pStyle w:val="Heading2"/>
      </w:pPr>
      <w:r>
        <w:rPr>
          <w:color w:val="0D1526"/>
        </w:rPr>
        <w:t>21.3 首次成績登錄引導流程（更新第 5 章）</w:t>
      </w:r>
    </w:p>
    <w:p w14:paraId="466ED2C2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選手完成第一筆成績登錄時，系統引導填寫以下必要欄位，完成後成績才正式提交：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B5F959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314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FBC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48C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是否強制</w:t>
            </w:r>
          </w:p>
        </w:tc>
      </w:tr>
      <w:tr w:rsidR="00A77E4B" w14:paraId="4F955F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E0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nickname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37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排行榜顯示名稱，進榜必要條件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DB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51BEE80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20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4E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排行榜性別分組依據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93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7A8D59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44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8B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4B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40D915B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BF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E0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A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</w:tbl>
    <w:p w14:paraId="6322E43F" w14:textId="77777777" w:rsidR="00A77E4B" w:rsidRDefault="00A77E4B">
      <w:pPr>
        <w:spacing w:after="120"/>
      </w:pPr>
    </w:p>
    <w:p w14:paraId="4C9B2BC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此引導流程僅在第一筆成績登錄時觸發，之後不再重複</w:t>
      </w:r>
    </w:p>
    <w:p w14:paraId="77EAC0B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若選手之前已填寫 Profile，自動帶入，無需重複填寫</w:t>
      </w:r>
    </w:p>
    <w:p w14:paraId="03F0F7E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私人成績不受此限制，可在未填寫 Profile 的狀態下儲存私人成績</w:t>
      </w:r>
    </w:p>
    <w:p w14:paraId="4E62A897" w14:textId="77777777" w:rsidR="00A77E4B" w:rsidRDefault="00A77E4B">
      <w:pPr>
        <w:spacing w:after="120"/>
      </w:pPr>
    </w:p>
    <w:p w14:paraId="39EA7CA0" w14:textId="77777777" w:rsidR="00A77E4B" w:rsidRDefault="00000000">
      <w:pPr>
        <w:spacing w:before="80" w:after="60"/>
        <w:rPr>
          <w:ins w:id="0" w:author="Claude" w:date="2026-06-04T00:00:00Z"/>
        </w:rPr>
      </w:pPr>
      <w:ins w:id="1" w:author="Claude" w:date="2026-06-04T00:00:00Z">
        <w:r>
          <w:rPr>
            <w:rFonts w:eastAsia="Arial"/>
            <w:b/>
            <w:color w:val="1A5C2A"/>
          </w:rPr>
          <w:t>實作說明（2026-06-04）</w:t>
        </w:r>
      </w:ins>
    </w:p>
    <w:p w14:paraId="73BBE2CF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2" w:author="Claude" w:date="2026-06-04T00:00:00Z"/>
        </w:rPr>
      </w:pPr>
      <w:ins w:id="3" w:author="Claude" w:date="2026-06-04T00:00:00Z">
        <w:r>
          <w:rPr>
            <w:rFonts w:eastAsia="Arial"/>
            <w:color w:val="333333"/>
          </w:rPr>
          <w:t>僅顯示尚未填寫的欄位，已有資料的欄位不重複詢問（例：gender 已填則只顯示 nickname 欄位）</w:t>
        </w:r>
      </w:ins>
    </w:p>
    <w:p w14:paraId="09F9137E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4" w:author="Claude" w:date="2026-06-04T00:00:00Z"/>
        </w:rPr>
      </w:pPr>
      <w:ins w:id="5" w:author="Claude" w:date="2026-06-04T00:00:00Z">
        <w:r>
          <w:rPr>
            <w:rFonts w:eastAsia="Arial"/>
            <w:color w:val="333333"/>
          </w:rPr>
          <w:t>公開 / 私人 checkbox 即時切換補充區塊顯示狀態（React state 驅動，無需重新載入）</w:t>
        </w:r>
      </w:ins>
    </w:p>
    <w:p w14:paraId="336D78A7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6" w:author="Claude" w:date="2026-06-04T00:00:00Z"/>
        </w:rPr>
      </w:pPr>
      <w:ins w:id="7" w:author="Claude" w:date="2026-06-04T00:00:00Z">
        <w:r>
          <w:rPr>
            <w:rFonts w:eastAsia="Arial"/>
            <w:color w:val="333333"/>
          </w:rPr>
          <w:t>createResult server action 在插入成績前先更新 athletes 表，再二次驗證完整性，不完整則阻擋提交並回傳錯誤</w:t>
        </w:r>
      </w:ins>
    </w:p>
    <w:p w14:paraId="09BA7B22" w14:textId="77777777" w:rsidR="00A77E4B" w:rsidRDefault="00A77E4B">
      <w:pPr>
        <w:spacing w:after="120"/>
      </w:pPr>
    </w:p>
    <w:p w14:paraId="5212805F" w14:textId="77777777" w:rsidR="00A77E4B" w:rsidRDefault="00000000">
      <w:pPr>
        <w:pStyle w:val="Heading2"/>
      </w:pPr>
      <w:r>
        <w:rPr>
          <w:color w:val="0D1526"/>
        </w:rPr>
        <w:t>21.4 策展層隱私衝突解法（更新第 13、14 章）</w:t>
      </w:r>
    </w:p>
    <w:p w14:paraId="2AD39F1E" w14:textId="77777777" w:rsidR="00A77E4B" w:rsidRDefault="00000000">
      <w:pPr>
        <w:pStyle w:val="Heading3"/>
      </w:pPr>
      <w:r>
        <w:rPr>
          <w:color w:val="FF6B3D"/>
        </w:rPr>
        <w:t>問題描述</w:t>
      </w:r>
    </w:p>
    <w:p w14:paraId="138C1D3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選手可能在不知情的情況下被策展層建檔（例如接力賽成績被助手收錄）。若選手後來不希望公開，與策展層永久保留原則產生衝突。</w:t>
      </w:r>
    </w:p>
    <w:p w14:paraId="014A70C0" w14:textId="77777777" w:rsidR="00A77E4B" w:rsidRDefault="00A77E4B">
      <w:pPr>
        <w:spacing w:after="120"/>
      </w:pPr>
    </w:p>
    <w:p w14:paraId="1FD42315" w14:textId="77777777" w:rsidR="00A77E4B" w:rsidRDefault="00000000">
      <w:pPr>
        <w:pStyle w:val="Heading3"/>
      </w:pPr>
      <w:r>
        <w:rPr>
          <w:color w:val="FF6B3D"/>
        </w:rPr>
        <w:t>解法：unlinked 狀態</w:t>
      </w:r>
    </w:p>
    <w:p w14:paraId="2852B25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在認領狀態流程中新增 unlinked 狀態，完整流程如下：</w:t>
      </w:r>
    </w:p>
    <w:p w14:paraId="0790DDE2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6B7F64A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E54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CF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60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35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個人頁面</w:t>
            </w:r>
          </w:p>
        </w:tc>
      </w:tr>
      <w:tr w:rsidR="00A77E4B" w14:paraId="36A071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6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6C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策展層建檔，尚未被認領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FA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3D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09A2A03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24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pending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1A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選手已提交認領申請，待助手審核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13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顯示（待審標示）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55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2E78A8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90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0B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認領完成，與帳號關聯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3A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顯示（已公證）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E3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</w:t>
            </w:r>
          </w:p>
        </w:tc>
      </w:tr>
      <w:tr w:rsidR="00A77E4B" w14:paraId="7085F7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9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unlinked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93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選手申請解除關聯，成績回到公共狀態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B5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5D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</w:tbl>
    <w:p w14:paraId="5E73EA45" w14:textId="77777777" w:rsidR="00A77E4B" w:rsidRDefault="00A77E4B">
      <w:pPr>
        <w:spacing w:after="120"/>
      </w:pPr>
    </w:p>
    <w:p w14:paraId="1FEF48F0" w14:textId="77777777" w:rsidR="00A77E4B" w:rsidRDefault="00000000">
      <w:pPr>
        <w:pStyle w:val="Heading3"/>
      </w:pPr>
      <w:r>
        <w:rPr>
          <w:color w:val="FF6B3D"/>
        </w:rPr>
        <w:t>unlinked 的操作規則</w:t>
      </w:r>
    </w:p>
    <w:p w14:paraId="39CDD9E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任何已認領的成績，選手均可申請解除關聯（claimed → unlinked）</w:t>
      </w:r>
    </w:p>
    <w:p w14:paraId="292E68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解除後，策展層成績作為公共資料繼續保留，但移除與帳號的關聯</w:t>
      </w:r>
    </w:p>
    <w:p w14:paraId="747A95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成績回到類似未認領的狀態，athlete_id 重設為 null</w:t>
      </w:r>
    </w:p>
    <w:p w14:paraId="1DCF8C9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保留原始姓名，作為公共紀錄的一部分</w:t>
      </w:r>
    </w:p>
    <w:p w14:paraId="3E514C5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解除關聯後，其他選手仍可重新認領（若該成績確實屬於他人）</w:t>
      </w:r>
    </w:p>
    <w:p w14:paraId="4FEB0E2F" w14:textId="77777777" w:rsidR="00A77E4B" w:rsidRDefault="00A77E4B">
      <w:pPr>
        <w:spacing w:after="120"/>
      </w:pPr>
    </w:p>
    <w:p w14:paraId="078BF3B9" w14:textId="77777777" w:rsidR="00A77E4B" w:rsidRDefault="00000000">
      <w:pPr>
        <w:pStyle w:val="Heading3"/>
      </w:pPr>
      <w:r>
        <w:rPr>
          <w:color w:val="FF6B3D"/>
        </w:rPr>
        <w:t>帳號刪除時的處理</w:t>
      </w:r>
    </w:p>
    <w:p w14:paraId="1F11C11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帳號刪除後，所有 claimed 成績自動變更為 unlinked</w:t>
      </w:r>
    </w:p>
    <w:p w14:paraId="07299B1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社群層（community）的自填成績：1 個月緩衝後永久刪除</w:t>
      </w:r>
    </w:p>
    <w:p w14:paraId="622FDEB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策展層（curated）的成績：保留公共資料，僅移除帳號關聯</w:t>
      </w:r>
    </w:p>
    <w:p w14:paraId="617F8A5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完賽證書檔案：與帳號解除關聯，但檔案本身長期保留備查</w:t>
      </w:r>
    </w:p>
    <w:p w14:paraId="74EA009E" w14:textId="77777777" w:rsidR="00A77E4B" w:rsidRDefault="00A77E4B">
      <w:pPr>
        <w:spacing w:after="120"/>
      </w:pPr>
    </w:p>
    <w:p w14:paraId="50269A45" w14:textId="77777777" w:rsidR="00A77E4B" w:rsidRDefault="00000000">
      <w:pPr>
        <w:pStyle w:val="Heading3"/>
      </w:pPr>
      <w:r>
        <w:rPr>
          <w:color w:val="FF6B3D"/>
        </w:rPr>
        <w:t>接力成員的個別申請</w:t>
      </w:r>
    </w:p>
    <w:p w14:paraId="73F9200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接力成員可單獨申請自己的分項成績解除關聯，不影響其他成員</w:t>
      </w:r>
    </w:p>
    <w:p w14:paraId="374FB4D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若所有成員均解除關聯，隊伍整體成績仍保留於策展層，成員欄位回到未認領狀態</w:t>
      </w:r>
    </w:p>
    <w:p w14:paraId="07DA8530" w14:textId="77777777" w:rsidR="00A77E4B" w:rsidRDefault="00000000">
      <w:pPr>
        <w:spacing w:before="80" w:after="60"/>
        <w:rPr>
          <w:ins w:id="8" w:author="Claude" w:date="2026-06-04T00:00:00Z"/>
        </w:rPr>
      </w:pPr>
      <w:ins w:id="9" w:author="Claude" w:date="2026-06-04T00:00:00Z">
        <w:r>
          <w:rPr>
            <w:rFonts w:eastAsia="Arial"/>
            <w:b/>
            <w:color w:val="1A5C2A"/>
          </w:rPr>
          <w:t>實作說明（2026-06-04）</w:t>
        </w:r>
      </w:ins>
    </w:p>
    <w:p w14:paraId="6534426D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0" w:author="Claude" w:date="2026-06-04T00:00:00Z"/>
        </w:rPr>
      </w:pPr>
      <w:ins w:id="11" w:author="Claude" w:date="2026-06-04T00:00:00Z">
        <w:r>
          <w:rPr>
            <w:rFonts w:eastAsia="Arial"/>
            <w:color w:val="333333"/>
          </w:rPr>
          <w:t>UI 入口：「我的紀錄」（/records）頁面，僅對 source_credibility = ‘official’ 且 claim_status = ‘claimed’ 的成績顯示「解除關聯」按鈕（UnlinkButton 元件）</w:t>
        </w:r>
      </w:ins>
    </w:p>
    <w:p w14:paraId="20E52E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2" w:author="Claude" w:date="2026-06-04T00:00:00Z"/>
        </w:rPr>
      </w:pPr>
      <w:ins w:id="13" w:author="Claude" w:date="2026-06-04T00:00:00Z">
        <w:r>
          <w:rPr>
            <w:rFonts w:eastAsia="Arial"/>
            <w:color w:val="333333"/>
          </w:rPr>
          <w:t>需二次確認後才執行，呼叫 unlink_result() DB Function，athlete_id 設為 null，claim_status 更新為 ‘unlinked’</w:t>
        </w:r>
      </w:ins>
    </w:p>
    <w:p w14:paraId="1325B758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4" w:author="Claude" w:date="2026-06-04T00:00:00Z"/>
        </w:rPr>
      </w:pPr>
      <w:ins w:id="15" w:author="Claude" w:date="2026-06-04T00:00:00Z">
        <w:r>
          <w:rPr>
            <w:rFonts w:eastAsia="Arial"/>
            <w:color w:val="333333"/>
          </w:rPr>
          <w:t>自填成績（self_reported）顯示「編輯」「刪除」按鈕；官方成績（official）+ 已公證成績（certificate）不顯示編輯刪除，避免覆蓋有公信力的資料</w:t>
        </w:r>
      </w:ins>
    </w:p>
    <w:p w14:paraId="28F76B09" w14:textId="77777777" w:rsidR="00A77E4B" w:rsidRDefault="00A77E4B">
      <w:pPr>
        <w:spacing w:after="240"/>
      </w:pPr>
    </w:p>
    <w:p w14:paraId="36D1F75C" w14:textId="77777777" w:rsidR="00A77E4B" w:rsidRDefault="00000000">
      <w:pPr>
        <w:pStyle w:val="Heading1"/>
      </w:pPr>
      <w:r>
        <w:rPr>
          <w:color w:val="060D18"/>
        </w:rPr>
        <w:t>22. 資料模型修訂</w:t>
      </w:r>
    </w:p>
    <w:p w14:paraId="300B5C04" w14:textId="77777777" w:rsidR="00A77E4B" w:rsidRDefault="00000000">
      <w:pPr>
        <w:pStyle w:val="Heading2"/>
      </w:pPr>
      <w:r>
        <w:rPr>
          <w:color w:val="0D1526"/>
        </w:rPr>
        <w:t>22.1 RESULT 結構分叉（修訂第 16 章）</w:t>
      </w:r>
    </w:p>
    <w:p w14:paraId="3ED5C5E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solo 與 relay 在領域模型上本質不同，不應強行統一。solo 的換區是個人表現；relay 的換區是團隊交接成本。硬要統一會把資料語意搞髒。</w:t>
      </w:r>
    </w:p>
    <w:p w14:paraId="2A159DC3" w14:textId="77777777" w:rsidR="00A77E4B" w:rsidRDefault="00A77E4B">
      <w:pPr>
        <w:spacing w:after="120"/>
      </w:pPr>
    </w:p>
    <w:p w14:paraId="1A5204D4" w14:textId="77777777" w:rsidR="00A77E4B" w:rsidRDefault="00000000">
      <w:pPr>
        <w:pStyle w:val="Heading3"/>
      </w:pPr>
      <w:r>
        <w:rPr>
          <w:color w:val="FF6B3D"/>
        </w:rPr>
        <w:t>設計原則</w:t>
      </w:r>
    </w:p>
    <w:p w14:paraId="578FFB5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 保留所有分項欄位，但 relay 時一律為 null</w:t>
      </w:r>
    </w:p>
    <w:p w14:paraId="49A995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relay 的分項時間改放 TEAM_MEMBER，T1/T2 放 TEAM</w:t>
      </w:r>
    </w:p>
    <w:p w14:paraId="09E6282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T1/T2 不以反推計算（total - swim - bike - run），反推會遇到四捨五入、晶片切點差異、缺漏分項等問題，反推是報表手段，不是資料來源</w:t>
      </w:r>
    </w:p>
    <w:p w14:paraId="5D9F5235" w14:textId="77777777" w:rsidR="00A77E4B" w:rsidRDefault="00A77E4B">
      <w:pPr>
        <w:spacing w:after="120"/>
      </w:pPr>
    </w:p>
    <w:p w14:paraId="4421A6A0" w14:textId="77777777" w:rsidR="00A77E4B" w:rsidRDefault="00000000">
      <w:pPr>
        <w:pStyle w:val="Heading3"/>
      </w:pPr>
      <w:r>
        <w:rPr>
          <w:color w:val="FF6B3D"/>
        </w:rPr>
        <w:t>RESULT 最終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35B9C46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2D2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1F2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348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8BA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relay</w:t>
            </w:r>
          </w:p>
        </w:tc>
      </w:tr>
      <w:tr w:rsidR="00A77E4B" w14:paraId="7A84D8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9B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4A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25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20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C077AB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3C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result_type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E2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43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30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relay</w:t>
            </w:r>
          </w:p>
        </w:tc>
      </w:tr>
      <w:tr w:rsidR="00A77E4B" w14:paraId="412B8A7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D7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46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34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00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23F0527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08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CA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C2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43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null（由 TEAM 管理）</w:t>
            </w:r>
          </w:p>
        </w:tc>
      </w:tr>
      <w:tr w:rsidR="00A77E4B" w14:paraId="3205E4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64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76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FF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姓名快照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EC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A649CA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20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81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D0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AC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</w:tr>
      <w:tr w:rsidR="00A77E4B" w14:paraId="793521D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71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7D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5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45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05929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76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F9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A3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58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750276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05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35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FF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C8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7385C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BB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85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72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B4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15235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E9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72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AC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5A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438526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6E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4A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DB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58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73251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83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94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37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A6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0355B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74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61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33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15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BD5FC3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4B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80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66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A6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2174C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CC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41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9A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AA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0405E0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11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CD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E5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75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31AB7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2C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39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BA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E5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10D57A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A0A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8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E4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D0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</w:tbl>
    <w:p w14:paraId="68C4D96A" w14:textId="77777777" w:rsidR="00A77E4B" w:rsidRDefault="00A77E4B">
      <w:pPr>
        <w:spacing w:after="120"/>
      </w:pPr>
    </w:p>
    <w:p w14:paraId="62D5B336" w14:textId="77777777" w:rsidR="00A77E4B" w:rsidRDefault="00000000">
      <w:pPr>
        <w:pStyle w:val="Heading3"/>
      </w:pPr>
      <w:r>
        <w:rPr>
          <w:color w:val="FF6B3D"/>
        </w:rPr>
        <w:t>開發規則（寫死）</w:t>
      </w:r>
    </w:p>
    <w:p w14:paraId="3B491A8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solo：RESULT 必須有 swim / t1 / bike / t2 / run / total</w:t>
      </w:r>
    </w:p>
    <w:p w14:paraId="7E8C575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relay：RESULT 只保留 total；TEAM 必須有 t1 / t2；TEAM_MEMBER 必須有各分項 split_seconds</w:t>
      </w:r>
    </w:p>
    <w:p w14:paraId="68FF35FD" w14:textId="77777777" w:rsidR="00A77E4B" w:rsidRDefault="00A77E4B">
      <w:pPr>
        <w:spacing w:after="120"/>
      </w:pPr>
    </w:p>
    <w:p w14:paraId="21C70A25" w14:textId="77777777" w:rsidR="00A77E4B" w:rsidRDefault="00000000">
      <w:pPr>
        <w:pStyle w:val="Heading2"/>
      </w:pPr>
      <w:r>
        <w:rPr>
          <w:color w:val="0D1526"/>
        </w:rPr>
        <w:t>22.2 來源可信度分層（修訂第 14、16 章）</w:t>
      </w:r>
    </w:p>
    <w:p w14:paraId="6BDD021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原有的 source_type 與 verification_status 兩個欄位語意重疊，合併為單一欄位 source_credibility，明確表達資料的可信程度。</w:t>
      </w:r>
    </w:p>
    <w:p w14:paraId="18A6CFC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4CC44AF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E20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E1E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可信度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95E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DA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09B65A5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A5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official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E8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32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策展層助手建立，來自官方賽事結果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87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助手手動建立或批次匯入</w:t>
            </w:r>
          </w:p>
        </w:tc>
      </w:tr>
      <w:tr w:rsidR="00A77E4B" w14:paraId="668EDD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9F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F7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FF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選手上傳完賽證書，人工審核通過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50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選手上傳，助手審核</w:t>
            </w:r>
          </w:p>
        </w:tc>
      </w:tr>
      <w:tr w:rsidR="00A77E4B" w14:paraId="77533A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7B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self_reported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54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13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選手自填，無附加驗證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D7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</w:tr>
    </w:tbl>
    <w:p w14:paraId="4EEC4D61" w14:textId="77777777" w:rsidR="00A77E4B" w:rsidRDefault="00A77E4B">
      <w:pPr>
        <w:spacing w:after="120"/>
      </w:pPr>
    </w:p>
    <w:p w14:paraId="5A616B83" w14:textId="77777777" w:rsidR="00A77E4B" w:rsidRDefault="00000000">
      <w:pPr>
        <w:pStyle w:val="Heading3"/>
      </w:pPr>
      <w:r>
        <w:rPr>
          <w:color w:val="FF6B3D"/>
        </w:rPr>
        <w:t>排行榜顯示規則</w:t>
      </w:r>
    </w:p>
    <w:p w14:paraId="6666624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official：顯示官方策展標章</w:t>
      </w:r>
    </w:p>
    <w:p w14:paraId="00D5D20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certificate：顯示已公證標章</w:t>
      </w:r>
    </w:p>
    <w:p w14:paraId="25E831C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self_reported：顯示自填標示，排列於已公證成績之後</w:t>
      </w:r>
    </w:p>
    <w:p w14:paraId="57C9D50A" w14:textId="77777777" w:rsidR="00A77E4B" w:rsidRDefault="00A77E4B">
      <w:pPr>
        <w:spacing w:after="120"/>
      </w:pPr>
    </w:p>
    <w:p w14:paraId="74FEC5BF" w14:textId="77777777" w:rsidR="00A77E4B" w:rsidRDefault="00000000">
      <w:pPr>
        <w:pStyle w:val="Heading3"/>
      </w:pPr>
      <w:r>
        <w:rPr>
          <w:color w:val="FF6B3D"/>
        </w:rPr>
        <w:t>認領後的 source_credibility</w:t>
      </w:r>
    </w:p>
    <w:p w14:paraId="6CF5223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策展層成績（official）被選手認領並上傳證書後，source_credibility 維持 official</w:t>
      </w:r>
    </w:p>
    <w:p w14:paraId="132DFB7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理由：資料來源本身沒有改變，認領只是建立帳號關聯，不影響原始資料的可信度</w:t>
      </w:r>
    </w:p>
    <w:p w14:paraId="6613A35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從 unclaimed 更新為 claimed，兩個欄位各自獨立表達不同語意</w:t>
      </w:r>
    </w:p>
    <w:p w14:paraId="1A6F4962" w14:textId="77777777" w:rsidR="00A77E4B" w:rsidRDefault="00A77E4B">
      <w:pPr>
        <w:spacing w:after="120"/>
      </w:pPr>
    </w:p>
    <w:p w14:paraId="3A5EEE39" w14:textId="77777777" w:rsidR="00A77E4B" w:rsidRDefault="00000000">
      <w:pPr>
        <w:pStyle w:val="Heading3"/>
      </w:pPr>
      <w:r>
        <w:rPr>
          <w:color w:val="FF6B3D"/>
        </w:rPr>
        <w:t>verification_status 的處置</w:t>
      </w:r>
    </w:p>
    <w:p w14:paraId="66E5CE5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原 verification_status（unverified / pending / verified）廢棄</w:t>
      </w:r>
    </w:p>
    <w:p w14:paraId="1929739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證書上傳流程改用 source_credibility 升級表達：self_reported → certificate（審核通過後）</w:t>
      </w:r>
    </w:p>
    <w:p w14:paraId="6645149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待審期間可在 claim_status 中以 pending 表示，不需要額外欄位</w:t>
      </w:r>
    </w:p>
    <w:p w14:paraId="0334CF4A" w14:textId="77777777" w:rsidR="00A77E4B" w:rsidRDefault="00A77E4B">
      <w:pPr>
        <w:spacing w:after="240"/>
      </w:pPr>
    </w:p>
    <w:p w14:paraId="1C00EDDA" w14:textId="77777777" w:rsidR="00A77E4B" w:rsidRDefault="00A77E4B">
      <w:pPr>
        <w:pBdr>
          <w:bottom w:val="single" w:sz="4" w:space="0" w:color="E2E8F0"/>
        </w:pBdr>
        <w:spacing w:before="160" w:after="160"/>
      </w:pPr>
    </w:p>
    <w:p w14:paraId="6AB17EDD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v1.0　·　2026 年 6 月　·　trilog.run</w:t>
      </w:r>
    </w:p>
    <w:p w14:paraId="365CDDBF" w14:textId="77777777" w:rsidR="00A77E4B" w:rsidRDefault="00000000">
      <w:pPr>
        <w:pStyle w:val="Heading1"/>
      </w:pPr>
      <w:r>
        <w:rPr>
          <w:color w:val="060D18"/>
        </w:rPr>
        <w:t>23. 最速榜設計規格</w:t>
      </w:r>
    </w:p>
    <w:p w14:paraId="23B3ACB9" w14:textId="77777777" w:rsidR="00A77E4B" w:rsidRDefault="00000000">
      <w:pPr>
        <w:pStyle w:val="Heading2"/>
      </w:pPr>
      <w:r>
        <w:rPr>
          <w:color w:val="0D1526"/>
        </w:rPr>
        <w:t>23.1 核心概念</w:t>
      </w:r>
    </w:p>
    <w:p w14:paraId="3EF601D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最速榜是 Tri·log 的首頁核心視覺，也是整個產品的起心動念。它是台灣鐵人三項選手的個人最佳成績彙整，跨賽事排列，每人只取最快的那筆。榜單本身就是產品的核心價值，不是功能的附屬品。</w:t>
      </w:r>
    </w:p>
    <w:p w14:paraId="7EB227CA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00333A6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6C8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C33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設計決策</w:t>
            </w:r>
          </w:p>
        </w:tc>
      </w:tr>
      <w:tr w:rsidR="00A77E4B" w14:paraId="509E20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1D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呈現邏輯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75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每人只取個人最佳成績（Leaderboard 模式），同一選手不重複出現</w:t>
            </w:r>
          </w:p>
        </w:tc>
      </w:tr>
      <w:tr w:rsidR="00A77E4B" w14:paraId="13F67D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88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排列依據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65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完賽總時間由快至慢</w:t>
            </w:r>
          </w:p>
        </w:tc>
      </w:tr>
      <w:tr w:rsidR="00A77E4B" w14:paraId="4C30AA8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A8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選手範圍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0E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台灣選手（依國籍篩選），不限賽事舉辦地點</w:t>
            </w:r>
          </w:p>
        </w:tc>
      </w:tr>
      <w:tr w:rsidR="00A77E4B" w14:paraId="58DA7B8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15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賽事範圍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E8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跨賽事，普悠瑪、Challenge Taiwan、IM Taiwan、海外賽事皆可納入</w:t>
            </w:r>
          </w:p>
        </w:tc>
      </w:tr>
      <w:tr w:rsidR="00A77E4B" w14:paraId="1F58DB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E2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初期距離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71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全距離為首發，其他距離（113、51.5、25.75）預留頁籤，待資料累積後開啟</w:t>
            </w:r>
          </w:p>
        </w:tc>
      </w:tr>
      <w:tr w:rsidR="00A77E4B" w14:paraId="4FFABB6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A3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4A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男子組、女子組各自排列，同頁呈現，用色彩系統區分</w:t>
            </w:r>
          </w:p>
        </w:tc>
      </w:tr>
      <w:tr w:rsidR="00A77E4B" w14:paraId="2B582BA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49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資料來源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50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策展層（助手建立）優先，社群登錄為補充</w:t>
            </w:r>
          </w:p>
        </w:tc>
      </w:tr>
    </w:tbl>
    <w:p w14:paraId="708FA352" w14:textId="77777777" w:rsidR="00A77E4B" w:rsidRDefault="00A77E4B">
      <w:pPr>
        <w:spacing w:after="120"/>
      </w:pPr>
    </w:p>
    <w:p w14:paraId="51797214" w14:textId="77777777" w:rsidR="00A77E4B" w:rsidRDefault="00000000">
      <w:pPr>
        <w:pStyle w:val="Heading2"/>
      </w:pPr>
      <w:r>
        <w:rPr>
          <w:color w:val="0D1526"/>
        </w:rPr>
        <w:t>23.2 視覺設計系統</w:t>
      </w:r>
    </w:p>
    <w:p w14:paraId="3B1A5BAF" w14:textId="77777777" w:rsidR="00A77E4B" w:rsidRDefault="00000000">
      <w:pPr>
        <w:pStyle w:val="Heading3"/>
      </w:pPr>
      <w:r>
        <w:rPr>
          <w:color w:val="FF6B3D"/>
        </w:rPr>
        <w:t>色彩系統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8BBC5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0A0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變數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D83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色值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65B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5AFD70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0C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--bg-deep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08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#060D18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69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主背景，最深層，賦予尊榮感</w:t>
            </w:r>
          </w:p>
        </w:tc>
      </w:tr>
      <w:tr w:rsidR="00A77E4B" w14:paraId="35D95B0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DC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--bg-surface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28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#0D1526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ED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次要表面</w:t>
            </w:r>
          </w:p>
        </w:tc>
      </w:tr>
      <w:tr w:rsidR="00A77E4B" w14:paraId="095E4C3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3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--bg-card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0E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#111E35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2E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卡片背景</w:t>
            </w:r>
          </w:p>
        </w:tc>
      </w:tr>
      <w:tr w:rsidR="00A77E4B" w14:paraId="5B83D30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DC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--bg-hover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44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#162440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29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hover 狀態</w:t>
            </w:r>
          </w:p>
        </w:tc>
      </w:tr>
      <w:tr w:rsidR="00A77E4B" w14:paraId="6CEC64D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4E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--swim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7D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#22C9C9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02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游泳分項色（青藍）</w:t>
            </w:r>
          </w:p>
        </w:tc>
      </w:tr>
      <w:tr w:rsidR="00A77E4B" w14:paraId="49E24E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AF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--bike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4E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#A8E063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A5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自行車分項色（草地綠）</w:t>
            </w:r>
          </w:p>
        </w:tc>
      </w:tr>
      <w:tr w:rsidR="00A77E4B" w14:paraId="475A088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D2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--run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48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#FF6B3D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06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跑步分項色（珊瑚橘）兼主品牌強調色</w:t>
            </w:r>
          </w:p>
        </w:tc>
      </w:tr>
      <w:tr w:rsidR="00A77E4B" w14:paraId="684BFA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02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--gold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52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#F5C842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52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第一名</w:t>
            </w:r>
          </w:p>
        </w:tc>
      </w:tr>
      <w:tr w:rsidR="00A77E4B" w14:paraId="5F1CEF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6C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--silver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78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#A0A0A0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0F2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第二名</w:t>
            </w:r>
          </w:p>
        </w:tc>
      </w:tr>
      <w:tr w:rsidR="00A77E4B" w14:paraId="73F6007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11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--bronze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F7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#CD9660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F9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第三名</w:t>
            </w:r>
          </w:p>
        </w:tc>
      </w:tr>
      <w:tr w:rsidR="00A77E4B" w14:paraId="758847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A5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--female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A7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#D4537E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E1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女子組主色（粉紫）</w:t>
            </w:r>
          </w:p>
        </w:tc>
      </w:tr>
      <w:tr w:rsidR="00A77E4B" w14:paraId="13AE159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78D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--text-1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AF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#F0EDE6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F0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主要文字：名字、時間</w:t>
            </w:r>
          </w:p>
        </w:tc>
      </w:tr>
      <w:tr w:rsidR="00A77E4B" w14:paraId="34F24C9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6C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--text-2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5B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#8A96A8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DE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次要文字</w:t>
            </w:r>
          </w:p>
        </w:tc>
      </w:tr>
      <w:tr w:rsidR="00A77E4B" w14:paraId="4CEF219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22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--text-3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0E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#4A5568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B3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輔助文字：名次、賽事名</w:t>
            </w:r>
          </w:p>
        </w:tc>
      </w:tr>
    </w:tbl>
    <w:p w14:paraId="0CE75D85" w14:textId="77777777" w:rsidR="00A77E4B" w:rsidRDefault="00A77E4B">
      <w:pPr>
        <w:spacing w:after="120"/>
      </w:pPr>
    </w:p>
    <w:p w14:paraId="22FB6061" w14:textId="77777777" w:rsidR="00A77E4B" w:rsidRDefault="00000000">
      <w:pPr>
        <w:pStyle w:val="Heading3"/>
      </w:pPr>
      <w:r>
        <w:rPr>
          <w:color w:val="FF6B3D"/>
        </w:rPr>
        <w:t>字體系統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5193B2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31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字體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C67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5D6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特性</w:t>
            </w:r>
          </w:p>
        </w:tc>
      </w:tr>
      <w:tr w:rsidR="00A77E4B" w14:paraId="0B6670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92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Syne 800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10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品牌標誌、頁面大標題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B0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幾何感、力量感</w:t>
            </w:r>
          </w:p>
        </w:tc>
      </w:tr>
      <w:tr w:rsidR="00A77E4B" w14:paraId="3FF4CA5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FB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DM Mono 400/500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75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時間數字、標籤、更新日期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BC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等寬、精準、數據感</w:t>
            </w:r>
          </w:p>
        </w:tc>
      </w:tr>
      <w:tr w:rsidR="00A77E4B" w14:paraId="77255D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46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Noto Sans TC 300/400/500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3D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中文選手姓名、UI 文字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87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清晰、易讀</w:t>
            </w:r>
          </w:p>
        </w:tc>
      </w:tr>
    </w:tbl>
    <w:p w14:paraId="6F716E35" w14:textId="77777777" w:rsidR="00A77E4B" w:rsidRDefault="00A77E4B">
      <w:pPr>
        <w:spacing w:after="120"/>
      </w:pPr>
    </w:p>
    <w:p w14:paraId="6D9DD745" w14:textId="77777777" w:rsidR="00A77E4B" w:rsidRDefault="00000000">
      <w:pPr>
        <w:pStyle w:val="Heading2"/>
      </w:pPr>
      <w:r>
        <w:rPr>
          <w:color w:val="0D1526"/>
        </w:rPr>
        <w:t>23.3 榜單元件結構</w:t>
      </w:r>
    </w:p>
    <w:p w14:paraId="5B58612F" w14:textId="77777777" w:rsidR="00A77E4B" w:rsidRDefault="00000000">
      <w:pPr>
        <w:pStyle w:val="Heading3"/>
      </w:pPr>
      <w:r>
        <w:rPr>
          <w:color w:val="FF6B3D"/>
        </w:rPr>
        <w:t>HTML 元件 .tlb</w:t>
      </w:r>
    </w:p>
    <w:p w14:paraId="6895304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最速榜封裝為獨立的 .tlb 元件，可重複使用於不同距離。以下為元件的 CSS class 說明：</w:t>
      </w:r>
    </w:p>
    <w:p w14:paraId="3E6AC6D9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1D9BAB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5A9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Class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DC1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E64DC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60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.tlb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95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最速榜根元件，深色背景 #060D18，圓角 16px，外邊框 1px</w:t>
            </w:r>
          </w:p>
        </w:tc>
      </w:tr>
      <w:tr w:rsidR="00A77E4B" w14:paraId="1204CD1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C1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78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英雄區塊，含距離浮水印（data-distance 屬性）、標籤、標題、頁籤</w:t>
            </w:r>
          </w:p>
        </w:tc>
      </w:tr>
      <w:tr w:rsidR="00A77E4B" w14:paraId="77A184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9C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.tlb-hero::before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C6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CSS 偽元素，讀取 data-distance 屬性渲染大字浮水印，opacity 0.03</w:t>
            </w:r>
          </w:p>
        </w:tc>
      </w:tr>
      <w:tr w:rsidR="00A77E4B" w14:paraId="0952B7C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A7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.tlb-tabs / .tlb-tab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47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距離切換頁籤，active 狀態底線為 --run 色，disabled 狀態 opacity 0.35</w:t>
            </w:r>
          </w:p>
        </w:tc>
      </w:tr>
      <w:tr w:rsidR="00A77E4B" w14:paraId="7E562F9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40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.tlb-gender-head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A9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性別區塊標頭，含性別標籤、更新日期、筆數</w:t>
            </w:r>
          </w:p>
        </w:tc>
      </w:tr>
      <w:tr w:rsidR="00A77E4B" w14:paraId="432A7D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73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.tlb-gender-label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4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男子組用 --swim 色 border-left，女子組加 .female class 改為 --female 色</w:t>
            </w:r>
          </w:p>
        </w:tc>
      </w:tr>
      <w:tr w:rsidR="00A77E4B" w14:paraId="6CA2787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2E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.tlb-row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31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榜單列，grid 四欄：名次 36px / 姓名 1fr / 時間 110px / 賽事 1fr</w:t>
            </w:r>
          </w:p>
        </w:tc>
      </w:tr>
      <w:tr w:rsidR="00A77E4B" w14:paraId="0828BE8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98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.tlb-rank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21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名次，DM Mono，.rank-1 金色 / .rank-2 銀色 / .rank-3 銅色</w:t>
            </w:r>
          </w:p>
        </w:tc>
      </w:tr>
      <w:tr w:rsidR="00A77E4B" w14:paraId="238AA1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1C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.tlb-name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18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選手姓名，未認領加 .unclaimed class 降低透明度</w:t>
            </w:r>
          </w:p>
        </w:tc>
      </w:tr>
      <w:tr w:rsidR="00A77E4B" w14:paraId="08CC31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01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.tlb-time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BC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完賽時間，DM Mono 等寬。男 Sub10 加 .male-sub10（橘色）；女 Sub10 加 .female-sub10（粉紫色）；第一名分別加 .male-first / .female-first</w:t>
            </w:r>
          </w:p>
        </w:tc>
      </w:tr>
      <w:tr w:rsidR="00A77E4B" w14:paraId="278601A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0C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.tlb-race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62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賽事名稱，右對齊，DM Mono，text-3 色</w:t>
            </w:r>
          </w:p>
        </w:tc>
      </w:tr>
      <w:tr w:rsidR="00A77E4B" w14:paraId="64B9AB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7F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.tlb-divider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7D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分界線，1px 細線，margin 4px 0，視覺隔開不同段位</w:t>
            </w:r>
          </w:p>
        </w:tc>
      </w:tr>
      <w:tr w:rsidR="00A77E4B" w14:paraId="0854197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1D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.tlb-gender-gap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02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男女組之間的 8px 空隙</w:t>
            </w:r>
          </w:p>
        </w:tc>
      </w:tr>
      <w:tr w:rsidR="00A77E4B" w14:paraId="41F87F7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A2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.tlb-footer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AB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底部，左側免責說明 + 右側「登錄我的成績」膠囊按鈕</w:t>
            </w:r>
          </w:p>
        </w:tc>
      </w:tr>
    </w:tbl>
    <w:p w14:paraId="753F9076" w14:textId="77777777" w:rsidR="00A77E4B" w:rsidRDefault="00A77E4B">
      <w:pPr>
        <w:spacing w:after="120"/>
      </w:pPr>
    </w:p>
    <w:p w14:paraId="2295E599" w14:textId="77777777" w:rsidR="00A77E4B" w:rsidRDefault="00000000">
      <w:pPr>
        <w:pStyle w:val="Heading2"/>
      </w:pPr>
      <w:r>
        <w:rPr>
          <w:color w:val="0D1526"/>
        </w:rPr>
        <w:t>23.4 Sub 分界線邏輯</w:t>
      </w:r>
    </w:p>
    <w:p w14:paraId="6B95D34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分界線是最速榜的核心視覺語言，不需要文字標示「Sub 10」或「Sub 11」，一條細線讓社群自己讀懂。</w:t>
      </w:r>
    </w:p>
    <w:p w14:paraId="6DD6590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72F09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2BE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113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男子分界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2BB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女子分界</w:t>
            </w:r>
          </w:p>
        </w:tc>
      </w:tr>
      <w:tr w:rsidR="00A77E4B" w14:paraId="4CB555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0E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AF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10（10:00:00）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27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 / Sub 11（依資料量決定）</w:t>
            </w:r>
          </w:p>
        </w:tc>
      </w:tr>
      <w:tr w:rsidR="00A77E4B" w14:paraId="59B70BF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ED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57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5（5:00:00）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86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5.5（待定）</w:t>
            </w:r>
          </w:p>
        </w:tc>
      </w:tr>
      <w:tr w:rsidR="00A77E4B" w14:paraId="7AC30EB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61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F2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2（2:00:00）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D0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2.5（待定）</w:t>
            </w:r>
          </w:p>
        </w:tc>
      </w:tr>
      <w:tr w:rsidR="00A77E4B" w14:paraId="11E6A71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C8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CD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1（1:00:00）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15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1.2（待定）</w:t>
            </w:r>
          </w:p>
        </w:tc>
      </w:tr>
    </w:tbl>
    <w:p w14:paraId="58A46F33" w14:textId="77777777" w:rsidR="00A77E4B" w:rsidRDefault="00A77E4B">
      <w:pPr>
        <w:spacing w:after="120"/>
      </w:pPr>
    </w:p>
    <w:p w14:paraId="374AD59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分界線位置由系統自動計算，不需要人工標記</w:t>
      </w:r>
    </w:p>
    <w:p w14:paraId="4CEFCD9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若某距離目前登錄數量不足，暫時不顯示分界線</w:t>
      </w:r>
    </w:p>
    <w:p w14:paraId="26AE7F8F" w14:textId="77777777" w:rsidR="00A77E4B" w:rsidRDefault="00A77E4B">
      <w:pPr>
        <w:spacing w:after="120"/>
      </w:pPr>
    </w:p>
    <w:p w14:paraId="0F604DCB" w14:textId="77777777" w:rsidR="00A77E4B" w:rsidRDefault="00000000">
      <w:pPr>
        <w:pStyle w:val="Heading2"/>
      </w:pPr>
      <w:r>
        <w:rPr>
          <w:color w:val="0D1526"/>
        </w:rPr>
        <w:t>23.5 距離頁籤擴充計畫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21D2FD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2B1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73C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E3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啟用條件</w:t>
            </w:r>
          </w:p>
        </w:tc>
      </w:tr>
      <w:tr w:rsidR="00A77E4B" w14:paraId="317B38E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10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226 全距離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C6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MVP 啟用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8F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初期手動建立台灣主要賽事歷史資料</w:t>
            </w:r>
          </w:p>
        </w:tc>
      </w:tr>
      <w:tr w:rsidR="00A77E4B" w14:paraId="5F7B10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DC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87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8A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50 筆已公證成績後啟用</w:t>
            </w:r>
          </w:p>
        </w:tc>
      </w:tr>
      <w:tr w:rsidR="00A77E4B" w14:paraId="00DDA8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75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EE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9B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  <w:tr w:rsidR="00A77E4B" w14:paraId="33653B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7D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05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16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</w:tbl>
    <w:p w14:paraId="4D978451" w14:textId="77777777" w:rsidR="00A77E4B" w:rsidRDefault="00A77E4B">
      <w:pPr>
        <w:spacing w:after="120"/>
      </w:pPr>
    </w:p>
    <w:p w14:paraId="48BBF769" w14:textId="77777777" w:rsidR="00A77E4B" w:rsidRDefault="00000000">
      <w:pPr>
        <w:pStyle w:val="Heading2"/>
      </w:pPr>
      <w:r>
        <w:rPr>
          <w:color w:val="0D1526"/>
        </w:rPr>
        <w:t>23.6 頁面架構</w:t>
      </w:r>
    </w:p>
    <w:p w14:paraId="6E0F44C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最速榜作為首頁（/）的核心視覺，選手點擊任一列可進入選手個人頁面，看到完整的分項時間歷史；點擊賽事名稱可進入賽事頁面，看到該賽事的歷屆成績與天氣資料。</w:t>
      </w:r>
    </w:p>
    <w:p w14:paraId="5ACE1A4C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27AB4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C2A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互動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7F5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目標頁面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192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BE5650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2F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點擊選手列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BE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/athletes/:id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A1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個人頁面，含分項時間、歷年成績、接力紀錄</w:t>
            </w:r>
          </w:p>
        </w:tc>
      </w:tr>
      <w:tr w:rsidR="00A77E4B" w14:paraId="0CBD99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40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點擊賽事名稱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98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/races/:slug/editions/:year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AE7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賽事屆次頁，含天氣、成績分佈</w:t>
            </w:r>
          </w:p>
        </w:tc>
      </w:tr>
      <w:tr w:rsidR="00A77E4B" w14:paraId="2D9DB2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BE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距離頁籤切換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E6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同頁切換，URL 加 ?distance=113 等參數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8CCF" w14:textId="77777777" w:rsidR="00A77E4B" w:rsidRDefault="00A77E4B"/>
        </w:tc>
      </w:tr>
      <w:tr w:rsidR="00A77E4B" w14:paraId="1C77C25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0F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登錄我的成績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FA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/result/new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BA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新增成績頁面</w:t>
            </w:r>
          </w:p>
        </w:tc>
      </w:tr>
    </w:tbl>
    <w:p w14:paraId="39669E4E" w14:textId="77777777" w:rsidR="00A77E4B" w:rsidRDefault="00A77E4B">
      <w:pPr>
        <w:spacing w:after="120"/>
      </w:pPr>
    </w:p>
    <w:p w14:paraId="30D3D9FF" w14:textId="77777777" w:rsidR="00A77E4B" w:rsidRDefault="00000000">
      <w:pPr>
        <w:pStyle w:val="Heading2"/>
      </w:pPr>
      <w:r>
        <w:rPr>
          <w:color w:val="0D1526"/>
        </w:rPr>
        <w:t>23.7 參考實作檔案</w:t>
      </w:r>
    </w:p>
    <w:p w14:paraId="4A5EE64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完整的最速榜 HTML 參考實作，包含詳細的 CSS 注釋與設計系統說明，存放於：</w:t>
      </w:r>
    </w:p>
    <w:p w14:paraId="35B5E992" w14:textId="77777777" w:rsidR="00A77E4B" w:rsidRDefault="00A77E4B">
      <w:pPr>
        <w:spacing w:after="120"/>
      </w:pPr>
    </w:p>
    <w:p w14:paraId="1ECE5876" w14:textId="77777777" w:rsidR="00A77E4B" w:rsidRDefault="00000000">
      <w:pPr>
        <w:spacing w:before="40" w:after="6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trilog_fastest_board.html</w:t>
      </w:r>
    </w:p>
    <w:p w14:paraId="6D247936" w14:textId="77777777" w:rsidR="00A77E4B" w:rsidRDefault="00A77E4B">
      <w:pPr>
        <w:spacing w:after="120"/>
      </w:pPr>
    </w:p>
    <w:p w14:paraId="2B4AFE5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此檔案包含：完整的 CSS 設計系統（含所有 CSS 變數與注釋）、導覽列 nav 元件、頁面 hero 區塊、.tlb 元件完整實作、226 全距離男女子組完整範例資料。可直接作為 Next.js 元件開發的視覺參考基準。</w:t>
      </w:r>
    </w:p>
    <w:p w14:paraId="770CDEEB" w14:textId="77777777" w:rsidR="00A77E4B" w:rsidRDefault="00A77E4B">
      <w:pPr>
        <w:spacing w:after="240"/>
      </w:pPr>
    </w:p>
    <w:p w14:paraId="43D0D2DC" w14:textId="77777777" w:rsidR="00A77E4B" w:rsidRDefault="00A77E4B">
      <w:pPr>
        <w:pBdr>
          <w:bottom w:val="single" w:sz="4" w:space="0" w:color="E2E8F0"/>
        </w:pBdr>
        <w:spacing w:before="160" w:after="160"/>
      </w:pPr>
    </w:p>
    <w:p w14:paraId="3D361491" w14:textId="77777777" w:rsidR="00A77E4B" w:rsidRDefault="00000000">
      <w:pPr>
        <w:pStyle w:val="Heading1"/>
      </w:pPr>
      <w:r>
        <w:rPr>
          <w:color w:val="060D18"/>
        </w:rPr>
        <w:t>24. 導覽與管理區設計規格</w:t>
      </w:r>
    </w:p>
    <w:p w14:paraId="5EBFE5ED" w14:textId="77777777" w:rsidR="00A77E4B" w:rsidRDefault="00000000">
      <w:pPr>
        <w:pStyle w:val="Heading2"/>
      </w:pPr>
      <w:r>
        <w:rPr>
          <w:color w:val="0D1526"/>
        </w:rPr>
        <w:t>24.1 導覽列（Nav）連結規則</w:t>
      </w:r>
    </w:p>
    <w:p w14:paraId="02E49A7B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導覽列為 Server Component，依登入狀態與角色動態顯示連結。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77E4B" w14:paraId="48A397C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0AF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連結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AA7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DC8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顯示條件</w:t>
            </w:r>
          </w:p>
        </w:tc>
      </w:tr>
      <w:tr w:rsidR="00A77E4B" w14:paraId="3A66EA9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C5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最速榜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D1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6B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2621385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15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C2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/rankings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DB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5AA9F74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44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C1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/unclaimed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90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5933CBBE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C8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管理（下拉）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B8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 、 /admin/races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F8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已登入且角色 ≥ assistant</w:t>
            </w:r>
          </w:p>
        </w:tc>
      </w:tr>
      <w:tr w:rsidR="00A77E4B" w14:paraId="48013A93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2E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我的紀錄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0B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/records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54B76CF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05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+ 新增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E3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/records/new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D20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684BAAB6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AE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首字母頭像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7F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/profile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66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32B071E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EF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AE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/login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4B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未登入</w:t>
            </w:r>
          </w:p>
        </w:tc>
      </w:tr>
      <w:tr w:rsidR="00A77E4B" w14:paraId="7DA2E7A9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C9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1B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/register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44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未登入</w:t>
            </w:r>
          </w:p>
        </w:tc>
      </w:tr>
    </w:tbl>
    <w:p w14:paraId="6D9E2B1D" w14:textId="77777777" w:rsidR="00A77E4B" w:rsidRDefault="00000000">
      <w:pPr>
        <w:pStyle w:val="Heading3"/>
      </w:pPr>
      <w:r>
        <w:rPr>
          <w:color w:val="FF6B3D"/>
        </w:rPr>
        <w:t>管理下拉選單</w:t>
      </w:r>
    </w:p>
    <w:p w14:paraId="67E8E6F4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「管理」連結以下拉選單呈現（Client Component），點擊展開後可直接選擇目標頁面。點擊選單外側自動關閉。此設計取代原本的單一連結，因管理區包含多個獨立功能頁面。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7E4B" w14:paraId="778CF6C2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FC6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D1A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</w:tr>
      <w:tr w:rsidR="00A77E4B" w14:paraId="709533D8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78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審核中心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47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</w:t>
            </w:r>
          </w:p>
        </w:tc>
      </w:tr>
      <w:tr w:rsidR="00A77E4B" w14:paraId="5033E9BF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DE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賽事管理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35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/admin/races</w:t>
            </w:r>
          </w:p>
        </w:tc>
      </w:tr>
    </w:tbl>
    <w:p w14:paraId="729B13E2" w14:textId="77777777" w:rsidR="00A77E4B" w:rsidRDefault="00000000">
      <w:pPr>
        <w:pStyle w:val="Heading2"/>
      </w:pPr>
      <w:r>
        <w:rPr>
          <w:color w:val="0D1526"/>
        </w:rPr>
        <w:t>24.2 管理區架構</w:t>
      </w:r>
    </w:p>
    <w:p w14:paraId="4256BA97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管理區使用獨立的 (admin) route group，與一般用戶的 (main) route group 完全分離。兩者各有自己的 layout.tsx，未來調整各自版面不會互相影響。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77E4B" w14:paraId="1F75779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058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Route Group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E6C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包含路由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392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B504D6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86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(main)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56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 、 /rankings 、 /unclaimed 、 /records 、 /profile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D6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一般用戶頁面</w:t>
            </w:r>
          </w:p>
        </w:tc>
      </w:tr>
      <w:tr w:rsidR="00A77E4B" w14:paraId="1CB540B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C3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(admin)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89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 、 /admin/races 、 /admin/races/[id]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15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管理區，獨立 layout，不受一般頁面改動影響</w:t>
            </w:r>
          </w:p>
        </w:tc>
      </w:tr>
      <w:tr w:rsidR="00A77E4B" w14:paraId="7EE6EC4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BD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(auth)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E3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/login 、 /register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D6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全螢幕置中 layout</w:t>
            </w:r>
          </w:p>
        </w:tc>
      </w:tr>
    </w:tbl>
    <w:p w14:paraId="7C02DF57" w14:textId="77777777" w:rsidR="00A77E4B" w:rsidRDefault="00000000">
      <w:pPr>
        <w:pStyle w:val="Heading3"/>
      </w:pPr>
      <w:r>
        <w:rPr>
          <w:color w:val="FF6B3D"/>
        </w:rPr>
        <w:t>管理區內頁籤切換</w:t>
      </w:r>
    </w:p>
    <w:p w14:paraId="153F095D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進入管理區後，透過 AdminTabs 元件在「審核中心」與「賽事管理」之間切換，不需再經由 Nav 下拉選單。</w:t>
      </w:r>
    </w:p>
    <w:p w14:paraId="2E56F8E5" w14:textId="77777777" w:rsidR="00A77E4B" w:rsidRDefault="00000000">
      <w:pPr>
        <w:pStyle w:val="Heading1"/>
      </w:pPr>
      <w:r>
        <w:rPr>
          <w:color w:val="060D18"/>
        </w:rPr>
        <w:t>25. 賽事屆次管理規格（修訂第 3、16 章）</w:t>
      </w:r>
    </w:p>
    <w:p w14:paraId="5997474D" w14:textId="77777777" w:rsidR="00A77E4B" w:rsidRDefault="00000000">
      <w:pPr>
        <w:pStyle w:val="Heading2"/>
      </w:pPr>
      <w:r>
        <w:rPr>
          <w:color w:val="0D1526"/>
        </w:rPr>
        <w:t>25.1 距離標示與標準距離</w:t>
      </w:r>
    </w:p>
    <w:p w14:paraId="1B973436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全站統一以數字顯示距離組別，對應 DB 的 distance_category 欄位值。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80"/>
        <w:gridCol w:w="2080"/>
        <w:gridCol w:w="3000"/>
      </w:tblGrid>
      <w:tr w:rsidR="00A77E4B" w14:paraId="6CD5DCD4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A9E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DB 值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A65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顯示標示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344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游泳（m）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C91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騎車（km）/ 跑步（km）</w:t>
            </w:r>
          </w:p>
        </w:tc>
      </w:tr>
      <w:tr w:rsidR="00A77E4B" w14:paraId="345246CC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A5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full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D7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36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3800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9C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180 / 42.2</w:t>
            </w:r>
          </w:p>
        </w:tc>
      </w:tr>
      <w:tr w:rsidR="00A77E4B" w14:paraId="2D2DE17A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BD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70.3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81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B8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1900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E8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90 / 21.1</w:t>
            </w:r>
          </w:p>
        </w:tc>
      </w:tr>
      <w:tr w:rsidR="00A77E4B" w14:paraId="15D4DCC8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CE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olympic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56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8D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1500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D1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40 / 10</w:t>
            </w:r>
          </w:p>
        </w:tc>
      </w:tr>
      <w:tr w:rsidR="00A77E4B" w14:paraId="24772041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99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80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7A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750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D6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20 / 5</w:t>
            </w:r>
          </w:p>
        </w:tc>
      </w:tr>
    </w:tbl>
    <w:p w14:paraId="091D2A45" w14:textId="77777777" w:rsidR="00A77E4B" w:rsidRDefault="00000000">
      <w:pPr>
        <w:pStyle w:val="Heading2"/>
      </w:pPr>
      <w:r>
        <w:rPr>
          <w:color w:val="0D1526"/>
        </w:rPr>
        <w:t>25.2 屆次概念修訂</w:t>
      </w:r>
    </w:p>
    <w:p w14:paraId="3EEB4593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屆次（Edition）以「年份」為操作單位，而非「年份 + 距離」。一個屆次對應一個年份，可包含多個距離組別。DB 中每個 race_id + year + distance_category 為一筆記錄，UI 以年份整合呈現。</w:t>
      </w:r>
    </w:p>
    <w:p w14:paraId="62D8EE32" w14:textId="77777777" w:rsidR="00A77E4B" w:rsidRDefault="00000000">
      <w:pPr>
        <w:pStyle w:val="Heading2"/>
      </w:pPr>
      <w:r>
        <w:rPr>
          <w:color w:val="0D1526"/>
        </w:rPr>
        <w:t>25.3 新增屆次流程</w:t>
      </w:r>
    </w:p>
    <w:p w14:paraId="3736CD2E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1. 選擇開始日期（必填）與結束日期（選填，多日賽事）</w:t>
      </w:r>
    </w:p>
    <w:p w14:paraId="4C6A2F7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2. 勾選本屆提供的距離組別（可多選：226 / 113 / 51.5 / Sprint）</w:t>
      </w:r>
    </w:p>
    <w:p w14:paraId="20AB7BDD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3. 勾選後展開各距離的游泳 / 騎車 / 跑步欄位，預設帶入標準距離，可調整</w:t>
      </w:r>
    </w:p>
    <w:p w14:paraId="6DBB9763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4. 填寫游泳環境、完賽人數、備註（選填）</w:t>
      </w:r>
    </w:p>
    <w:p w14:paraId="50ABA374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5. 送出後每個勾選距離各建立一筆 race_editions 記錄</w:t>
      </w:r>
    </w:p>
    <w:p w14:paraId="63AA87F5" w14:textId="77777777" w:rsidR="00A77E4B" w:rsidRDefault="00000000">
      <w:pPr>
        <w:pStyle w:val="Heading2"/>
      </w:pPr>
      <w:r>
        <w:rPr>
          <w:color w:val="0D1526"/>
        </w:rPr>
        <w:t>25.4 編輯與刪除</w:t>
      </w:r>
    </w:p>
    <w:p w14:paraId="202EB4A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編輯以年份為單位：展開整個年份的表單，可修改日期、調整各距離 km、新增距離（勾選新距離）、移除距離（取消勾選，有成績時阻擋）。</w:t>
      </w:r>
    </w:p>
    <w:p w14:paraId="3AD4F456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刪除以年份為單位：一次刪除該年全部距離記錄。任何距離底下有成績時，顯示筆數並阻擋刪除。</w:t>
      </w:r>
    </w:p>
    <w:p w14:paraId="16AE4B48" w14:textId="77777777" w:rsidR="00A77E4B" w:rsidRDefault="00000000">
      <w:pPr>
        <w:pStyle w:val="Heading2"/>
      </w:pPr>
      <w:r>
        <w:rPr>
          <w:color w:val="0D1526"/>
        </w:rPr>
        <w:t>25.5 使用者新增成績的賽事選擇</w:t>
      </w:r>
    </w:p>
    <w:p w14:paraId="378AB9EF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兩步驟選擇：第一步選「賽事 + 年份」（如：太魯閣 2024），第二步若該年有多個距離則出現距離按鈕，只有一個距離時自動選取。</w:t>
      </w:r>
    </w:p>
    <w:p w14:paraId="600BE92D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v1.1　·　2026 年 6 月　·　trilog.run</w:t>
      </w:r>
    </w:p>
    <w:p w14:paraId="43FD5E01" w14:textId="77777777" w:rsidR="00185876" w:rsidRDefault="00000000">
      <w:pPr>
        <w:pStyle w:val="Heading1"/>
      </w:pPr>
      <w:r>
        <w:rPr>
          <w:color w:val="060D18"/>
        </w:rPr>
        <w:t>26. 排行榜距離篩選修訂（更新第 3、19、21 章）</w:t>
      </w:r>
    </w:p>
    <w:p w14:paraId="6A0C3376" w14:textId="77777777" w:rsidR="00185876" w:rsidRDefault="00000000">
      <w:pPr>
        <w:pStyle w:val="Heading2"/>
      </w:pPr>
      <w:r>
        <w:rPr>
          <w:color w:val="0D1526"/>
        </w:rPr>
        <w:t>26.1 問題描述</w:t>
      </w:r>
    </w:p>
    <w:p w14:paraId="711F33AB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排行榜若允許「所有距離」作為預設或可選狀態，短距離成績（Sprint、Olympic）的完賽時間天然比長距離（226、113）快，會自動排在榜單最前面。這讓跨距離混合的榜單完全失去參考意義，製造視覺上的弔詭——排第一的可能只是跑了 Sprint，而非最強的全距離選手。</w:t>
      </w:r>
    </w:p>
    <w:p w14:paraId="550E2659" w14:textId="77777777" w:rsidR="00185876" w:rsidRDefault="00185876">
      <w:pPr>
        <w:spacing w:after="120"/>
      </w:pPr>
    </w:p>
    <w:p w14:paraId="1AE20E82" w14:textId="77777777" w:rsidR="00185876" w:rsidRDefault="00000000">
      <w:pPr>
        <w:pStyle w:val="Heading2"/>
      </w:pPr>
      <w:r>
        <w:rPr>
          <w:color w:val="0D1526"/>
        </w:rPr>
        <w:t>26.2 設計決策</w:t>
      </w:r>
    </w:p>
    <w:p w14:paraId="6D535376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移除排行榜的「所有距離」選項。距離為排行榜的必要篩選維度，使用者進入排行榜時必須選擇一個距離才能看到榜單。</w:t>
      </w:r>
    </w:p>
    <w:p w14:paraId="30B5C596" w14:textId="77777777" w:rsidR="00185876" w:rsidRDefault="0018587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185876" w14:paraId="5A3C8C6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DEBD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CAE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F73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修訂後</w:t>
            </w:r>
          </w:p>
        </w:tc>
      </w:tr>
      <w:tr w:rsidR="00185876" w14:paraId="7281C72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B39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距離篩選器預設值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B0E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所有距離（全部混合）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6FF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全距離（預設）</w:t>
            </w:r>
          </w:p>
        </w:tc>
      </w:tr>
      <w:tr w:rsidR="00185876" w14:paraId="09B24D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B8A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「所有距離」選項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7D6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存在，可選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511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移除，不存在</w:t>
            </w:r>
          </w:p>
        </w:tc>
      </w:tr>
      <w:tr w:rsidR="00185876" w14:paraId="389085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24E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進入排行榜的體驗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74C1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直接看到所有距離混合的榜單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EAD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預設看到 226 榜單，可切換其他距離</w:t>
            </w:r>
          </w:p>
        </w:tc>
      </w:tr>
      <w:tr w:rsidR="00185876" w14:paraId="4198DE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582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距離選項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2FC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所有距離 / Sprint / OLY / 70.3 / Full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935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/ 113 / 51.5 / Sprint（必選一）</w:t>
            </w:r>
          </w:p>
        </w:tc>
      </w:tr>
    </w:tbl>
    <w:p w14:paraId="20A722EE" w14:textId="77777777" w:rsidR="00185876" w:rsidRDefault="00185876">
      <w:pPr>
        <w:spacing w:after="120"/>
      </w:pPr>
    </w:p>
    <w:p w14:paraId="46F3C580" w14:textId="77777777" w:rsidR="00185876" w:rsidRDefault="00000000">
      <w:pPr>
        <w:pStyle w:val="Heading2"/>
      </w:pPr>
      <w:r>
        <w:rPr>
          <w:color w:val="0D1526"/>
        </w:rPr>
        <w:t>26.3 兩個頁面的定位切割</w:t>
      </w:r>
    </w:p>
    <w:p w14:paraId="10EC8C74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此修訂讓最速榜與排行榜的功能定位自然切開，不再重疊：</w:t>
      </w:r>
    </w:p>
    <w:p w14:paraId="5DD50685" w14:textId="77777777" w:rsidR="00185876" w:rsidRDefault="0018587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185876" w14:paraId="5BC697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07FD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頁面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4F6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CC42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DAA3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距離邏輯</w:t>
            </w:r>
          </w:p>
        </w:tc>
      </w:tr>
      <w:tr w:rsidR="00185876" w14:paraId="21BA36B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6BD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16C9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E44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榮耀榜：各距離最快的人是誰，每人只取個人最佳成績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47A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距離為頁籤，預設 226，不存在跨距離混合</w:t>
            </w:r>
          </w:p>
        </w:tc>
      </w:tr>
      <w:tr w:rsidR="00185876" w14:paraId="690736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3B9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B8C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/rankings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3DF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查詢工具：可篩選賽事、年份、年齡組，同一選手可有多筆成績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9D4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距離為必選篩選器，預設 226，無「全部」選項</w:t>
            </w:r>
          </w:p>
        </w:tc>
      </w:tr>
    </w:tbl>
    <w:p w14:paraId="54BF5720" w14:textId="77777777" w:rsidR="00185876" w:rsidRDefault="00185876">
      <w:pPr>
        <w:spacing w:after="120"/>
      </w:pPr>
    </w:p>
    <w:p w14:paraId="4B7E3F91" w14:textId="77777777" w:rsidR="00185876" w:rsidRDefault="00000000">
      <w:pPr>
        <w:pStyle w:val="Heading2"/>
      </w:pPr>
      <w:r>
        <w:rPr>
          <w:color w:val="0D1526"/>
        </w:rPr>
        <w:t>26.4 排行榜篩選器規格更新（修訂第 3.2 章）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185876" w14:paraId="1BABE44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6874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0E9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B37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預設值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B86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185876" w14:paraId="254F17A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0D8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513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/ 113 / 51.5 / Sprint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6FE8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F83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必選，無「全部」選項</w:t>
            </w:r>
          </w:p>
        </w:tc>
      </w:tr>
      <w:tr w:rsidR="00185876" w14:paraId="288512F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0CD3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EC7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8E10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C6D1" w14:textId="77777777" w:rsidR="00185876" w:rsidRDefault="00185876"/>
        </w:tc>
      </w:tr>
      <w:tr w:rsidR="00185876" w14:paraId="2A5EF6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B1A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D7B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 / 18–24 / 25–29 / 30–34 / 35–39 / 40–44…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59F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A522" w14:textId="77777777" w:rsidR="00185876" w:rsidRDefault="00185876"/>
        </w:tc>
      </w:tr>
      <w:tr w:rsidR="00185876" w14:paraId="4BCF44A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7E55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4E7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A91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全球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9A1E" w14:textId="77777777" w:rsidR="00185876" w:rsidRDefault="00185876"/>
        </w:tc>
      </w:tr>
      <w:tr w:rsidR="00185876" w14:paraId="2844A66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30C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賽事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431F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（可選）依賽事名稱篩選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F8D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不限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392F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選填</w:t>
            </w:r>
          </w:p>
        </w:tc>
      </w:tr>
    </w:tbl>
    <w:p w14:paraId="6CB18214" w14:textId="77777777" w:rsidR="00185876" w:rsidRDefault="00185876">
      <w:pPr>
        <w:spacing w:after="120"/>
      </w:pPr>
    </w:p>
    <w:p w14:paraId="70D83B57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 URL 應反映距離選擇，如 /rankings?distance=full，方便分享特定距離的榜單連結</w:t>
      </w:r>
    </w:p>
    <w:p w14:paraId="32695F0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使用者首次進入 /rankings 時，預設帶入 226（full），直接顯示榜單，不需要先選擇才顯示</w:t>
      </w:r>
    </w:p>
    <w:p w14:paraId="0F6F9B70" w14:textId="77777777" w:rsidR="00185876" w:rsidRDefault="00185876">
      <w:pPr>
        <w:spacing w:after="120"/>
      </w:pPr>
    </w:p>
    <w:p w14:paraId="47AACFE2" w14:textId="77777777" w:rsidR="00185876" w:rsidRDefault="00000000">
      <w:pPr>
        <w:pStyle w:val="Heading2"/>
      </w:pPr>
      <w:r>
        <w:rPr>
          <w:color w:val="0D1526"/>
        </w:rPr>
        <w:t>26.5 API 更新（修訂第 19.2 章）</w:t>
      </w:r>
    </w:p>
    <w:p w14:paraId="7EF5F3C7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lastRenderedPageBreak/>
        <w:t>GET /api/leaderboard 的 distance 參數由選填改為必填，server 端拒絕無 distance 的請求：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185876" w14:paraId="356359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21F6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參數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C031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123B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修訂後</w:t>
            </w:r>
          </w:p>
        </w:tc>
      </w:tr>
      <w:tr w:rsidR="00185876" w14:paraId="5C89CA2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491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distance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5C02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選填，不傳回傳全距離混合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871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必填，不傳回傳 400 錯誤</w:t>
            </w:r>
          </w:p>
        </w:tc>
      </w:tr>
      <w:tr w:rsidR="00185876" w14:paraId="559424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647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錯誤回應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7169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無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969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{ error: 'distance_required', message: '請指定距離組別' }</w:t>
            </w:r>
          </w:p>
        </w:tc>
      </w:tr>
    </w:tbl>
    <w:p w14:paraId="2F4B50C6" w14:textId="77777777" w:rsidR="00185876" w:rsidRDefault="00185876">
      <w:pPr>
        <w:spacing w:after="120"/>
      </w:pPr>
    </w:p>
    <w:p w14:paraId="77669910" w14:textId="77777777" w:rsidR="00185876" w:rsidRDefault="00000000">
      <w:pPr>
        <w:pStyle w:val="Heading2"/>
      </w:pPr>
      <w:r>
        <w:rPr>
          <w:color w:val="0D1526"/>
        </w:rPr>
        <w:t>26.6 前端邏輯更新</w:t>
      </w:r>
    </w:p>
    <w:p w14:paraId="360AF28D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排行榜頁面（/rankings）：移除「所有距離」下拉選項，distance selector 改為必選型態（無空白預設值）</w:t>
      </w:r>
    </w:p>
    <w:p w14:paraId="5D07C8BD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頁面載入時若 URL 無 distance 參數，自動補上 ?distance=full 並重新導向</w:t>
      </w:r>
    </w:p>
    <w:p w14:paraId="0EACD95F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距離篩選器 UI 建議改為分頁按鈕（226 / 113 / 51.5 / Sprint），視覺上更清楚，不易誤選</w:t>
      </w:r>
    </w:p>
    <w:p w14:paraId="181BDBC5" w14:textId="77777777" w:rsidR="00185876" w:rsidRDefault="00185876">
      <w:pPr>
        <w:spacing w:after="240"/>
      </w:pPr>
    </w:p>
    <w:p w14:paraId="7FCAC843" w14:textId="77777777" w:rsidR="00185876" w:rsidRDefault="00185876">
      <w:pPr>
        <w:pBdr>
          <w:bottom w:val="single" w:sz="4" w:space="0" w:color="E2E8F0"/>
        </w:pBdr>
        <w:spacing w:before="160" w:after="160"/>
      </w:pPr>
    </w:p>
    <w:p w14:paraId="2171BF48" w14:textId="77777777" w:rsidR="00185876" w:rsidRDefault="00000000">
      <w:pPr>
        <w:pStyle w:val="Heading1"/>
      </w:pPr>
      <w:r>
        <w:rPr>
          <w:color w:val="060D18"/>
        </w:rPr>
        <w:t>25. 接力功能實作細節（2026-06-04）</w:t>
      </w:r>
    </w:p>
    <w:p w14:paraId="23C3FA42" w14:textId="77777777" w:rsidR="00185876" w:rsidRDefault="00000000">
      <w:pPr>
        <w:pStyle w:val="Heading2"/>
      </w:pPr>
      <w:r>
        <w:rPr>
          <w:color w:val="0D1526"/>
        </w:rPr>
        <w:t>25.1 資料庫變更</w:t>
      </w:r>
    </w:p>
    <w:p w14:paraId="30648C4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新增 migration 20260604000005：results_relay_insert RLS policy</w:t>
      </w:r>
    </w:p>
    <w:p w14:paraId="1C66FCAE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允許登入用戶建立 result_type=‘relay’ 且 athlete_id IS NULL 的成績</w:t>
      </w:r>
    </w:p>
    <w:p w14:paraId="35F8541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原有 results_athlete_insert policy 限制 result_type=‘solo’，無法涵蓋 relay</w:t>
      </w:r>
    </w:p>
    <w:p w14:paraId="12BF9928" w14:textId="77777777" w:rsidR="00185876" w:rsidRDefault="00000000">
      <w:pPr>
        <w:pStyle w:val="Heading2"/>
      </w:pPr>
      <w:r>
        <w:rPr>
          <w:color w:val="0D1526"/>
        </w:rPr>
        <w:t>25.2 API 端點（已實作）</w:t>
      </w:r>
    </w:p>
    <w:p w14:paraId="5B6344F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/api/results/relay：新增接力成績，建立 RESULT → TEAM → TEAM_MEMBER</w:t>
      </w:r>
    </w:p>
    <w:p w14:paraId="0A5A4CE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GET /api/teams/:id：取得隊伍詳細資料（含成員、分項時間、換區時間）</w:t>
      </w:r>
    </w:p>
    <w:p w14:paraId="45449C6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/api/teams/:id/members/:memberId/claim：成員認領，claim_status → pending</w:t>
      </w:r>
    </w:p>
    <w:p w14:paraId="7430B92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GET /api/leaderboard/relay：接力排行榜，支援 distance / gender_category / race_id 篩選</w:t>
      </w:r>
    </w:p>
    <w:p w14:paraId="0C3C5E5F" w14:textId="77777777" w:rsidR="00185876" w:rsidRDefault="00000000">
      <w:pPr>
        <w:pStyle w:val="Heading2"/>
      </w:pPr>
      <w:r>
        <w:rPr>
          <w:color w:val="0D1526"/>
        </w:rPr>
        <w:t>25.3 UI 頁面</w:t>
      </w:r>
    </w:p>
    <w:p w14:paraId="02FD1B63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/relay：接力榜，距離分頁 + 組別/賽事篩選，RelayLeaderboard Client Component</w:t>
      </w:r>
    </w:p>
    <w:p w14:paraId="4310534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/teams/[id]：隊伍詳情頁，顯示完賽時間、T1/T2、成員列表（含分項 icon、個人時間、認領狀態）</w:t>
      </w:r>
    </w:p>
    <w:p w14:paraId="645761A6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/records/relay/new：新增接力成績表單，最多 3 位成員，可勾選「這是我」自動認領</w:t>
      </w:r>
    </w:p>
    <w:p w14:paraId="0749F726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/records：新增接力成績區塊，資料來源為 team_members WHERE athlete_id = me，點擊進入 /teams/[id]</w:t>
      </w:r>
    </w:p>
    <w:p w14:paraId="3B9B181D" w14:textId="77777777" w:rsidR="00185876" w:rsidRDefault="00000000">
      <w:pPr>
        <w:pStyle w:val="Heading2"/>
      </w:pPr>
      <w:r>
        <w:rPr>
          <w:color w:val="0D1526"/>
        </w:rPr>
        <w:t>25.4 共用元件：DisciplineIcon</w:t>
      </w:r>
    </w:p>
    <w:p w14:paraId="47F8E9ED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lastRenderedPageBreak/>
        <w:t>路徑：src/components/ui/DisciplineIcon.tsx　　Props：discipline (“swim” | “bike” | “run”)，可選 className 覆寫尺寸/顏色</w:t>
      </w:r>
    </w:p>
    <w:p w14:paraId="3332F753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設計：viewBox 0 0 24 24，線條風格（stroke），顏色由 currentColor 控制，可在任何背景使用</w:t>
      </w:r>
    </w:p>
    <w:p w14:paraId="4546F6E8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4EA1FF"/>
        </w:rPr>
        <w:t xml:space="preserve">swim </w:t>
      </w:r>
      <w:r>
        <w:rPr>
          <w:rFonts w:eastAsia="Arial"/>
          <w:color w:val="333333"/>
        </w:rPr>
        <w:t>預設 text-swim（#4ea1ff）：頭 + 划水手臂 + 雙水波</w:t>
      </w:r>
    </w:p>
    <w:p w14:paraId="4E7AEE42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66C6BE"/>
        </w:rPr>
        <w:t xml:space="preserve">bike </w:t>
      </w:r>
      <w:r>
        <w:rPr>
          <w:rFonts w:eastAsia="Arial"/>
          <w:color w:val="333333"/>
        </w:rPr>
        <w:t>預設 text-bike（#66c6be）：雙輪車架 + 騎士頭</w:t>
      </w:r>
    </w:p>
    <w:p w14:paraId="5D133ADB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FF685E"/>
        </w:rPr>
        <w:t xml:space="preserve">run </w:t>
      </w:r>
      <w:r>
        <w:rPr>
          <w:rFonts w:eastAsia="Arial"/>
          <w:color w:val="333333"/>
        </w:rPr>
        <w:t>預設 text-run（#ff685e）：奔跑人形（頭 + 四肢）</w:t>
      </w:r>
    </w:p>
    <w:p w14:paraId="45C5DE71" w14:textId="77777777" w:rsidR="00185876" w:rsidRDefault="00000000">
      <w:pPr>
        <w:pStyle w:val="Heading1"/>
      </w:pPr>
      <w:r>
        <w:rPr>
          <w:color w:val="060D18"/>
        </w:rPr>
        <w:t>26. 認領邏輯修訂（2026-06-04）</w:t>
      </w:r>
    </w:p>
    <w:p w14:paraId="52F36AB1" w14:textId="77777777" w:rsidR="00185876" w:rsidRDefault="00000000">
      <w:pPr>
        <w:pStyle w:val="Heading2"/>
      </w:pPr>
      <w:r>
        <w:rPr>
          <w:color w:val="0D1526"/>
        </w:rPr>
        <w:t>26.1 姓名比對機制</w:t>
      </w:r>
    </w:p>
    <w:p w14:paraId="5F50F9BE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認領按鈕（ClaimButton）僅在 athlete_name_snapshot 與登入者 nickname 正規化相符時顯示。</w:t>
      </w:r>
    </w:p>
    <w:p w14:paraId="4089C803" w14:textId="77777777" w:rsidR="00185876" w:rsidRDefault="00000000">
      <w:pPr>
        <w:spacing w:before="40" w:after="80"/>
      </w:pPr>
      <w:r>
        <w:rPr>
          <w:rFonts w:eastAsia="Arial"/>
          <w:color w:val="333333"/>
        </w:rPr>
        <w:t>正規化邏輯：</w:t>
      </w:r>
      <w:r>
        <w:rPr>
          <w:rFonts w:ascii="Courier New" w:eastAsia="Courier New" w:hAnsi="Courier New"/>
          <w:color w:val="555555"/>
        </w:rPr>
        <w:t>trim().toLowerCase().replace(/\s+/g, ‘’)</w:t>
      </w:r>
    </w:p>
    <w:p w14:paraId="00CAFAB4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適用範圍：/unclaimed 頁面、/results/[id] 詳情頁、/teams/[id] 接力成員認領</w:t>
      </w:r>
    </w:p>
    <w:p w14:paraId="0600762E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未設定 nickname 的用戶無法看到任何認領按鈕</w:t>
      </w:r>
    </w:p>
    <w:p w14:paraId="5AC26B52" w14:textId="77777777" w:rsidR="00185876" w:rsidRDefault="00000000">
      <w:pPr>
        <w:pStyle w:val="Heading2"/>
      </w:pPr>
      <w:r>
        <w:rPr>
          <w:color w:val="0D1526"/>
        </w:rPr>
        <w:t>26.2 ClaimButton 實作規則</w:t>
      </w:r>
    </w:p>
    <w:p w14:paraId="6F9C1F5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visible prop（boolean，預設 true）控制是否顯示認領按鈕</w:t>
      </w:r>
    </w:p>
    <w:p w14:paraId="536C0A9A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(!visible) return null 必須放在 useActionState hook 之後（React Rules of Hooks）</w:t>
      </w:r>
    </w:p>
    <w:p w14:paraId="72DF8B4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Server Component 取 profile.nickname 計算 visible 值後傳入 Client Component</w:t>
      </w:r>
    </w:p>
    <w:p w14:paraId="04EF6B74" w14:textId="77777777" w:rsidR="00185876" w:rsidRDefault="00000000">
      <w:pPr>
        <w:pStyle w:val="Heading2"/>
      </w:pPr>
      <w:r>
        <w:rPr>
          <w:color w:val="0D1526"/>
        </w:rPr>
        <w:t>26.3 TagButton 渲染順序修訂</w:t>
      </w:r>
    </w:p>
    <w:p w14:paraId="6FFA053F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問題：原本「已通知」判斷（hasTagged）早於「分享面板」（showShare），導致 revalidatePath 更新 prop 後直接跳到「已通知」，略過分享步驟。</w:t>
      </w:r>
    </w:p>
    <w:p w14:paraId="65A8465C" w14:textId="77777777" w:rsidR="00185876" w:rsidRDefault="00000000">
      <w:pPr>
        <w:spacing w:before="40" w:after="80"/>
      </w:pPr>
      <w:r>
        <w:rPr>
          <w:rFonts w:eastAsia="Arial"/>
          <w:b/>
          <w:color w:val="333333"/>
        </w:rPr>
        <w:t>修正後渲染順序：</w:t>
      </w:r>
    </w:p>
    <w:p w14:paraId="03A016A9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分享面板（showShare &amp;&amp; shareText）— 優先，保證分享步驟不被跳過</w:t>
      </w:r>
    </w:p>
    <w:p w14:paraId="2F91FFB4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已標記（hasTagged）— 分享面板關閉後或重整後，顯示「✓ 已通知 + 撤銷」</w:t>
      </w:r>
    </w:p>
    <w:p w14:paraId="0F0B599C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未登入 → 達上限 → 一般按鈕</w:t>
      </w:r>
    </w:p>
    <w:p w14:paraId="41797882" w14:textId="77777777" w:rsidR="00185876" w:rsidRDefault="00185876">
      <w:pPr>
        <w:spacing w:after="240"/>
      </w:pPr>
    </w:p>
    <w:p w14:paraId="6C10EDF6" w14:textId="77777777" w:rsidR="00185876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v1.2　·　2026 年 6 月　·　trilog.run</w:t>
      </w:r>
    </w:p>
    <w:p w14:paraId="6085F54B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28. Auth Modal 登入設計規格</w:t>
      </w:r>
    </w:p>
    <w:p w14:paraId="0E2032EA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28.1 問題背景</w:t>
      </w:r>
    </w:p>
    <w:p w14:paraId="044DE75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原有設計將登入介面設為獨立頁面（/login），使用者點擊「登入」後會離開當前頁面，完成登入後需要瀏覽器返回才能回到原本的位置。這違反網站自由移動的基本原則，對以排行榜為主要入口的 Tri·log 尤其不友善——訪客在瀏覽最速榜時產生登入意願，卻被強迫離開正在看的內容。</w:t>
      </w:r>
    </w:p>
    <w:p w14:paraId="3BB1C901" w14:textId="77777777" w:rsidR="00F411A8" w:rsidRDefault="00F411A8">
      <w:pPr>
        <w:spacing w:after="120"/>
      </w:pPr>
    </w:p>
    <w:p w14:paraId="2E790C9F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28.2 設計決策</w:t>
      </w:r>
    </w:p>
    <w:p w14:paraId="74E600C2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採用 Auth Modal 方案：登入介面以彈出 Modal 呈現，使用者在不離開當前頁面的情況下完成登入或關閉，頁面狀態完整保留。</w:t>
      </w:r>
    </w:p>
    <w:p w14:paraId="36B7F9E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46E919B1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F9B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方案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C3A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體驗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D5E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</w:tr>
      <w:tr w:rsidR="00F411A8" w14:paraId="736557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65E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A：Auth Modal（選用）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40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點擊登入 → Modal 彈出 → 登入成功後 Modal 關閉，留在原頁面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099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</w:tr>
      <w:tr w:rsidR="00F411A8" w14:paraId="0855906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360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B：Parallel Routes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A07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架構更正確，/login 可同時呈現為 modal 或獨立頁面，但複雜度高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3E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未來可考慮升級</w:t>
            </w:r>
          </w:p>
        </w:tc>
      </w:tr>
      <w:tr w:rsidR="00F411A8" w14:paraId="191790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58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C：獨立頁面 + 返回邏輯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801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加入 returnUrl 參數可緩解問題，但仍需跳頁，體驗最差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DC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</w:tr>
    </w:tbl>
    <w:p w14:paraId="38024EBC" w14:textId="77777777" w:rsidR="00F411A8" w:rsidRDefault="00F411A8">
      <w:pPr>
        <w:spacing w:after="120"/>
      </w:pPr>
    </w:p>
    <w:p w14:paraId="4B9353F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28.3 User Stories</w:t>
      </w:r>
    </w:p>
    <w:p w14:paraId="6E092A7B" w14:textId="77777777" w:rsidR="00F411A8" w:rsidRDefault="00000000">
      <w:pPr>
        <w:pStyle w:val="Heading3"/>
        <w:spacing w:before="180"/>
      </w:pPr>
      <w:r>
        <w:rPr>
          <w:color w:val="FF6B3D"/>
        </w:rPr>
        <w:t>US-01　訪客瀏覽最速榜，想登入</w:t>
      </w:r>
    </w:p>
    <w:p w14:paraId="70AFA545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身為一位正在瀏覽最速榜的訪客，當我點擊 Nav 的「登入」按鈕時，我希望看到登入介面在目前頁面上彈出，而不是跳離最速榜，這樣我完成登入後可以繼續留在同一個位置。</w:t>
      </w:r>
    </w:p>
    <w:p w14:paraId="1D643A2F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10B310B9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E92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587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72584CD9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38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3D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Nav「登入」按鈕</w:t>
            </w:r>
          </w:p>
        </w:tc>
      </w:tr>
      <w:tr w:rsidR="00F411A8" w14:paraId="01AB32AA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28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5A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彈出，背景的最速榜仍可見（加上遮罩）</w:t>
            </w:r>
          </w:p>
        </w:tc>
      </w:tr>
      <w:tr w:rsidR="00F411A8" w14:paraId="6D0FBD2A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47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05E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自動關閉 → 留在最速榜，Nav 更新為已登入狀態</w:t>
            </w:r>
          </w:p>
        </w:tc>
      </w:tr>
      <w:tr w:rsidR="00F411A8" w14:paraId="3FE36D82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DD1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4CF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點擊遮罩或關閉按鈕 → Modal 關閉 → 留在最速榜，狀態不變</w:t>
            </w:r>
          </w:p>
        </w:tc>
      </w:tr>
    </w:tbl>
    <w:p w14:paraId="12ECDC89" w14:textId="77777777" w:rsidR="00F411A8" w:rsidRDefault="00F411A8">
      <w:pPr>
        <w:spacing w:after="120"/>
      </w:pPr>
    </w:p>
    <w:p w14:paraId="23D5321D" w14:textId="77777777" w:rsidR="00F411A8" w:rsidRDefault="00000000">
      <w:pPr>
        <w:pStyle w:val="Heading3"/>
        <w:spacing w:before="180"/>
      </w:pPr>
      <w:r>
        <w:rPr>
          <w:color w:val="FF6B3D"/>
        </w:rPr>
        <w:t>US-02　訪客點擊「+ 新增成績」，尚未登入</w:t>
      </w:r>
    </w:p>
    <w:p w14:paraId="44F03AC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身為一位尚未登入的訪客，當我點擊「+ 新增成績」按鈕時，我希望系統先彈出登入 Modal，完成登入後直接進入新增成績的流程，而不是先被導向登入頁、再手動重新點擊新增成績。</w:t>
      </w:r>
    </w:p>
    <w:p w14:paraId="4F0CDA7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404173C3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A53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AEA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62BAC3BB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E3C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C86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Nav「+ 新增成績」按鈕（未登入狀態）</w:t>
            </w:r>
          </w:p>
        </w:tc>
      </w:tr>
      <w:tr w:rsidR="00F411A8" w14:paraId="2A0C8B76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B76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9A9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彈出，記錄觸發意圖（intent: 'new_result'）</w:t>
            </w:r>
          </w:p>
        </w:tc>
      </w:tr>
      <w:tr w:rsidR="00F411A8" w14:paraId="48421374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FF2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CB2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關閉 → 自動導向 /result/new</w:t>
            </w:r>
          </w:p>
        </w:tc>
      </w:tr>
      <w:tr w:rsidR="00F411A8" w14:paraId="78F1A220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131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644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 Modal → 留在當前頁面，不導向任何地方</w:t>
            </w:r>
          </w:p>
        </w:tc>
      </w:tr>
    </w:tbl>
    <w:p w14:paraId="68E59784" w14:textId="77777777" w:rsidR="00F411A8" w:rsidRDefault="00F411A8">
      <w:pPr>
        <w:spacing w:after="120"/>
      </w:pPr>
    </w:p>
    <w:p w14:paraId="4AF28063" w14:textId="77777777" w:rsidR="00F411A8" w:rsidRDefault="00000000">
      <w:pPr>
        <w:pStyle w:val="Heading3"/>
        <w:spacing w:before="180"/>
      </w:pPr>
      <w:r>
        <w:rPr>
          <w:color w:val="FF6B3D"/>
        </w:rPr>
        <w:t>US-03　訪客點擊未認領成績的「認領」按鈕，尚未登入</w:t>
      </w:r>
    </w:p>
    <w:p w14:paraId="54344336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lastRenderedPageBreak/>
        <w:t>身為一位想認領成績的訪客，當我點擊某筆未認領成績的認領按鈕時，我希望登入 Modal 彈出，完成登入後直接進入該成績的認領流程，不需要重新找到那筆成績。</w:t>
      </w:r>
    </w:p>
    <w:p w14:paraId="74034202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43A51C73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4D4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3F2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2D49E64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2F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7B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未認領成績列的「認領」按鈕（未登入狀態）</w:t>
            </w:r>
          </w:p>
        </w:tc>
      </w:tr>
      <w:tr w:rsidR="00F411A8" w14:paraId="3CAE7CEC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229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DB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彈出，記錄觸發意圖（intent: 'claim', resultId: 'xxx'）</w:t>
            </w:r>
          </w:p>
        </w:tc>
      </w:tr>
      <w:tr w:rsidR="00F411A8" w14:paraId="408F1DB8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2B4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D9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關閉 → 自動導向 /results/xxx/claim</w:t>
            </w:r>
          </w:p>
        </w:tc>
      </w:tr>
      <w:tr w:rsidR="00F411A8" w14:paraId="0716CA69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E3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0B2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 Modal → 留在當前頁面</w:t>
            </w:r>
          </w:p>
        </w:tc>
      </w:tr>
    </w:tbl>
    <w:p w14:paraId="105FDF8F" w14:textId="77777777" w:rsidR="00F411A8" w:rsidRDefault="00F411A8">
      <w:pPr>
        <w:spacing w:after="120"/>
      </w:pPr>
    </w:p>
    <w:p w14:paraId="49103A61" w14:textId="77777777" w:rsidR="00F411A8" w:rsidRDefault="00000000">
      <w:pPr>
        <w:pStyle w:val="Heading3"/>
        <w:spacing w:before="180"/>
      </w:pPr>
      <w:r>
        <w:rPr>
          <w:color w:val="FF6B3D"/>
        </w:rPr>
        <w:t>US-04　已登入選手，點擊登入（不應出現）</w:t>
      </w:r>
    </w:p>
    <w:p w14:paraId="0E9C756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身為一位已登入的選手，我不應該在 Nav 看到「登入」按鈕。Nav 應該在已登入狀態下顯示「+ 新增成績」和個人頭像（或暱稱縮寫），讓我確認自己的登入狀態。</w:t>
      </w:r>
    </w:p>
    <w:p w14:paraId="234FD16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6"/>
        <w:gridCol w:w="6084"/>
      </w:tblGrid>
      <w:tr w:rsidR="00F411A8" w14:paraId="282E4D81" w14:textId="77777777">
        <w:tc>
          <w:tcPr>
            <w:tcW w:w="327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E52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6084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65C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F25A7BD" w14:textId="77777777">
        <w:tc>
          <w:tcPr>
            <w:tcW w:w="32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142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已登入 Nav 狀態</w:t>
            </w:r>
          </w:p>
        </w:tc>
        <w:tc>
          <w:tcPr>
            <w:tcW w:w="60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B7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顯示「+ 新增成績」+ 個人頭像按鈕（點擊展開下拉：我的紀錄、個人資料、登出）</w:t>
            </w:r>
          </w:p>
        </w:tc>
      </w:tr>
      <w:tr w:rsidR="00F411A8" w14:paraId="4A9EB010" w14:textId="77777777">
        <w:tc>
          <w:tcPr>
            <w:tcW w:w="32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DD3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未登入 Nav 狀態</w:t>
            </w:r>
          </w:p>
        </w:tc>
        <w:tc>
          <w:tcPr>
            <w:tcW w:w="60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91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顯示「登入」+ 「+ 新增成績」（後者觸發 Auth Modal）</w:t>
            </w:r>
          </w:p>
        </w:tc>
      </w:tr>
    </w:tbl>
    <w:p w14:paraId="44D54083" w14:textId="77777777" w:rsidR="00F411A8" w:rsidRDefault="00F411A8">
      <w:pPr>
        <w:spacing w:after="120"/>
      </w:pPr>
    </w:p>
    <w:p w14:paraId="4418AE3E" w14:textId="77777777" w:rsidR="00F411A8" w:rsidRDefault="00000000">
      <w:pPr>
        <w:pStyle w:val="Heading3"/>
        <w:spacing w:before="180"/>
      </w:pPr>
      <w:r>
        <w:rPr>
          <w:color w:val="FF6B3D"/>
        </w:rPr>
        <w:t>US-05　選手使用 Google 快速登入</w:t>
      </w:r>
    </w:p>
    <w:p w14:paraId="01E15366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身為一位不想記密碼的選手，我希望在 Auth Modal 裡可以直接點擊「以 Google 登入」，完成 OAuth 授權後回到平台，Modal 自動關閉，不需要設定密碼。</w:t>
      </w:r>
    </w:p>
    <w:p w14:paraId="3C491F7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21CEBA9B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B11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9B9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DFFBE78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97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提供的登入方式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CB3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① Email + 密碼　② 以 Google 登入</w:t>
            </w:r>
          </w:p>
        </w:tc>
      </w:tr>
      <w:tr w:rsidR="00F411A8" w14:paraId="7334ABCD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D1F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Google OAuth 流程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D34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 → 跳轉 Google 授權頁 → 授權完成 → 導向 /auth/callback → callback 處理 session → 導向原頁面或 intent 目標</w:t>
            </w:r>
          </w:p>
        </w:tc>
      </w:tr>
      <w:tr w:rsidR="00F411A8" w14:paraId="5A1BB08E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C33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注意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1C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Google OAuth 必須跳頁，/auth/callback 是必要路由，這是唯一需要跳頁的登入情境</w:t>
            </w:r>
          </w:p>
        </w:tc>
      </w:tr>
    </w:tbl>
    <w:p w14:paraId="7351129F" w14:textId="77777777" w:rsidR="00F411A8" w:rsidRDefault="00F411A8">
      <w:pPr>
        <w:spacing w:after="120"/>
      </w:pPr>
    </w:p>
    <w:p w14:paraId="08445234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28.4 技術實作規格</w:t>
      </w:r>
    </w:p>
    <w:p w14:paraId="401252B5" w14:textId="77777777" w:rsidR="00F411A8" w:rsidRDefault="00000000">
      <w:pPr>
        <w:pStyle w:val="Heading3"/>
        <w:spacing w:before="180"/>
      </w:pPr>
      <w:r>
        <w:rPr>
          <w:color w:val="FF6B3D"/>
        </w:rPr>
        <w:t>全域狀態管理</w:t>
      </w:r>
    </w:p>
    <w:p w14:paraId="19FBBDFA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使用 React Context 或 Zustand 管理 Auth Modal 的開關狀態與觸發意圖</w:t>
      </w:r>
    </w:p>
    <w:p w14:paraId="69B3D99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狀態結構：{ isOpen: boolean, intent: 'login' | 'new_result' | 'claim' | null, intentPayload: { resultId?: string } }</w:t>
      </w:r>
    </w:p>
    <w:p w14:paraId="33AF516B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任何元件皆可呼叫 openAuthModal(intent?, payload?) 觸發 Modal</w:t>
      </w:r>
    </w:p>
    <w:p w14:paraId="67D34E5C" w14:textId="77777777" w:rsidR="00F411A8" w:rsidRDefault="00F411A8">
      <w:pPr>
        <w:spacing w:after="120"/>
      </w:pPr>
    </w:p>
    <w:p w14:paraId="30720D1E" w14:textId="77777777" w:rsidR="00F411A8" w:rsidRDefault="00000000">
      <w:pPr>
        <w:pStyle w:val="Heading3"/>
        <w:spacing w:before="180"/>
      </w:pPr>
      <w:r>
        <w:rPr>
          <w:color w:val="FF6B3D"/>
        </w:rPr>
        <w:lastRenderedPageBreak/>
        <w:t>Modal 元件設計</w:t>
      </w:r>
    </w:p>
    <w:p w14:paraId="226E0EBE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放置於 RootLayout，確保所有頁面皆可觸發</w:t>
      </w:r>
    </w:p>
    <w:p w14:paraId="7338568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背景遮罩：半透明黑色（rgba(0,0,0,0.6)），點擊遮罩可關閉</w:t>
      </w:r>
    </w:p>
    <w:p w14:paraId="535B77A4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關閉按鈕：右上角 ✕，鍵盤 Escape 也可關閉</w:t>
      </w:r>
    </w:p>
    <w:p w14:paraId="7709B44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Modal 內包含：Email/密碼登入表單、「以 Google 登入」按鈕、「還沒有帳號？立即註冊」切換</w:t>
      </w:r>
    </w:p>
    <w:p w14:paraId="4A550E1C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登入與註冊在同一 Modal 內切換，不需要重新開啟</w:t>
      </w:r>
    </w:p>
    <w:p w14:paraId="3C0B229C" w14:textId="77777777" w:rsidR="00F411A8" w:rsidRDefault="00F411A8">
      <w:pPr>
        <w:spacing w:after="120"/>
      </w:pPr>
    </w:p>
    <w:p w14:paraId="123B9DBB" w14:textId="77777777" w:rsidR="00F411A8" w:rsidRDefault="00000000">
      <w:pPr>
        <w:pStyle w:val="Heading3"/>
        <w:spacing w:before="180"/>
      </w:pPr>
      <w:r>
        <w:rPr>
          <w:color w:val="FF6B3D"/>
        </w:rPr>
        <w:t>登入成功後的跳轉邏輯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5F010319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C75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intent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BF4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登入成功後行為</w:t>
            </w:r>
          </w:p>
        </w:tc>
      </w:tr>
      <w:tr w:rsidR="00F411A8" w14:paraId="799CB5E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BD1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login（預設）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AB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關閉，留在當前頁面，Nav 更新</w:t>
            </w:r>
          </w:p>
        </w:tc>
      </w:tr>
      <w:tr w:rsidR="00F411A8" w14:paraId="558F6BC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2E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new_result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D34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關閉，導向 /result/new</w:t>
            </w:r>
          </w:p>
        </w:tc>
      </w:tr>
      <w:tr w:rsidR="00F411A8" w14:paraId="1FB99E8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CB9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claim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79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關閉，導向 /results/:resultId/claim</w:t>
            </w:r>
          </w:p>
        </w:tc>
      </w:tr>
    </w:tbl>
    <w:p w14:paraId="2F03F1A5" w14:textId="77777777" w:rsidR="00F411A8" w:rsidRDefault="00F411A8">
      <w:pPr>
        <w:spacing w:after="120"/>
      </w:pPr>
    </w:p>
    <w:p w14:paraId="455A14CB" w14:textId="77777777" w:rsidR="00F411A8" w:rsidRDefault="00000000">
      <w:pPr>
        <w:pStyle w:val="Heading3"/>
        <w:spacing w:before="180"/>
      </w:pPr>
      <w:r>
        <w:rPr>
          <w:color w:val="FF6B3D"/>
        </w:rPr>
        <w:t>/auth/callback 路由</w:t>
      </w:r>
    </w:p>
    <w:p w14:paraId="2BDC7F0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Google OAuth 必須經過 /auth/callback 處理 session</w:t>
      </w:r>
    </w:p>
    <w:p w14:paraId="4501C36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callback 完成後，讀取 localStorage 暫存的 intent，執行對應跳轉</w:t>
      </w:r>
    </w:p>
    <w:p w14:paraId="6FB1FF1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若無 intent，導向 / （最速榜首頁）</w:t>
      </w:r>
    </w:p>
    <w:p w14:paraId="1A92EEF1" w14:textId="77777777" w:rsidR="00F411A8" w:rsidRDefault="00F411A8">
      <w:pPr>
        <w:spacing w:after="120"/>
      </w:pPr>
    </w:p>
    <w:p w14:paraId="11E55D35" w14:textId="77777777" w:rsidR="00F411A8" w:rsidRDefault="00000000">
      <w:pPr>
        <w:pStyle w:val="Heading3"/>
        <w:spacing w:before="180"/>
      </w:pPr>
      <w:r>
        <w:rPr>
          <w:color w:val="FF6B3D"/>
        </w:rPr>
        <w:t>/login 獨立頁面的處置</w:t>
      </w:r>
    </w:p>
    <w:p w14:paraId="273582F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保留 /login 路由，但改為顯示完整的登入頁面（針對直接連結進入的情況，如 Email 通知中的連結）</w:t>
      </w:r>
    </w:p>
    <w:p w14:paraId="4AECEC0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從 Nav 觸發的登入一律走 Auth Modal，不導向 /login</w:t>
      </w:r>
    </w:p>
    <w:p w14:paraId="7E26D2C1" w14:textId="77777777" w:rsidR="00F411A8" w:rsidRDefault="00F411A8">
      <w:pPr>
        <w:spacing w:after="240"/>
      </w:pPr>
    </w:p>
    <w:p w14:paraId="327021A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28.5 Auth Modal 狀態流程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6D90851B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36DF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B58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描述</w:t>
            </w:r>
          </w:p>
        </w:tc>
      </w:tr>
      <w:tr w:rsidR="00F411A8" w14:paraId="0D4F883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5C4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closed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4F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未顯示，預設狀態</w:t>
            </w:r>
          </w:p>
        </w:tc>
      </w:tr>
      <w:tr w:rsidR="00F411A8" w14:paraId="48CF7F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AC8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open:login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59A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 Email/密碼登入表單</w:t>
            </w:r>
          </w:p>
        </w:tc>
      </w:tr>
      <w:tr w:rsidR="00F411A8" w14:paraId="7CE87E4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4EE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open:register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BA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顯示註冊表單（在 Modal 內切換）</w:t>
            </w:r>
          </w:p>
        </w:tc>
      </w:tr>
      <w:tr w:rsidR="00F411A8" w14:paraId="29AED99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70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open:loading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9C8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登入請求進行中，表單 disabled，顯示 loading 指示</w:t>
            </w:r>
          </w:p>
        </w:tc>
      </w:tr>
      <w:tr w:rsidR="00F411A8" w14:paraId="3A36279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4B5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open:error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52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登入失敗，顯示錯誤訊息，表單重新可用</w:t>
            </w:r>
          </w:p>
        </w:tc>
      </w:tr>
      <w:tr w:rsidR="00F411A8" w14:paraId="3D9040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29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closed:success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85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登入成功，Modal 關閉，執行 intent 跳轉</w:t>
            </w:r>
          </w:p>
        </w:tc>
      </w:tr>
    </w:tbl>
    <w:p w14:paraId="621717F7" w14:textId="77777777" w:rsidR="00F411A8" w:rsidRDefault="00F411A8">
      <w:pPr>
        <w:spacing w:after="240"/>
      </w:pPr>
    </w:p>
    <w:p w14:paraId="2AFF3918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1C3E29CF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v1.4　·　2026 年 6 月　·　trilog.run</w:t>
      </w:r>
    </w:p>
    <w:p w14:paraId="17D6A6BE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lastRenderedPageBreak/>
        <w:t>29. 品牌標誌實作規格</w:t>
      </w:r>
    </w:p>
    <w:p w14:paraId="20C797E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29.1 設計概念</w:t>
      </w:r>
    </w:p>
    <w:p w14:paraId="241A1F7A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標誌由兩個部分組成：左側的三角形符號（Mark）與右側的文字標誌（Wordmark）。三角形的三條邊各自採用不同的線條質感，直接對應鐵人三項的三個項目。這是設計的核心意圖——「懂的人一眼讀懂，不懂的人也覺得好看」。</w:t>
      </w:r>
    </w:p>
    <w:p w14:paraId="19366084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F411A8" w14:paraId="491B83C3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6F9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三角形邊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99D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運動項目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D0D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線條質感</w:t>
            </w:r>
          </w:p>
        </w:tc>
        <w:tc>
          <w:tcPr>
            <w:tcW w:w="212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3B4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顏色</w:t>
            </w:r>
          </w:p>
        </w:tc>
      </w:tr>
      <w:tr w:rsidR="00F411A8" w14:paraId="36E1254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AFA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左邊（底左→頂點）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3F8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53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波浪曲線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8C3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#22C9C9（--swim）</w:t>
            </w:r>
          </w:p>
        </w:tc>
      </w:tr>
      <w:tr w:rsidR="00F411A8" w14:paraId="17AD3C0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BB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右邊（頂點→底右）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E6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3E6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等距虛線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6AE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#A8E063（--bike）</w:t>
            </w:r>
          </w:p>
        </w:tc>
      </w:tr>
      <w:tr w:rsidR="00F411A8" w14:paraId="6B8B50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209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底邊（底右→底左）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8D0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6B1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鋸齒折線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01A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#FF6B3D（--run）</w:t>
            </w:r>
          </w:p>
        </w:tc>
      </w:tr>
    </w:tbl>
    <w:p w14:paraId="5A97D54F" w14:textId="77777777" w:rsidR="00F411A8" w:rsidRDefault="00F411A8">
      <w:pPr>
        <w:spacing w:after="120"/>
      </w:pPr>
    </w:p>
    <w:p w14:paraId="0DDF0E6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29.2 文字標誌規格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F411A8" w14:paraId="1AC58FB2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F23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部分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D4D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3AC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字重</w:t>
            </w:r>
          </w:p>
        </w:tc>
        <w:tc>
          <w:tcPr>
            <w:tcW w:w="212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D0D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顏色</w:t>
            </w:r>
          </w:p>
        </w:tc>
      </w:tr>
      <w:tr w:rsidR="00F411A8" w14:paraId="6C4AE0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58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Tri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D4F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品牌名稱前段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88B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800（超粗）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491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</w:tr>
      <w:tr w:rsidR="00F411A8" w14:paraId="02209D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22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·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714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中間點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0A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800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785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#FF6B3D（--run，品牌強調色）</w:t>
            </w:r>
          </w:p>
        </w:tc>
      </w:tr>
      <w:tr w:rsidR="00F411A8" w14:paraId="1E2414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350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DD2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品牌名稱後段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236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300（超細）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61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</w:tr>
    </w:tbl>
    <w:p w14:paraId="69233B26" w14:textId="77777777" w:rsidR="00F411A8" w:rsidRDefault="00F411A8">
      <w:pPr>
        <w:spacing w:after="120"/>
      </w:pPr>
    </w:p>
    <w:p w14:paraId="07A112A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字重對比（800 vs 300）是標誌記憶點，不可調整為相同字重</w:t>
      </w:r>
    </w:p>
    <w:p w14:paraId="4954343B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字距：letter-spacing: -0.04em（視覺緊縮，避免散開感）</w:t>
      </w:r>
    </w:p>
    <w:p w14:paraId="3E64867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字體：系統優先使用 Arial，fallback 為 Helvetica Neue、sans-serif</w:t>
      </w:r>
    </w:p>
    <w:p w14:paraId="318649B6" w14:textId="77777777" w:rsidR="00F411A8" w:rsidRDefault="00F411A8">
      <w:pPr>
        <w:spacing w:after="120"/>
      </w:pPr>
    </w:p>
    <w:p w14:paraId="07C6887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29.3 SVG 符號原始碼</w:t>
      </w:r>
    </w:p>
    <w:p w14:paraId="666ECDD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以下為標準尺寸 Logo 的完整 SVG，viewBox="0 0 260 68"，符號置於左側，文字置於右側。Claude Code 可直接複製使用。</w:t>
      </w:r>
    </w:p>
    <w:p w14:paraId="43DAC3C9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D5A19A9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95CF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width="195" height="52" viewBox="0 0 260 68"</w:t>
            </w:r>
          </w:p>
          <w:p w14:paraId="203FDD8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4D21476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10BBF97B" w14:textId="77777777" w:rsidR="00F411A8" w:rsidRDefault="00F411A8">
            <w:pPr>
              <w:spacing w:after="40"/>
            </w:pPr>
          </w:p>
          <w:p w14:paraId="165EA1B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游泳：波浪曲線（青藍，底左 → 頂點）--&gt;</w:t>
            </w:r>
          </w:p>
          <w:p w14:paraId="476F1F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0D11D3A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7FF163F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stroke-linecap="round"/&gt;</w:t>
            </w:r>
          </w:p>
          <w:p w14:paraId="6A95D532" w14:textId="77777777" w:rsidR="00F411A8" w:rsidRDefault="00F411A8">
            <w:pPr>
              <w:spacing w:after="40"/>
            </w:pPr>
          </w:p>
          <w:p w14:paraId="1120DBC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自行車：虛線（草地綠，頂點 → 底右）--&gt;</w:t>
            </w:r>
          </w:p>
          <w:p w14:paraId="349BF10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&lt;path d="M31 9 L60 56"</w:t>
            </w:r>
          </w:p>
          <w:p w14:paraId="5D7A78E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3E7DFEB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02A11A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stroke-dasharray="5 3"/&gt;</w:t>
            </w:r>
          </w:p>
          <w:p w14:paraId="798B3B84" w14:textId="77777777" w:rsidR="00F411A8" w:rsidRDefault="00F411A8">
            <w:pPr>
              <w:spacing w:after="40"/>
            </w:pPr>
          </w:p>
          <w:p w14:paraId="6D77310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跑步：鋸齒折線（珊瑚橘，底右 → 底左）--&gt;</w:t>
            </w:r>
          </w:p>
          <w:p w14:paraId="10A02C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d="M60 56 L53 49 L46 56 L39 49 L32 56</w:t>
            </w:r>
          </w:p>
          <w:p w14:paraId="6BE3F0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L25 49 L18 56 L11 49 L6 56"</w:t>
            </w:r>
          </w:p>
          <w:p w14:paraId="2292BB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721F0A3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2BD88D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2DAD7222" w14:textId="77777777" w:rsidR="00F411A8" w:rsidRDefault="00F411A8">
            <w:pPr>
              <w:spacing w:after="40"/>
            </w:pPr>
          </w:p>
          <w:p w14:paraId="72005A5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文字：Tri（粗）--&gt;</w:t>
            </w:r>
          </w:p>
          <w:p w14:paraId="1295B8B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x="78" y="43"</w:t>
            </w:r>
          </w:p>
          <w:p w14:paraId="14DBC52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4E275B5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56E8AB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letter-spacing="-2"&gt;Tri&lt;/text&gt;</w:t>
            </w:r>
          </w:p>
          <w:p w14:paraId="370311E9" w14:textId="77777777" w:rsidR="00F411A8" w:rsidRDefault="00F411A8">
            <w:pPr>
              <w:spacing w:after="40"/>
            </w:pPr>
          </w:p>
          <w:p w14:paraId="0BD2EC8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文字：中點（橘色）--&gt;</w:t>
            </w:r>
          </w:p>
          <w:p w14:paraId="35C93C4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x="126" y="43"</w:t>
            </w:r>
          </w:p>
          <w:p w14:paraId="0419667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5D7C25A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7EBCD29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fill="#FF6B3D"&gt;·&lt;/text&gt;</w:t>
            </w:r>
          </w:p>
          <w:p w14:paraId="2CE754FA" w14:textId="77777777" w:rsidR="00F411A8" w:rsidRDefault="00F411A8">
            <w:pPr>
              <w:spacing w:after="40"/>
            </w:pPr>
          </w:p>
          <w:p w14:paraId="41B3D32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文字：log（細）--&gt;</w:t>
            </w:r>
          </w:p>
          <w:p w14:paraId="2AB8ABA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x="136" y="43"</w:t>
            </w:r>
          </w:p>
          <w:p w14:paraId="099E04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0E2926D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font-weight="300"</w:t>
            </w:r>
          </w:p>
          <w:p w14:paraId="5BC4184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letter-spacing="-2"&gt;log&lt;/text&gt;</w:t>
            </w:r>
          </w:p>
          <w:p w14:paraId="0CE4B7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449743CF" w14:textId="77777777" w:rsidR="00F411A8" w:rsidRDefault="00F411A8">
      <w:pPr>
        <w:spacing w:after="120"/>
      </w:pPr>
    </w:p>
    <w:p w14:paraId="7A1126C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29.4 符號單獨版（Mark Only）</w:t>
      </w:r>
    </w:p>
    <w:p w14:paraId="7F0889A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用於 favicon、App icon、頭像等只需要符號的場合，viewBox="0 0 68 68"，三條邊線加粗以補償小尺寸的視覺損失。</w:t>
      </w:r>
    </w:p>
    <w:p w14:paraId="0596FB09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61B466EF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29308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width="48" height="48" viewBox="0 0 68 68"</w:t>
            </w:r>
          </w:p>
          <w:p w14:paraId="2336B3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048F6D3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0D5E9FEB" w14:textId="77777777" w:rsidR="00F411A8" w:rsidRDefault="00F411A8">
            <w:pPr>
              <w:spacing w:after="40"/>
            </w:pPr>
          </w:p>
          <w:p w14:paraId="0229BD4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游泳：波浪曲線 --&gt;</w:t>
            </w:r>
          </w:p>
          <w:p w14:paraId="164F54D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7C7776B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0E12C9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stroke-linecap="round"/&gt;</w:t>
            </w:r>
          </w:p>
          <w:p w14:paraId="01CD523F" w14:textId="77777777" w:rsidR="00F411A8" w:rsidRDefault="00F411A8">
            <w:pPr>
              <w:spacing w:after="40"/>
            </w:pPr>
          </w:p>
          <w:p w14:paraId="3CD8F5E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自行車：虛線 --&gt;</w:t>
            </w:r>
          </w:p>
          <w:p w14:paraId="6A5F8A6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d="M31 9 L60 56"</w:t>
            </w:r>
          </w:p>
          <w:p w14:paraId="6E4D3AD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23D7A8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</w:t>
            </w:r>
          </w:p>
          <w:p w14:paraId="235C485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stroke-dasharray="6 3.5"/&gt;</w:t>
            </w:r>
          </w:p>
          <w:p w14:paraId="264F80E7" w14:textId="77777777" w:rsidR="00F411A8" w:rsidRDefault="00F411A8">
            <w:pPr>
              <w:spacing w:after="40"/>
            </w:pPr>
          </w:p>
          <w:p w14:paraId="5310F5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跑步：鋸齒折線 --&gt;</w:t>
            </w:r>
          </w:p>
          <w:p w14:paraId="4C9BE3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d="M60 56 L53 49 L46 56 L39 49 L32 56</w:t>
            </w:r>
          </w:p>
          <w:p w14:paraId="13753D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L25 49 L18 56 L11 49 L6 56"</w:t>
            </w:r>
          </w:p>
          <w:p w14:paraId="13D4FB8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6CC107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</w:t>
            </w:r>
          </w:p>
          <w:p w14:paraId="444AE8C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08D154F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60DDC04E" w14:textId="77777777" w:rsidR="00F411A8" w:rsidRDefault="00F411A8">
      <w:pPr>
        <w:spacing w:after="120"/>
      </w:pPr>
    </w:p>
    <w:p w14:paraId="3627563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29.5 React / Next.js 元件</w:t>
      </w:r>
    </w:p>
    <w:p w14:paraId="1E243D33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以下為可直接放入 Next.js 專案的 TSX 元件，支援 size 和 markOnly 兩個 prop。</w:t>
      </w:r>
    </w:p>
    <w:p w14:paraId="6F4C9B9A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A1AFDC4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FA47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components/TrilogLogo.tsx</w:t>
            </w:r>
          </w:p>
          <w:p w14:paraId="64876AEB" w14:textId="77777777" w:rsidR="00F411A8" w:rsidRDefault="00F411A8">
            <w:pPr>
              <w:spacing w:after="40"/>
            </w:pPr>
          </w:p>
          <w:p w14:paraId="3A1DA0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interface TrilogLogoProps {</w:t>
            </w:r>
          </w:p>
          <w:p w14:paraId="1DA219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size?: "sm" | "md" | "lg"</w:t>
            </w:r>
          </w:p>
          <w:p w14:paraId="6EB536E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markOnly?: boolean</w:t>
            </w:r>
          </w:p>
          <w:p w14:paraId="3908BF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FA9202C" w14:textId="77777777" w:rsidR="00F411A8" w:rsidRDefault="00F411A8">
            <w:pPr>
              <w:spacing w:after="40"/>
            </w:pPr>
          </w:p>
          <w:p w14:paraId="364408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sizes = {</w:t>
            </w:r>
          </w:p>
          <w:p w14:paraId="6AFF8D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sm: { w: 130, h: 34 },</w:t>
            </w:r>
          </w:p>
          <w:p w14:paraId="68EDCA6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md: { w: 195, h: 52 },</w:t>
            </w:r>
          </w:p>
          <w:p w14:paraId="057BA2F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lg: { w: 260, h: 68 },</w:t>
            </w:r>
          </w:p>
          <w:p w14:paraId="7327E91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D26383A" w14:textId="77777777" w:rsidR="00F411A8" w:rsidRDefault="00F411A8">
            <w:pPr>
              <w:spacing w:after="40"/>
            </w:pPr>
          </w:p>
          <w:p w14:paraId="1E47E2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TrilogLogo({</w:t>
            </w:r>
          </w:p>
          <w:p w14:paraId="46C1D75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 = "md",</w:t>
            </w:r>
          </w:p>
          <w:p w14:paraId="156F6BB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 = false,</w:t>
            </w:r>
          </w:p>
          <w:p w14:paraId="6E83308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}: TrilogLogoProps) {</w:t>
            </w:r>
          </w:p>
          <w:p w14:paraId="39E992F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{ w, h } = sizes[size]</w:t>
            </w:r>
          </w:p>
          <w:p w14:paraId="50B80B89" w14:textId="77777777" w:rsidR="00F411A8" w:rsidRDefault="00F411A8">
            <w:pPr>
              <w:spacing w:after="40"/>
            </w:pPr>
          </w:p>
          <w:p w14:paraId="3F9F5FA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if (markOnly) {</w:t>
            </w:r>
          </w:p>
          <w:p w14:paraId="6024B40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return (</w:t>
            </w:r>
          </w:p>
          <w:p w14:paraId="7B1B32C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&lt;svg width={48} height={48} viewBox="0 0 68 68"</w:t>
            </w:r>
          </w:p>
          <w:p w14:paraId="5D77EC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xmlns="http://www.w3.org/2000/svg"</w:t>
            </w:r>
          </w:p>
          <w:p w14:paraId="5CA602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role="img" aria-label="Tri·log"&gt;</w:t>
            </w:r>
          </w:p>
          <w:p w14:paraId="67B46F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 56 C10 44 16 30 21 20 C24 14 27 11 31 9"</w:t>
            </w:r>
          </w:p>
          <w:p w14:paraId="1026DF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stroke="#22C9C9"</w:t>
            </w:r>
          </w:p>
          <w:p w14:paraId="3E53C66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strokeLinecap="round"/&gt;</w:t>
            </w:r>
          </w:p>
          <w:p w14:paraId="2EEF52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d="M31 9 L60 56"</w:t>
            </w:r>
          </w:p>
          <w:p w14:paraId="2E3E019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stroke="#A8E063"</w:t>
            </w:r>
          </w:p>
          <w:p w14:paraId="1BCF39E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</w:t>
            </w:r>
          </w:p>
          <w:p w14:paraId="77ECE9B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strokeDasharray="6 3.5"/&gt;</w:t>
            </w:r>
          </w:p>
          <w:p w14:paraId="56CE33E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d="M60 56 L53 49 L46 56 L39 49 L32 56 L25 49 L18 56 L11 49 L6 56"</w:t>
            </w:r>
          </w:p>
          <w:p w14:paraId="3FA9B7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stroke="#FF6B3D"</w:t>
            </w:r>
          </w:p>
          <w:p w14:paraId="6CE325C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</w:t>
            </w:r>
          </w:p>
          <w:p w14:paraId="612D5DB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strokeLinejoin="round"/&gt;</w:t>
            </w:r>
          </w:p>
          <w:p w14:paraId="247143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&lt;/svg&gt;</w:t>
            </w:r>
          </w:p>
          <w:p w14:paraId="283BF4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)</w:t>
            </w:r>
          </w:p>
          <w:p w14:paraId="1F13D5F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</w:t>
            </w:r>
          </w:p>
          <w:p w14:paraId="570345BB" w14:textId="77777777" w:rsidR="00F411A8" w:rsidRDefault="00F411A8">
            <w:pPr>
              <w:spacing w:after="40"/>
            </w:pPr>
          </w:p>
          <w:p w14:paraId="339706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43D5C8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&lt;svg width={w} height={h} viewBox="0 0 260 68"</w:t>
            </w:r>
          </w:p>
          <w:p w14:paraId="7B7E13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xmlns="http://www.w3.org/2000/svg"</w:t>
            </w:r>
          </w:p>
          <w:p w14:paraId="2EAE39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role="img" aria-label="Tri·log"&gt;</w:t>
            </w:r>
          </w:p>
          <w:p w14:paraId="6CDF25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d="M6 56 C10 44 16 30 21 20 C24 14 27 11 31 9"</w:t>
            </w:r>
          </w:p>
          <w:p w14:paraId="47BD038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stroke="#22C9C9"</w:t>
            </w:r>
          </w:p>
          <w:p w14:paraId="393E17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strokeLinecap="round"/&gt;</w:t>
            </w:r>
          </w:p>
          <w:p w14:paraId="1E2237A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d="M31 9 L60 56"</w:t>
            </w:r>
          </w:p>
          <w:p w14:paraId="21BDFB2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stroke="#A8E063"</w:t>
            </w:r>
          </w:p>
          <w:p w14:paraId="1057E55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</w:t>
            </w:r>
          </w:p>
          <w:p w14:paraId="17056DC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strokeDasharray="5 3"/&gt;</w:t>
            </w:r>
          </w:p>
          <w:p w14:paraId="46524AB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d="M60 56 L53 49 L46 56 L39 49 L32 56 L25 49 L18 56 L11 49 L6 56"</w:t>
            </w:r>
          </w:p>
          <w:p w14:paraId="5E08D7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stroke="#FF6B3D"</w:t>
            </w:r>
          </w:p>
          <w:p w14:paraId="1441EE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</w:t>
            </w:r>
          </w:p>
          <w:p w14:paraId="4075D9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strokeLinejoin="round"/&gt;</w:t>
            </w:r>
          </w:p>
          <w:p w14:paraId="04175AA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x={78} y={43}</w:t>
            </w:r>
          </w:p>
          <w:p w14:paraId="0EFC4FD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0090C3C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fontWeight={800}</w:t>
            </w:r>
          </w:p>
          <w:p w14:paraId="4CB371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fill="#F0EDE6" letterSpacing={-2}&gt;Tri&lt;/text&gt;</w:t>
            </w:r>
          </w:p>
          <w:p w14:paraId="1B1F9F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x={126} y={43}</w:t>
            </w:r>
          </w:p>
          <w:p w14:paraId="2724B1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45B678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fontWeight={800}</w:t>
            </w:r>
          </w:p>
          <w:p w14:paraId="043727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fill="#FF6B3D"&gt;·&lt;/text&gt;</w:t>
            </w:r>
          </w:p>
          <w:p w14:paraId="52E4A03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x={136} y={43}</w:t>
            </w:r>
          </w:p>
          <w:p w14:paraId="27E30A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4C0AB3B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fontWeight={300}</w:t>
            </w:r>
          </w:p>
          <w:p w14:paraId="519D83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fill="#F0EDE6" letterSpacing={-2}&gt;log&lt;/text&gt;</w:t>
            </w:r>
          </w:p>
          <w:p w14:paraId="22C4973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&lt;/svg&gt;</w:t>
            </w:r>
          </w:p>
          <w:p w14:paraId="6AEA076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2F2BB06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38861155" w14:textId="77777777" w:rsidR="00F411A8" w:rsidRDefault="00F411A8">
      <w:pPr>
        <w:spacing w:after="120"/>
      </w:pPr>
    </w:p>
    <w:p w14:paraId="0A53CE8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29.6 使用方式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2638C99C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2628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Nav 導覽列（標準尺寸）</w:t>
            </w:r>
          </w:p>
          <w:p w14:paraId="6EFBA09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/&gt;</w:t>
            </w:r>
          </w:p>
          <w:p w14:paraId="464CEB64" w14:textId="77777777" w:rsidR="00F411A8" w:rsidRDefault="00F411A8">
            <w:pPr>
              <w:spacing w:after="40"/>
            </w:pPr>
          </w:p>
          <w:p w14:paraId="0FEF450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行動裝置 Nav（精簡尺寸）</w:t>
            </w:r>
          </w:p>
          <w:p w14:paraId="6938E8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size="sm" /&gt;</w:t>
            </w:r>
          </w:p>
          <w:p w14:paraId="474ABB75" w14:textId="77777777" w:rsidR="00F411A8" w:rsidRDefault="00F411A8">
            <w:pPr>
              <w:spacing w:after="40"/>
            </w:pPr>
          </w:p>
          <w:p w14:paraId="1906486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Favicon / App icon（僅符號）</w:t>
            </w:r>
          </w:p>
          <w:p w14:paraId="21155E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markOnly /&gt;</w:t>
            </w:r>
          </w:p>
          <w:p w14:paraId="4BC529FA" w14:textId="77777777" w:rsidR="00F411A8" w:rsidRDefault="00F411A8">
            <w:pPr>
              <w:spacing w:after="40"/>
            </w:pPr>
          </w:p>
          <w:p w14:paraId="65E84A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標題頁 / 大型展示</w:t>
            </w:r>
          </w:p>
          <w:p w14:paraId="1B7302A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size="lg" /&gt;</w:t>
            </w:r>
          </w:p>
        </w:tc>
      </w:tr>
    </w:tbl>
    <w:p w14:paraId="6B9B2775" w14:textId="77777777" w:rsidR="00F411A8" w:rsidRDefault="00F411A8">
      <w:pPr>
        <w:spacing w:after="120"/>
      </w:pPr>
    </w:p>
    <w:p w14:paraId="3A459FC7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29.7 使用規範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09193A18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5AE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規則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1F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7C843EB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608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最小使用尺寸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91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完整 Logo 最小寬度 130px；Mark Only 最小 24px</w:t>
            </w:r>
          </w:p>
        </w:tc>
      </w:tr>
      <w:tr w:rsidR="00F411A8" w14:paraId="285EDB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D8D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背景色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680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設計於深色背景（#060D18）上使用，淺色背景需另行測試對比度</w:t>
            </w:r>
          </w:p>
        </w:tc>
      </w:tr>
      <w:tr w:rsidR="00F411A8" w14:paraId="25E52D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69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不可修改顏色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003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三條邊的顏色為品牌設計系統的三項色，不可替換為其他顏色</w:t>
            </w:r>
          </w:p>
        </w:tc>
      </w:tr>
      <w:tr w:rsidR="00F411A8" w14:paraId="344E0C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E01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不可拉伸變形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2D9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維持 viewBox 比例，不可單獨拉寬或拉高</w:t>
            </w:r>
          </w:p>
        </w:tc>
      </w:tr>
      <w:tr w:rsidR="00F411A8" w14:paraId="40C0E7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034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字重不可改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B6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Tri 必須是 800，log 必須是 300，對比是記憶點的來源</w:t>
            </w:r>
          </w:p>
        </w:tc>
      </w:tr>
      <w:tr w:rsidR="00F411A8" w14:paraId="465849B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72B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留白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C3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Logo 四周最小留白為 Logo 高度的 25%</w:t>
            </w:r>
          </w:p>
        </w:tc>
      </w:tr>
    </w:tbl>
    <w:p w14:paraId="44107CB8" w14:textId="77777777" w:rsidR="00F411A8" w:rsidRDefault="00F411A8">
      <w:pPr>
        <w:spacing w:after="240"/>
      </w:pPr>
    </w:p>
    <w:p w14:paraId="478D8220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1AC5D2F4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v1.4　·　2026 年 6 月　·　trilog.run</w:t>
      </w:r>
    </w:p>
    <w:p w14:paraId="323A9F80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29-A. 標誌動態波浪規格（補充第 29 章）</w:t>
      </w:r>
    </w:p>
    <w:p w14:paraId="0E05C892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29-A.1 動態設計決策</w:t>
      </w:r>
    </w:p>
    <w:p w14:paraId="0EEC3F1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橘色底邊（跑步項目）採用心電圖式波浪向前流動的動態效果。三個連續波峰持續向左位移，製造跑步節奏感與生命感。游泳曲線（青藍）與自行車虛線（草地綠）保持靜止。</w:t>
      </w:r>
    </w:p>
    <w:p w14:paraId="183C213B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6DCDCE06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94C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場景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311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動畫速度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6D0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4D89D32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B6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 導覽列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D7B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986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沉穩不搶眼，使用者瀏覽內容時不分心，像馬拉松配速</w:t>
            </w:r>
          </w:p>
        </w:tc>
      </w:tr>
      <w:tr w:rsidR="00F411A8" w14:paraId="179995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8B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Login 登入頁 Logo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429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1.8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44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稍快的節奏製造活力感，讓使用者感覺平台是活的</w:t>
            </w:r>
          </w:p>
        </w:tc>
      </w:tr>
      <w:tr w:rsidR="00F411A8" w14:paraId="008103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CB2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其他場景（預設）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804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911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未明確指定時，使用 Nav 版本</w:t>
            </w:r>
          </w:p>
        </w:tc>
      </w:tr>
    </w:tbl>
    <w:p w14:paraId="705D53E4" w14:textId="77777777" w:rsidR="00F411A8" w:rsidRDefault="00F411A8">
      <w:pPr>
        <w:spacing w:after="120"/>
      </w:pPr>
    </w:p>
    <w:p w14:paraId="47684ECF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29-A.2 波浪路徑說明</w:t>
      </w:r>
    </w:p>
    <w:p w14:paraId="07A43FA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波浪路徑從三角形邊界外（x=-12）延伸至邊界外（x=78），搭配 clipPath 限制可見範圍在底邊區域內，確保波浪兩端不溢出三角形。translateX 每次移動 -18px（一個波峰寬度），形成無縫循環。</w:t>
      </w:r>
    </w:p>
    <w:p w14:paraId="432BBFF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46D98F71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503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參數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919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數值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184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0BC44D8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B85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波峰數量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D19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F60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底邊可見範圍內維持 3 個完整波峰</w:t>
            </w:r>
          </w:p>
        </w:tc>
      </w:tr>
      <w:tr w:rsidR="00F411A8" w14:paraId="4C4684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E5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波峰寬度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EE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18px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C42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每個波峰佔 18px（底邊總寬 54px ÷ 3）</w:t>
            </w:r>
          </w:p>
        </w:tc>
      </w:tr>
      <w:tr w:rsidR="00F411A8" w14:paraId="00347D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D58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波峰高度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957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9px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806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 y=47，波谷 y=56，振幅 9px</w:t>
            </w:r>
          </w:p>
        </w:tc>
      </w:tr>
      <w:tr w:rsidR="00F411A8" w14:paraId="74E403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83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位移量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546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-18px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307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每個週期移動一個波峰寬度，確保無縫循環</w:t>
            </w:r>
          </w:p>
        </w:tc>
      </w:tr>
      <w:tr w:rsidR="00F411A8" w14:paraId="6B1C529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F6C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動畫函數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043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linear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9C5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等速移動，不加 ease，模擬持續跑步節奏</w:t>
            </w:r>
          </w:p>
        </w:tc>
      </w:tr>
      <w:tr w:rsidR="00F411A8" w14:paraId="6171292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C31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clipPath 範圍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782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x:4~62, y:41~60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B4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限制波浪在底邊三角形區域內</w:t>
            </w:r>
          </w:p>
        </w:tc>
      </w:tr>
    </w:tbl>
    <w:p w14:paraId="4D444183" w14:textId="77777777" w:rsidR="00F411A8" w:rsidRDefault="00F411A8">
      <w:pPr>
        <w:spacing w:after="120"/>
      </w:pPr>
    </w:p>
    <w:p w14:paraId="4E922CF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29-A.3 CSS 動畫代碼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59937AF7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D3A2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Nav 版本 — 3 秒，沉穩 */</w:t>
            </w:r>
          </w:p>
          <w:p w14:paraId="4A02474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@keyframes wave-nav {</w:t>
            </w:r>
          </w:p>
          <w:p w14:paraId="54757D4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from { transform: translateX(0); }</w:t>
            </w:r>
          </w:p>
          <w:p w14:paraId="3A55059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to   { transform: translateX(-18px); }</w:t>
            </w:r>
          </w:p>
          <w:p w14:paraId="6AC4F7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214C75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.logo-wave-nav {</w:t>
            </w:r>
          </w:p>
          <w:p w14:paraId="0D3D357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animation: wave-nav 3s linear infinite;</w:t>
            </w:r>
          </w:p>
          <w:p w14:paraId="0037C61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76B6D689" w14:textId="77777777" w:rsidR="00F411A8" w:rsidRDefault="00F411A8">
            <w:pPr>
              <w:spacing w:after="40"/>
            </w:pPr>
          </w:p>
          <w:p w14:paraId="5F514DD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Login 版本 — 1.8 秒，活力 */</w:t>
            </w:r>
          </w:p>
          <w:p w14:paraId="4D2413E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@keyframes wave-login {</w:t>
            </w:r>
          </w:p>
          <w:p w14:paraId="7C1DA8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from { transform: translateX(0); }</w:t>
            </w:r>
          </w:p>
          <w:p w14:paraId="18C571C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to   { transform: translateX(-18px); }</w:t>
            </w:r>
          </w:p>
          <w:p w14:paraId="69AA1A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3DD0706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.logo-wave-login {</w:t>
            </w:r>
          </w:p>
          <w:p w14:paraId="007595B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animation: wave-login 1.8s linear infinite;</w:t>
            </w:r>
          </w:p>
          <w:p w14:paraId="39FD1C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3E3FA767" w14:textId="77777777" w:rsidR="00F411A8" w:rsidRDefault="00F411A8">
            <w:pPr>
              <w:spacing w:after="40"/>
            </w:pPr>
          </w:p>
          <w:p w14:paraId="2B05DC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prefers-reduced-motion：停用動畫 */</w:t>
            </w:r>
          </w:p>
          <w:p w14:paraId="1AF1C2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@media (prefers-reduced-motion: reduce) {</w:t>
            </w:r>
          </w:p>
          <w:p w14:paraId="47B62D0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.logo-wave-nav,</w:t>
            </w:r>
          </w:p>
          <w:p w14:paraId="32EA31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.logo-wave-login {</w:t>
            </w:r>
          </w:p>
          <w:p w14:paraId="5D6F1C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animation: none;</w:t>
            </w:r>
          </w:p>
          <w:p w14:paraId="0AAD7D7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</w:t>
            </w:r>
          </w:p>
          <w:p w14:paraId="3CB3D2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09E1356B" w14:textId="77777777" w:rsidR="00F411A8" w:rsidRDefault="00F411A8">
      <w:pPr>
        <w:spacing w:after="120"/>
      </w:pPr>
    </w:p>
    <w:p w14:paraId="1FCAFBA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29-A.4 完整 SVG（含動畫）</w:t>
      </w:r>
    </w:p>
    <w:p w14:paraId="4923F3FA" w14:textId="77777777" w:rsidR="00F411A8" w:rsidRDefault="00000000">
      <w:pPr>
        <w:pStyle w:val="Heading3"/>
        <w:spacing w:before="180"/>
      </w:pPr>
      <w:r>
        <w:rPr>
          <w:color w:val="FF6B3D"/>
        </w:rPr>
        <w:t>Nav 版本（3 秒）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65E5922D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53A94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width="195" height="52" viewBox="0 0 260 68"</w:t>
            </w:r>
          </w:p>
          <w:p w14:paraId="3B9181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582899D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28A3F08E" w14:textId="77777777" w:rsidR="00F411A8" w:rsidRDefault="00F411A8">
            <w:pPr>
              <w:spacing w:after="40"/>
            </w:pPr>
          </w:p>
          <w:p w14:paraId="34504AA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&lt;defs&gt;</w:t>
            </w:r>
          </w:p>
          <w:p w14:paraId="074DDF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&lt;!-- 限制底邊波浪的可見範圍 --&gt;</w:t>
            </w:r>
          </w:p>
          <w:p w14:paraId="5193BA4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&lt;clipPath id="wave-clip"&gt;</w:t>
            </w:r>
          </w:p>
          <w:p w14:paraId="2B5EC87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&lt;polygon points="4,60 62,60 62,41 4,41"/&gt;</w:t>
            </w:r>
          </w:p>
          <w:p w14:paraId="6E3DEC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&lt;/clipPath&gt;</w:t>
            </w:r>
          </w:p>
          <w:p w14:paraId="58A5DD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&lt;/defs&gt;</w:t>
            </w:r>
          </w:p>
          <w:p w14:paraId="6E28FDFD" w14:textId="77777777" w:rsidR="00F411A8" w:rsidRDefault="00F411A8">
            <w:pPr>
              <w:spacing w:after="40"/>
            </w:pPr>
          </w:p>
          <w:p w14:paraId="35A4B3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游泳：靜止波浪曲線（青藍）--&gt;</w:t>
            </w:r>
          </w:p>
          <w:p w14:paraId="0A7E282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24D7EC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0A89DCF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stroke-width="3.5" stroke-linecap="round"/&gt;</w:t>
            </w:r>
          </w:p>
          <w:p w14:paraId="65EFC88C" w14:textId="77777777" w:rsidR="00F411A8" w:rsidRDefault="00F411A8">
            <w:pPr>
              <w:spacing w:after="40"/>
            </w:pPr>
          </w:p>
          <w:p w14:paraId="3AED9F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自行車：靜止虛線（草地綠）--&gt;</w:t>
            </w:r>
          </w:p>
          <w:p w14:paraId="491134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d="M31 9 L60 56"</w:t>
            </w:r>
          </w:p>
          <w:p w14:paraId="34155D7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32AF819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120B2BC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stroke-dasharray="5 3"/&gt;</w:t>
            </w:r>
          </w:p>
          <w:p w14:paraId="519BA51F" w14:textId="77777777" w:rsidR="00F411A8" w:rsidRDefault="00F411A8">
            <w:pPr>
              <w:spacing w:after="40"/>
            </w:pPr>
          </w:p>
          <w:p w14:paraId="5B1A6DB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跑步：動態波浪（珊瑚橘），clipPath 限制範圍 --&gt;</w:t>
            </w:r>
          </w:p>
          <w:p w14:paraId="1FEF6B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&lt;g clip-path="url(#wave-clip)"&gt;</w:t>
            </w:r>
          </w:p>
          <w:p w14:paraId="3EF286C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&lt;g class="logo-wave-nav"&gt;</w:t>
            </w:r>
          </w:p>
          <w:p w14:paraId="7929B5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</w:t>
            </w:r>
          </w:p>
          <w:p w14:paraId="50295E1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d="M-12 56</w:t>
            </w:r>
          </w:p>
          <w:p w14:paraId="5E0C782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C-9 56 -7 47 -3 47 C1 47 3 56 6 56</w:t>
            </w:r>
          </w:p>
          <w:p w14:paraId="1F69F5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C9 56 11 47 15 47 C19 47 21 56 24 56</w:t>
            </w:r>
          </w:p>
          <w:p w14:paraId="3F0431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C27 56 29 47 33 47 C37 47 39 56 42 56</w:t>
            </w:r>
          </w:p>
          <w:p w14:paraId="1EFACB7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C45 56 47 47 51 47 C55 47 57 56 60 56</w:t>
            </w:r>
          </w:p>
          <w:p w14:paraId="165BC9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C63 56 65 47 69 47 C73 47 75 56 78 56"</w:t>
            </w:r>
          </w:p>
          <w:p w14:paraId="5A4F163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2713EB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422F74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319BF31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&lt;/g&gt;</w:t>
            </w:r>
          </w:p>
          <w:p w14:paraId="46C925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&lt;/g&gt;</w:t>
            </w:r>
          </w:p>
          <w:p w14:paraId="2DA214D1" w14:textId="77777777" w:rsidR="00F411A8" w:rsidRDefault="00F411A8">
            <w:pPr>
              <w:spacing w:after="40"/>
            </w:pPr>
          </w:p>
          <w:p w14:paraId="3E0567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文字：Tri（粗）--&gt;</w:t>
            </w:r>
          </w:p>
          <w:p w14:paraId="7069F1B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x="78" y="43"</w:t>
            </w:r>
          </w:p>
          <w:p w14:paraId="2B6ABF7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394004B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6802653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letter-spacing="-2"&gt;Tri&lt;/text&gt;</w:t>
            </w:r>
          </w:p>
          <w:p w14:paraId="3EF26678" w14:textId="77777777" w:rsidR="00F411A8" w:rsidRDefault="00F411A8">
            <w:pPr>
              <w:spacing w:after="40"/>
            </w:pPr>
          </w:p>
          <w:p w14:paraId="7451E1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文字：中點（橘色）--&gt;</w:t>
            </w:r>
          </w:p>
          <w:p w14:paraId="04528D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x="126" y="43"</w:t>
            </w:r>
          </w:p>
          <w:p w14:paraId="6E13626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78B2B06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7A2564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fill="#FF6B3D"&gt;·&lt;/text&gt;</w:t>
            </w:r>
          </w:p>
          <w:p w14:paraId="078BDA03" w14:textId="77777777" w:rsidR="00F411A8" w:rsidRDefault="00F411A8">
            <w:pPr>
              <w:spacing w:after="40"/>
            </w:pPr>
          </w:p>
          <w:p w14:paraId="1B37622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文字：log（細）--&gt;</w:t>
            </w:r>
          </w:p>
          <w:p w14:paraId="36BD73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x="136" y="43"</w:t>
            </w:r>
          </w:p>
          <w:p w14:paraId="1D1015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0D1E586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font-weight="300"</w:t>
            </w:r>
          </w:p>
          <w:p w14:paraId="6031A34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letter-spacing="-2"&gt;log&lt;/text&gt;</w:t>
            </w:r>
          </w:p>
          <w:p w14:paraId="6B52E34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3325A689" w14:textId="77777777" w:rsidR="00F411A8" w:rsidRDefault="00F411A8">
      <w:pPr>
        <w:spacing w:after="120"/>
      </w:pPr>
    </w:p>
    <w:p w14:paraId="4672959C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29-A.5 React / Next.js 動態元件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6A48F35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E252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components/TrilogLogo.tsx（含動態波浪版本）</w:t>
            </w:r>
          </w:p>
          <w:p w14:paraId="6979124C" w14:textId="77777777" w:rsidR="00F411A8" w:rsidRDefault="00F411A8">
            <w:pPr>
              <w:spacing w:after="40"/>
            </w:pPr>
          </w:p>
          <w:p w14:paraId="64BFD34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interface TrilogLogoProps {</w:t>
            </w:r>
          </w:p>
          <w:p w14:paraId="2E19840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size?:    "sm" | "md" | "lg"</w:t>
            </w:r>
          </w:p>
          <w:p w14:paraId="23EA67E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context?: "nav" | "login" | "static"</w:t>
            </w:r>
          </w:p>
          <w:p w14:paraId="72A078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markOnly?: boolean</w:t>
            </w:r>
          </w:p>
          <w:p w14:paraId="114A54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6BA759C2" w14:textId="77777777" w:rsidR="00F411A8" w:rsidRDefault="00F411A8">
            <w:pPr>
              <w:spacing w:after="40"/>
            </w:pPr>
          </w:p>
          <w:p w14:paraId="0E2B6A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sizes = {</w:t>
            </w:r>
          </w:p>
          <w:p w14:paraId="32AB2A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sm: { w: 130, h: 34 },</w:t>
            </w:r>
          </w:p>
          <w:p w14:paraId="6B8D60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md: { w: 195, h: 52 },</w:t>
            </w:r>
          </w:p>
          <w:p w14:paraId="29A90A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lg: { w: 260, h: 68 },</w:t>
            </w:r>
          </w:p>
          <w:p w14:paraId="54FD73F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A565021" w14:textId="77777777" w:rsidR="00F411A8" w:rsidRDefault="00F411A8">
            <w:pPr>
              <w:spacing w:after="40"/>
            </w:pPr>
          </w:p>
          <w:p w14:paraId="7C4CB8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waveDuration = {</w:t>
            </w:r>
          </w:p>
          <w:p w14:paraId="264D62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nav:    "3s",</w:t>
            </w:r>
          </w:p>
          <w:p w14:paraId="01D16DF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login:  "1.8s",</w:t>
            </w:r>
          </w:p>
          <w:p w14:paraId="5A73470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static: "0s",   // 靜止，不動</w:t>
            </w:r>
          </w:p>
          <w:p w14:paraId="1378FC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237FE36F" w14:textId="77777777" w:rsidR="00F411A8" w:rsidRDefault="00F411A8">
            <w:pPr>
              <w:spacing w:after="40"/>
            </w:pPr>
          </w:p>
          <w:p w14:paraId="7C44EF5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TrilogLogo({</w:t>
            </w:r>
          </w:p>
          <w:p w14:paraId="7B9ECA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    = "md",</w:t>
            </w:r>
          </w:p>
          <w:p w14:paraId="15CC628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context = "nav",</w:t>
            </w:r>
          </w:p>
          <w:p w14:paraId="5CEBB10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 = false,</w:t>
            </w:r>
          </w:p>
          <w:p w14:paraId="58F31BE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}: TrilogLogoProps) {</w:t>
            </w:r>
          </w:p>
          <w:p w14:paraId="018350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{ w, h } = sizes[size]</w:t>
            </w:r>
          </w:p>
          <w:p w14:paraId="25BDC70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duration = waveDuration[context]</w:t>
            </w:r>
          </w:p>
          <w:p w14:paraId="7C89BD0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isAnimated = context !== "static"</w:t>
            </w:r>
          </w:p>
          <w:p w14:paraId="4B2668B6" w14:textId="77777777" w:rsidR="00F411A8" w:rsidRDefault="00F411A8">
            <w:pPr>
              <w:spacing w:after="40"/>
            </w:pPr>
          </w:p>
          <w:p w14:paraId="1B8BED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waveStyle: React.CSSProperties = isAnimated ? {</w:t>
            </w:r>
          </w:p>
          <w:p w14:paraId="6217AA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animation: `wave-run ${duration} linear infinite`,</w:t>
            </w:r>
          </w:p>
          <w:p w14:paraId="40F981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 : {}</w:t>
            </w:r>
          </w:p>
          <w:p w14:paraId="3EED1994" w14:textId="77777777" w:rsidR="00F411A8" w:rsidRDefault="00F411A8">
            <w:pPr>
              <w:spacing w:after="40"/>
            </w:pPr>
          </w:p>
          <w:p w14:paraId="28FB24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45B5EA4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&lt;&gt;</w:t>
            </w:r>
          </w:p>
          <w:p w14:paraId="6EE949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{isAnimated &amp;&amp; (</w:t>
            </w:r>
          </w:p>
          <w:p w14:paraId="06C818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&lt;style&gt;{`</w:t>
            </w:r>
          </w:p>
          <w:p w14:paraId="4552335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@keyframes wave-run {</w:t>
            </w:r>
          </w:p>
          <w:p w14:paraId="7D88F89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from { transform: translateX(0); }</w:t>
            </w:r>
          </w:p>
          <w:p w14:paraId="0AB553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to   { transform: translateX(-18px); }</w:t>
            </w:r>
          </w:p>
          <w:p w14:paraId="695AF50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}</w:t>
            </w:r>
          </w:p>
          <w:p w14:paraId="617790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@media (prefers-reduced-motion: reduce) {</w:t>
            </w:r>
          </w:p>
          <w:p w14:paraId="42E968A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.trilog-wave { animation: none !important; }</w:t>
            </w:r>
          </w:p>
          <w:p w14:paraId="0F6052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}</w:t>
            </w:r>
          </w:p>
          <w:p w14:paraId="7D40C9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`}&lt;/style&gt;</w:t>
            </w:r>
          </w:p>
          <w:p w14:paraId="3988BC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)}</w:t>
            </w:r>
          </w:p>
          <w:p w14:paraId="4DBF7C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&lt;svg width={w} height={h} viewBox="0 0 260 68"</w:t>
            </w:r>
          </w:p>
          <w:p w14:paraId="4621DD1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xmlns="http://www.w3.org/2000/svg"</w:t>
            </w:r>
          </w:p>
          <w:p w14:paraId="1C2C9C0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role="img" aria-label="Tri·log"&gt;</w:t>
            </w:r>
          </w:p>
          <w:p w14:paraId="766B2B2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&lt;defs&gt;</w:t>
            </w:r>
          </w:p>
          <w:p w14:paraId="0863A3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&lt;clipPath id="wave-clip"&gt;</w:t>
            </w:r>
          </w:p>
          <w:p w14:paraId="71873CF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&lt;polygon points="4,60 62,60 62,41 4,41"/&gt;</w:t>
            </w:r>
          </w:p>
          <w:p w14:paraId="6C3A54D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&lt;/clipPath&gt;</w:t>
            </w:r>
          </w:p>
          <w:p w14:paraId="14D509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&lt;/defs&gt;</w:t>
            </w:r>
          </w:p>
          <w:p w14:paraId="4BECA83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游泳：靜止 */}</w:t>
            </w:r>
          </w:p>
          <w:p w14:paraId="50FF25F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 56 C10 44 16 30 21 20 C24 14 27 11 31 9"</w:t>
            </w:r>
          </w:p>
          <w:p w14:paraId="6761687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stroke="#22C9C9"</w:t>
            </w:r>
          </w:p>
          <w:p w14:paraId="1EF0E2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strokeWidth={3.5} strokeLinecap="round"/&gt;</w:t>
            </w:r>
          </w:p>
          <w:p w14:paraId="1A22202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自行車：靜止 */}</w:t>
            </w:r>
          </w:p>
          <w:p w14:paraId="2A396F4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d="M31 9 L60 56"</w:t>
            </w:r>
          </w:p>
          <w:p w14:paraId="786E1C0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stroke="#A8E063"</w:t>
            </w:r>
          </w:p>
          <w:p w14:paraId="333720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      strokeWidth={3.5} strokeLinecap="round"</w:t>
            </w:r>
          </w:p>
          <w:p w14:paraId="64DB199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strokeDasharray="5 3"/&gt;</w:t>
            </w:r>
          </w:p>
          <w:p w14:paraId="4470D6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跑步：動態波浪 */}</w:t>
            </w:r>
          </w:p>
          <w:p w14:paraId="37D251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&lt;g clipPath="url(#wave-clip)"&gt;</w:t>
            </w:r>
          </w:p>
          <w:p w14:paraId="1A9436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&lt;g className="trilog-wave" style={waveStyle}&gt;</w:t>
            </w:r>
          </w:p>
          <w:p w14:paraId="42FA13D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&lt;path</w:t>
            </w:r>
          </w:p>
          <w:p w14:paraId="0ED7600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d="M-12 56 C-9 56 -7 47 -3 47 C1 47 3 56 6 56</w:t>
            </w:r>
          </w:p>
          <w:p w14:paraId="778B558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C9 56 11 47 15 47 C19 47 21 56 24 56</w:t>
            </w:r>
          </w:p>
          <w:p w14:paraId="375D720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C27 56 29 47 33 47 C37 47 39 56 42 56</w:t>
            </w:r>
          </w:p>
          <w:p w14:paraId="16ECBA7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C45 56 47 47 51 47 C55 47 57 56 60 56</w:t>
            </w:r>
          </w:p>
          <w:p w14:paraId="12BADA2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C63 56 65 47 69 47 C73 47 75 56 78 56"</w:t>
            </w:r>
          </w:p>
          <w:p w14:paraId="254FB90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stroke="#FF6B3D"</w:t>
            </w:r>
          </w:p>
          <w:p w14:paraId="7E78FCA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strokeWidth={3.5} strokeLinecap="round"</w:t>
            </w:r>
          </w:p>
          <w:p w14:paraId="02809F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strokeLinejoin="round"/&gt;</w:t>
            </w:r>
          </w:p>
          <w:p w14:paraId="1B686B5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&lt;/g&gt;</w:t>
            </w:r>
          </w:p>
          <w:p w14:paraId="0FEA3C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&lt;/g&gt;</w:t>
            </w:r>
          </w:p>
          <w:p w14:paraId="281BFF7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x={78} y={43} fontFamily="Arial, Helvetica Neue, sans-serif"</w:t>
            </w:r>
          </w:p>
          <w:p w14:paraId="5523DC4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fontWeight={800}</w:t>
            </w:r>
          </w:p>
          <w:p w14:paraId="5BC699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fill="#F0EDE6" letterSpacing={-2}&gt;Tri&lt;/text&gt;</w:t>
            </w:r>
          </w:p>
          <w:p w14:paraId="6CFC0A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x={126} y={43} fontFamily="Arial, Helvetica Neue, sans-serif"</w:t>
            </w:r>
          </w:p>
          <w:p w14:paraId="1C3A67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fontWeight={800} fill="#FF6B3D"&gt;·&lt;/text&gt;</w:t>
            </w:r>
          </w:p>
          <w:p w14:paraId="07960D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x={136} y={43} fontFamily="Arial, Helvetica Neue, sans-serif"</w:t>
            </w:r>
          </w:p>
          <w:p w14:paraId="228A4E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fontWeight={300}</w:t>
            </w:r>
          </w:p>
          <w:p w14:paraId="2EFBB9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fill="#F0EDE6" letterSpacing={-2}&gt;log&lt;/text&gt;</w:t>
            </w:r>
          </w:p>
          <w:p w14:paraId="09FC9BC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&lt;/svg&gt;</w:t>
            </w:r>
          </w:p>
          <w:p w14:paraId="3AF077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&lt;/&gt;</w:t>
            </w:r>
          </w:p>
          <w:p w14:paraId="36277C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23D17C9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6216B77F" w14:textId="77777777" w:rsidR="00F411A8" w:rsidRDefault="00F411A8">
      <w:pPr>
        <w:spacing w:after="120"/>
      </w:pPr>
    </w:p>
    <w:p w14:paraId="1C8A7BC6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29-A.6 使用方式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A81A950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BB1F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Nav 導覽列（3 秒，沉穩）</w:t>
            </w:r>
          </w:p>
          <w:p w14:paraId="30AE203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context="nav" /&gt;</w:t>
            </w:r>
          </w:p>
          <w:p w14:paraId="23171FD2" w14:textId="77777777" w:rsidR="00F411A8" w:rsidRDefault="00F411A8">
            <w:pPr>
              <w:spacing w:after="40"/>
            </w:pPr>
          </w:p>
          <w:p w14:paraId="492C91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Login 登入頁（1.8 秒，活力）</w:t>
            </w:r>
          </w:p>
          <w:p w14:paraId="4DD50AF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size="lg" context="login" /&gt;</w:t>
            </w:r>
          </w:p>
          <w:p w14:paraId="0113BC25" w14:textId="77777777" w:rsidR="00F411A8" w:rsidRDefault="00F411A8">
            <w:pPr>
              <w:spacing w:after="40"/>
            </w:pPr>
          </w:p>
          <w:p w14:paraId="6D2593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靜態（不動，用於文件 / 列印）</w:t>
            </w:r>
          </w:p>
          <w:p w14:paraId="55911C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context="static" /&gt;</w:t>
            </w:r>
          </w:p>
          <w:p w14:paraId="3B017DAE" w14:textId="77777777" w:rsidR="00F411A8" w:rsidRDefault="00F411A8">
            <w:pPr>
              <w:spacing w:after="40"/>
            </w:pPr>
          </w:p>
          <w:p w14:paraId="433F4CF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Favicon（僅符號，不含波浪動畫）</w:t>
            </w:r>
          </w:p>
          <w:p w14:paraId="6E79320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markOnly /&gt;</w:t>
            </w:r>
          </w:p>
        </w:tc>
      </w:tr>
    </w:tbl>
    <w:p w14:paraId="1B492952" w14:textId="77777777" w:rsidR="00F411A8" w:rsidRDefault="00F411A8">
      <w:pPr>
        <w:spacing w:after="120"/>
      </w:pPr>
    </w:p>
    <w:p w14:paraId="60C2FEA9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29-A.7 無障礙注意事項</w:t>
      </w:r>
    </w:p>
    <w:p w14:paraId="33B08B5D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已加入 prefers-reduced-motion media query，使用者若在系統設定中開啟「減少動態效果」，波浪動畫自動停止</w:t>
      </w:r>
    </w:p>
    <w:p w14:paraId="16DF2CD4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SVG 已設定 role="img" 與 aria-label="Tri·log"，螢幕閱讀器可正確識別</w:t>
      </w:r>
    </w:p>
    <w:p w14:paraId="0AC783C8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動畫僅為視覺裝飾，不影響任何功能，停止動畫不影響使用體驗</w:t>
      </w:r>
    </w:p>
    <w:p w14:paraId="23173D11" w14:textId="77777777" w:rsidR="00F411A8" w:rsidRDefault="00F411A8">
      <w:pPr>
        <w:spacing w:after="240"/>
      </w:pPr>
    </w:p>
    <w:p w14:paraId="4D8E6B80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BBEDB6C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v1.4　·　2026 年 6 月　·　trilog.run</w:t>
      </w:r>
    </w:p>
    <w:p w14:paraId="13F4BAD8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30. 個人區域導覽設計規格</w:t>
      </w:r>
    </w:p>
    <w:p w14:paraId="2EB0A6A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30.1 設計決策：Avatar 下拉選單</w:t>
      </w:r>
    </w:p>
    <w:p w14:paraId="49F5C7E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個人資料與我的紀錄在概念上同屬「我」的範疇，統一收納在 Nav 右側的 Avatar 下拉選單中。這是目前主流平台（GitHub、Strava、Garmin Connect 等）的標準導覽模式，讓 Nav 主要連結保持精簡，個人相關功能集中在單一入口。</w:t>
      </w:r>
    </w:p>
    <w:p w14:paraId="7503D3F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13ECB071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C6A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評估方案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CE8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DCA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07A0A33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9F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Avatar 下拉選單（選用）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605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D30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主流模式，個人相關功能集中，Nav 主連結精簡</w:t>
            </w:r>
          </w:p>
        </w:tc>
      </w:tr>
      <w:tr w:rsidR="00F411A8" w14:paraId="095EFA1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34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我的紀錄獨立在 Nav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47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移除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B98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佔用 Nav 空間，與個人資料分離，邏輯不一致</w:t>
            </w:r>
          </w:p>
        </w:tc>
      </w:tr>
      <w:tr w:rsidR="00F411A8" w14:paraId="67F9963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DE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個人資料用 Modal 呈現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E3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951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欄位較多，Modal 空間不足，內容可能被遮蔽</w:t>
            </w:r>
          </w:p>
        </w:tc>
      </w:tr>
    </w:tbl>
    <w:p w14:paraId="6D04FBDF" w14:textId="77777777" w:rsidR="00F411A8" w:rsidRDefault="00F411A8">
      <w:pPr>
        <w:spacing w:after="120"/>
      </w:pPr>
    </w:p>
    <w:p w14:paraId="733F7AD1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30.2 Nav 結構更新（修訂第 24 章）</w:t>
      </w:r>
    </w:p>
    <w:p w14:paraId="655797D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移除 Nav 主連結中的「我的紀錄」，改由 Avatar 下拉選單統一管理所有個人相關功能。</w:t>
      </w:r>
    </w:p>
    <w:p w14:paraId="6C68ECF1" w14:textId="77777777" w:rsidR="00F411A8" w:rsidRDefault="00F411A8">
      <w:pPr>
        <w:spacing w:after="120"/>
      </w:pPr>
    </w:p>
    <w:p w14:paraId="1056D197" w14:textId="77777777" w:rsidR="00F411A8" w:rsidRDefault="00000000">
      <w:pPr>
        <w:pStyle w:val="Heading3"/>
        <w:spacing w:before="180"/>
      </w:pPr>
      <w:r>
        <w:rPr>
          <w:color w:val="FF6B3D"/>
        </w:rPr>
        <w:t>未登入狀態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10CCEC54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B340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最速榜   未認領   賽事   [+ 新增成績]   [登入]</w:t>
            </w:r>
          </w:p>
        </w:tc>
      </w:tr>
    </w:tbl>
    <w:p w14:paraId="20931E45" w14:textId="77777777" w:rsidR="00F411A8" w:rsidRDefault="00F411A8">
      <w:pPr>
        <w:spacing w:after="120"/>
      </w:pPr>
    </w:p>
    <w:p w14:paraId="46FD090B" w14:textId="77777777" w:rsidR="00F411A8" w:rsidRDefault="00000000">
      <w:pPr>
        <w:pStyle w:val="Heading3"/>
        <w:spacing w:before="180"/>
      </w:pPr>
      <w:r>
        <w:rPr>
          <w:color w:val="FF6B3D"/>
        </w:rPr>
        <w:t>已登入狀態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056D8003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50CB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最速榜   未認領   賽事   [+ 新增成績]   [Avatar ▾]</w:t>
            </w:r>
          </w:p>
          <w:p w14:paraId="5AAA4B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│</w:t>
            </w:r>
          </w:p>
          <w:p w14:paraId="5215F8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D  Dino  /  dino@email.com   ← 身份標頭</w:t>
            </w:r>
          </w:p>
          <w:p w14:paraId="2FEFB6D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A4630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我的紀錄       → /my/results</w:t>
            </w:r>
          </w:p>
          <w:p w14:paraId="11AFE8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個人資料       → /my/profile</w:t>
            </w:r>
          </w:p>
          <w:p w14:paraId="2470AFA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20FDBB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└ 登出</w:t>
            </w:r>
          </w:p>
        </w:tc>
      </w:tr>
    </w:tbl>
    <w:p w14:paraId="54D495DB" w14:textId="77777777" w:rsidR="00F411A8" w:rsidRDefault="00F411A8">
      <w:pPr>
        <w:spacing w:after="120"/>
      </w:pPr>
    </w:p>
    <w:p w14:paraId="7A85D72F" w14:textId="77777777" w:rsidR="00F411A8" w:rsidRDefault="00000000">
      <w:pPr>
        <w:pStyle w:val="Heading3"/>
        <w:spacing w:before="180"/>
      </w:pPr>
      <w:r>
        <w:rPr>
          <w:color w:val="FF6B3D"/>
        </w:rPr>
        <w:t>認證助手額外項目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796F8811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9D241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我的紀錄       → /my/results</w:t>
            </w:r>
          </w:p>
          <w:p w14:paraId="567EE73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個人資料       → /my/profile</w:t>
            </w:r>
          </w:p>
          <w:p w14:paraId="5D7906D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                                      ├ ────────────────────────</w:t>
            </w:r>
          </w:p>
          <w:p w14:paraId="07093C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管理後台       → /admin</w:t>
            </w:r>
          </w:p>
          <w:p w14:paraId="087523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0ED44A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└ 登出</w:t>
            </w:r>
          </w:p>
        </w:tc>
      </w:tr>
    </w:tbl>
    <w:p w14:paraId="46C3E65E" w14:textId="77777777" w:rsidR="00F411A8" w:rsidRDefault="00F411A8">
      <w:pPr>
        <w:spacing w:after="120"/>
      </w:pPr>
    </w:p>
    <w:p w14:paraId="6469771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30.3 Avatar 顯示規則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20778F4E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B07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339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顯示內容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86E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4542E323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58D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已上傳頭像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D7B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圓形頭像縮圖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713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顯示使用者上傳的頭像照片</w:t>
            </w:r>
          </w:p>
        </w:tc>
      </w:tr>
      <w:tr w:rsidR="00F411A8" w14:paraId="3F3DB964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95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未上傳頭像（有姓名）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220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姓名第一個字的縮寫，深色底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C6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如「張」、「D」</w:t>
            </w:r>
          </w:p>
        </w:tc>
      </w:tr>
      <w:tr w:rsidR="00F411A8" w14:paraId="406F22F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19C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未上傳頭像（無姓名）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C91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人形圖示（icon）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B95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Profile 尚未填寫姓名時的 fallback</w:t>
            </w:r>
          </w:p>
        </w:tc>
      </w:tr>
      <w:tr w:rsidR="00F411A8" w14:paraId="7AAA2BD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C6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未登入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D69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不顯示 Avatar，改顯示「登入」按鈕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6D90" w14:textId="77777777" w:rsidR="00F411A8" w:rsidRDefault="00F411A8"/>
        </w:tc>
      </w:tr>
    </w:tbl>
    <w:p w14:paraId="6D61B58B" w14:textId="77777777" w:rsidR="00F411A8" w:rsidRDefault="00F411A8">
      <w:pPr>
        <w:spacing w:after="120"/>
      </w:pPr>
    </w:p>
    <w:p w14:paraId="587E83D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30.4 Avatar 下拉選單 User Stories</w:t>
      </w:r>
    </w:p>
    <w:p w14:paraId="0895A48F" w14:textId="77777777" w:rsidR="00F411A8" w:rsidRDefault="00F411A8">
      <w:pPr>
        <w:spacing w:after="60"/>
      </w:pPr>
    </w:p>
    <w:p w14:paraId="6FD6AB4F" w14:textId="77777777" w:rsidR="00F411A8" w:rsidRDefault="00000000">
      <w:pPr>
        <w:pStyle w:val="Heading3"/>
        <w:spacing w:before="180"/>
      </w:pPr>
      <w:r>
        <w:rPr>
          <w:color w:val="FF6B3D"/>
        </w:rPr>
        <w:t>US-01　點擊 Avatar 展開選單</w:t>
      </w:r>
    </w:p>
    <w:p w14:paraId="1976D9BB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Nav 右側的 Avatar，看到一個下拉選單包含「我的紀錄」、「個人資料」和「登出」，讓我用一個動作就能到達任何個人相關頁面。</w:t>
      </w:r>
    </w:p>
    <w:p w14:paraId="7F8BA14A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66D2FEBF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833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1EC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5523676C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D26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C4A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 Nav 右側 Avatar 圓形按鈕</w:t>
            </w:r>
          </w:p>
        </w:tc>
      </w:tr>
      <w:tr w:rsidR="00F411A8" w14:paraId="6C717DBF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7B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218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顯示下拉選單，頂部顯示姓名與 Email 作為身份確認</w:t>
            </w:r>
          </w:p>
        </w:tc>
      </w:tr>
      <w:tr w:rsidR="00F411A8" w14:paraId="6F51A403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FC7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AF8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點擊選單外任意位置，或按 Escape 鍵</w:t>
            </w:r>
          </w:p>
        </w:tc>
      </w:tr>
      <w:tr w:rsidR="00F411A8" w14:paraId="574C2D3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079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動畫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19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向下展開，100ms ease-out，與 Auth Modal 保持一致</w:t>
            </w:r>
          </w:p>
        </w:tc>
      </w:tr>
    </w:tbl>
    <w:p w14:paraId="206EA2C5" w14:textId="77777777" w:rsidR="00F411A8" w:rsidRDefault="00F411A8">
      <w:pPr>
        <w:spacing w:after="120"/>
      </w:pPr>
    </w:p>
    <w:p w14:paraId="4F671D9B" w14:textId="77777777" w:rsidR="00F411A8" w:rsidRDefault="00000000">
      <w:pPr>
        <w:pStyle w:val="Heading3"/>
        <w:spacing w:before="180"/>
      </w:pPr>
      <w:r>
        <w:rPr>
          <w:color w:val="FF6B3D"/>
        </w:rPr>
        <w:t>US-02　從選單進入我的紀錄</w:t>
      </w:r>
    </w:p>
    <w:p w14:paraId="41E7AC6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Avatar 選單裡的「我的紀錄」，直接進入我的成績列表，查看所有已登錄的成績、公開/私人狀態，以及公證狀態。</w:t>
      </w:r>
    </w:p>
    <w:p w14:paraId="6FCEF217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2E9463F2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5F6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E6C9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092FB8E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F3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目標頁面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261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/my/results</w:t>
            </w:r>
          </w:p>
        </w:tc>
      </w:tr>
      <w:tr w:rsidR="00F411A8" w14:paraId="6B0183D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609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頁面內容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1B5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個人所有成績卡片列表，含距離、賽事名稱、完賽時間、公開/私人切換、公證狀態標示</w:t>
            </w:r>
          </w:p>
        </w:tc>
      </w:tr>
      <w:tr w:rsidR="00F411A8" w14:paraId="2929E9B5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A18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新增入口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8A6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頁面右上角「+ 新增成績」按鈕（與 Nav 同功能）</w:t>
            </w:r>
          </w:p>
        </w:tc>
      </w:tr>
    </w:tbl>
    <w:p w14:paraId="47F79441" w14:textId="77777777" w:rsidR="00F411A8" w:rsidRDefault="00F411A8">
      <w:pPr>
        <w:spacing w:after="120"/>
      </w:pPr>
    </w:p>
    <w:p w14:paraId="7FFF50BC" w14:textId="77777777" w:rsidR="00F411A8" w:rsidRDefault="00000000">
      <w:pPr>
        <w:pStyle w:val="Heading3"/>
        <w:spacing w:before="180"/>
      </w:pPr>
      <w:r>
        <w:rPr>
          <w:color w:val="FF6B3D"/>
        </w:rPr>
        <w:lastRenderedPageBreak/>
        <w:t>US-03　從選單進入個人資料</w:t>
      </w:r>
    </w:p>
    <w:p w14:paraId="00C9354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Avatar 選單裡的「個人資料」，進入可 inline 編輯的個人資料頁，修改姓名、性別、出生年份、國籍、自我介紹和頭像，不需要進入另一個頁面或彈出視窗。</w:t>
      </w:r>
    </w:p>
    <w:p w14:paraId="420ED8AA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4A98C31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B7B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CBF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0F7242E7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01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目標頁面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13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</w:tr>
      <w:tr w:rsidR="00F411A8" w14:paraId="6C936074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4DF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編輯模式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EEF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Inline 編輯：點擊欄位直接在原位切換為可編輯狀態</w:t>
            </w:r>
          </w:p>
        </w:tc>
      </w:tr>
      <w:tr w:rsidR="00F411A8" w14:paraId="7EF3D06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43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19B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每個欄位獨立儲存，按 Enter 或點擊欄位外自動儲存</w:t>
            </w:r>
          </w:p>
        </w:tc>
      </w:tr>
      <w:tr w:rsidR="00F411A8" w14:paraId="72343C45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DA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E8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Escape 取消編輯，回復原始值</w:t>
            </w:r>
          </w:p>
        </w:tc>
      </w:tr>
    </w:tbl>
    <w:p w14:paraId="58F91C86" w14:textId="77777777" w:rsidR="00F411A8" w:rsidRDefault="00F411A8">
      <w:pPr>
        <w:spacing w:after="120"/>
      </w:pPr>
    </w:p>
    <w:p w14:paraId="67C82B73" w14:textId="77777777" w:rsidR="00F411A8" w:rsidRDefault="00000000">
      <w:pPr>
        <w:pStyle w:val="Heading3"/>
        <w:spacing w:before="180"/>
      </w:pPr>
      <w:r>
        <w:rPr>
          <w:color w:val="FF6B3D"/>
        </w:rPr>
        <w:t>US-04　選單頂部顯示登入身份</w:t>
      </w:r>
    </w:p>
    <w:p w14:paraId="0537D4C4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身為一位已登入的選手，我希望打開 Avatar 選單時，選單頂部顯示我的姓名和 Email，讓我確認目前是以哪個帳號登入，在多裝置使用時特別有用。</w:t>
      </w:r>
    </w:p>
    <w:p w14:paraId="49EA0B97" w14:textId="77777777" w:rsidR="00F411A8" w:rsidRDefault="00F411A8">
      <w:pPr>
        <w:spacing w:after="60"/>
      </w:pPr>
    </w:p>
    <w:p w14:paraId="32CB7606" w14:textId="77777777" w:rsidR="00F411A8" w:rsidRDefault="00F411A8">
      <w:pPr>
        <w:spacing w:after="120"/>
      </w:pPr>
    </w:p>
    <w:p w14:paraId="427B99AC" w14:textId="77777777" w:rsidR="00F411A8" w:rsidRDefault="00000000">
      <w:pPr>
        <w:pStyle w:val="Heading3"/>
        <w:spacing w:before="180"/>
      </w:pPr>
      <w:r>
        <w:rPr>
          <w:color w:val="FF6B3D"/>
        </w:rPr>
        <w:t>US-05　未登入狀態顯示登入按鈕</w:t>
      </w:r>
    </w:p>
    <w:p w14:paraId="1AC33EF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身為一位未登入的訪客，Nav 右側應顯示「登入」按鈕，不顯示 Avatar，點擊後觸發 Auth Modal（第 28 章），讓我在不離開當前頁面的情況下登入。</w:t>
      </w:r>
    </w:p>
    <w:p w14:paraId="4F545224" w14:textId="77777777" w:rsidR="00F411A8" w:rsidRDefault="00F411A8">
      <w:pPr>
        <w:spacing w:after="60"/>
      </w:pPr>
    </w:p>
    <w:p w14:paraId="70E00DEF" w14:textId="77777777" w:rsidR="00F411A8" w:rsidRDefault="00F411A8">
      <w:pPr>
        <w:spacing w:after="120"/>
      </w:pPr>
    </w:p>
    <w:p w14:paraId="5E838860" w14:textId="77777777" w:rsidR="00F411A8" w:rsidRDefault="00000000">
      <w:pPr>
        <w:pStyle w:val="Heading3"/>
        <w:spacing w:before="180"/>
      </w:pPr>
      <w:r>
        <w:rPr>
          <w:color w:val="FF6B3D"/>
        </w:rPr>
        <w:t>US-06　Avatar 顯示姓名縮寫 fallback</w:t>
      </w:r>
    </w:p>
    <w:p w14:paraId="7713C322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身為一位尚未上傳頭像的選手，我希望 Nav 的 Avatar 位置顯示我姓名的第一個字，讓我在 Nav 上就能辨識自己的帳號狀態，不需要先上傳頭像。</w:t>
      </w:r>
    </w:p>
    <w:p w14:paraId="4C31DDA5" w14:textId="77777777" w:rsidR="00F411A8" w:rsidRDefault="00F411A8">
      <w:pPr>
        <w:spacing w:after="60"/>
      </w:pPr>
    </w:p>
    <w:p w14:paraId="3010EB2B" w14:textId="77777777" w:rsidR="00F411A8" w:rsidRDefault="00F411A8">
      <w:pPr>
        <w:spacing w:after="120"/>
      </w:pPr>
    </w:p>
    <w:p w14:paraId="141A9D80" w14:textId="77777777" w:rsidR="00F411A8" w:rsidRDefault="00000000">
      <w:pPr>
        <w:pStyle w:val="Heading3"/>
        <w:spacing w:before="180"/>
      </w:pPr>
      <w:r>
        <w:rPr>
          <w:color w:val="FF6B3D"/>
        </w:rPr>
        <w:t>US-07　認證助手看到管理後台入口</w:t>
      </w:r>
    </w:p>
    <w:p w14:paraId="5C18F8E9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身為一位認證助手，我的 Avatar 下拉選單除了一般選手的選項外，還應顯示「管理後台」入口，讓我快速進入賽事資料管理和公證審核工作介面，與一般選手的介面保持區隔。</w:t>
      </w:r>
    </w:p>
    <w:p w14:paraId="4511F270" w14:textId="77777777" w:rsidR="00F411A8" w:rsidRDefault="00F411A8">
      <w:pPr>
        <w:spacing w:after="60"/>
      </w:pPr>
    </w:p>
    <w:p w14:paraId="5C8E8CD3" w14:textId="77777777" w:rsidR="00F411A8" w:rsidRDefault="00F411A8">
      <w:pPr>
        <w:spacing w:after="120"/>
      </w:pPr>
    </w:p>
    <w:p w14:paraId="63BD6832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31. 個人資料頁設計規格</w:t>
      </w:r>
    </w:p>
    <w:p w14:paraId="7453356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31.1 設計決策：獨立頁面 + Inline 編輯</w:t>
      </w:r>
    </w:p>
    <w:p w14:paraId="3735B30C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個人資料頁採用獨立頁面（/my/profile）而非 Modal，原因是欄位數量較多，Modal 空間不足且容易遮蔽重要資訊。編輯模式採用 Inline 編輯，點擊欄位直接在原位編輯，不需要進入「編輯模式頁面」或彈出視窗。這是 LinkedIn、GitHub Profile 等主流平台的設計模式。</w:t>
      </w:r>
    </w:p>
    <w:p w14:paraId="2222B764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7FA5A484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3D9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設計模式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720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112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6EA48818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4C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獨立頁面 /my/profile（選用）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57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46E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欄位多，空間充足，不遮蔽內容，URL 可直接分享</w:t>
            </w:r>
          </w:p>
        </w:tc>
      </w:tr>
      <w:tr w:rsidR="00F411A8" w14:paraId="2ADC0EE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F6E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彈出視窗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00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F4B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欄位多時空間不足，容易遮蔽背景內容，不符合主流模式</w:t>
            </w:r>
          </w:p>
        </w:tc>
      </w:tr>
      <w:tr w:rsidR="00F411A8" w14:paraId="5497513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98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Inline 編輯（選用）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F16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8D8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點擊即編輯，流程最簡，LinkedIn / GitHub 主流做法</w:t>
            </w:r>
          </w:p>
        </w:tc>
      </w:tr>
      <w:tr w:rsidR="00F411A8" w14:paraId="06AD01F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DCD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獨立編輯表單頁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C6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E54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需要額外跳頁，破壞使用流程</w:t>
            </w:r>
          </w:p>
        </w:tc>
      </w:tr>
    </w:tbl>
    <w:p w14:paraId="3630BEB7" w14:textId="77777777" w:rsidR="00F411A8" w:rsidRDefault="00F411A8">
      <w:pPr>
        <w:spacing w:after="120"/>
      </w:pPr>
    </w:p>
    <w:p w14:paraId="07113A7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31.2 頁面欄位規格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7F15A12F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963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欄位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914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類型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38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進榜必填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61D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1CB3691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777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頭像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FA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圖片上傳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300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795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點擊頭像區域觸發上傳，支援裁切預覽</w:t>
            </w:r>
          </w:p>
        </w:tc>
      </w:tr>
      <w:tr w:rsidR="00F411A8" w14:paraId="50B2AFA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DF4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姓名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FED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文字輸入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F8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BB7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真實姓名，排行榜顯示用，不可為空白或純空格</w:t>
            </w:r>
          </w:p>
        </w:tc>
      </w:tr>
      <w:tr w:rsidR="00F411A8" w14:paraId="05294D4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45B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性別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C2E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下拉選單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7C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811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男 / 女，排行榜分組依據</w:t>
            </w:r>
          </w:p>
        </w:tc>
      </w:tr>
      <w:tr w:rsidR="00F411A8" w14:paraId="38DD919A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FC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出生年份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28E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數字輸入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4FF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62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自動計算年齡組，合理範圍 1930–2010</w:t>
            </w:r>
          </w:p>
        </w:tc>
      </w:tr>
      <w:tr w:rsidR="00F411A8" w14:paraId="30BFE84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883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國籍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02C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下拉選單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E4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97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地區排行榜篩選依據</w:t>
            </w:r>
          </w:p>
        </w:tc>
      </w:tr>
      <w:tr w:rsidR="00F411A8" w14:paraId="11D12AEC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0C4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自我介紹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4F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多行文字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61F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16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個人公開頁面顯示，上限 200 字</w:t>
            </w:r>
          </w:p>
        </w:tc>
      </w:tr>
      <w:tr w:rsidR="00F411A8" w14:paraId="0B393918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58C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C6B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唯讀顯示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5C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3AA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登入用，不可在此修改（另有獨立的 Email 修改流程）</w:t>
            </w:r>
          </w:p>
        </w:tc>
      </w:tr>
    </w:tbl>
    <w:p w14:paraId="2D4FFD13" w14:textId="77777777" w:rsidR="00F411A8" w:rsidRDefault="00F411A8">
      <w:pPr>
        <w:spacing w:after="120"/>
      </w:pPr>
    </w:p>
    <w:p w14:paraId="70AC93F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姓名、性別、出生年份、國籍為「進排行榜必填」欄位，頁面上以明顯標示提示未填者</w:t>
      </w:r>
    </w:p>
    <w:p w14:paraId="27B4A72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未填寫必填欄位時，成績仍可儲存為私人，但無法設為公開</w:t>
      </w:r>
    </w:p>
    <w:p w14:paraId="587D166C" w14:textId="77777777" w:rsidR="00F411A8" w:rsidRDefault="00F411A8">
      <w:pPr>
        <w:spacing w:after="120"/>
      </w:pPr>
    </w:p>
    <w:p w14:paraId="51D22139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31.3 Inline 編輯行為規格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6740"/>
      </w:tblGrid>
      <w:tr w:rsidR="00F411A8" w14:paraId="3C808DBD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687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行為</w:t>
            </w:r>
          </w:p>
        </w:tc>
        <w:tc>
          <w:tcPr>
            <w:tcW w:w="67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7DA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規格</w:t>
            </w:r>
          </w:p>
        </w:tc>
      </w:tr>
      <w:tr w:rsidR="00F411A8" w14:paraId="6B3E1F0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55F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進入編輯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ABF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點擊欄位值或旁邊的編輯圖示，欄位切換為 input 狀態</w:t>
            </w:r>
          </w:p>
        </w:tc>
      </w:tr>
      <w:tr w:rsidR="00F411A8" w14:paraId="0F98B2B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5D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86E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Enter（單行）/ Cmd+Enter（多行）或點擊欄位外自動儲存</w:t>
            </w:r>
          </w:p>
        </w:tc>
      </w:tr>
      <w:tr w:rsidR="00F411A8" w14:paraId="39FBA12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FBA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7E0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Escape 取消，回復原始值，不發送 API 請求</w:t>
            </w:r>
          </w:p>
        </w:tc>
      </w:tr>
      <w:tr w:rsidR="00F411A8" w14:paraId="54D32B1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D0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載入狀態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343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儲存中顯示 spinner，欄位 disabled</w:t>
            </w:r>
          </w:p>
        </w:tc>
      </w:tr>
      <w:tr w:rsidR="00F411A8" w14:paraId="5A37E6A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475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成功回饋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4F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儲存成功後欄位回到顯示狀態，短暫顯示綠色確認提示</w:t>
            </w:r>
          </w:p>
        </w:tc>
      </w:tr>
      <w:tr w:rsidR="00F411A8" w14:paraId="5B8E4B1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3D0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錯誤回饋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184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儲存失敗時保持編輯狀態，顯示錯誤訊息，讓使用者修正後重試</w:t>
            </w:r>
          </w:p>
        </w:tc>
      </w:tr>
    </w:tbl>
    <w:p w14:paraId="7CE42E4F" w14:textId="77777777" w:rsidR="00F411A8" w:rsidRDefault="00F411A8">
      <w:pPr>
        <w:spacing w:after="120"/>
      </w:pPr>
    </w:p>
    <w:p w14:paraId="58D1954B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31.4 個人資料頁 User Stories</w:t>
      </w:r>
    </w:p>
    <w:p w14:paraId="7B593D2D" w14:textId="77777777" w:rsidR="00F411A8" w:rsidRDefault="00F411A8">
      <w:pPr>
        <w:spacing w:after="60"/>
      </w:pPr>
    </w:p>
    <w:p w14:paraId="298CECDF" w14:textId="77777777" w:rsidR="00F411A8" w:rsidRDefault="00000000">
      <w:pPr>
        <w:pStyle w:val="Heading3"/>
        <w:spacing w:before="180"/>
      </w:pPr>
      <w:r>
        <w:rPr>
          <w:color w:val="FF6B3D"/>
        </w:rPr>
        <w:t>US-01　查看個人資料</w:t>
      </w:r>
    </w:p>
    <w:p w14:paraId="1E67F4B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身為一位已登入的選手，我想要進入個人資料頁，一目了然地看到目前填寫的姓名、性別、出生年份、國籍和自我介紹，以及哪些必填欄位尚未完成。</w:t>
      </w:r>
    </w:p>
    <w:p w14:paraId="1523D1D2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20C6CE6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27C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CF0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7D017C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7FF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頁面路徑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A4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</w:tr>
      <w:tr w:rsidR="00F411A8" w14:paraId="6736D1CC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E93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進入方式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628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Avatar 下拉選單 → 個人資料</w:t>
            </w:r>
          </w:p>
        </w:tc>
      </w:tr>
      <w:tr w:rsidR="00F411A8" w14:paraId="500F348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69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必填進度提示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77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頁面頂部顯示「還差 N 個欄位即可進入排行榜」進度條</w:t>
            </w:r>
          </w:p>
        </w:tc>
      </w:tr>
    </w:tbl>
    <w:p w14:paraId="725E0D28" w14:textId="77777777" w:rsidR="00F411A8" w:rsidRDefault="00F411A8">
      <w:pPr>
        <w:spacing w:after="120"/>
      </w:pPr>
    </w:p>
    <w:p w14:paraId="1D2B9EA3" w14:textId="77777777" w:rsidR="00F411A8" w:rsidRDefault="00000000">
      <w:pPr>
        <w:pStyle w:val="Heading3"/>
        <w:spacing w:before="180"/>
      </w:pPr>
      <w:r>
        <w:rPr>
          <w:color w:val="FF6B3D"/>
        </w:rPr>
        <w:t>US-02　Inline 編輯單一欄位</w:t>
      </w:r>
    </w:p>
    <w:p w14:paraId="2D71844B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身為一位已登入的選手，我想要點擊任何欄位直接在原位修改，不需要進入另一個頁面或彈出視窗，修改完按 Enter 或點擊其他地方自動儲存。</w:t>
      </w:r>
    </w:p>
    <w:p w14:paraId="76ED0A1C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59BC7057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BE5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1EA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764862F4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8FA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互動設計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B4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Hover 時欄位出現淡色背景與鉛筆圖示，提示可點擊編輯</w:t>
            </w:r>
          </w:p>
        </w:tc>
      </w:tr>
      <w:tr w:rsidR="00F411A8" w14:paraId="22E1B93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32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鍵盤支援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A50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Tab 鍵切換到下一個欄位，Shift+Tab 切換到上一個</w:t>
            </w:r>
          </w:p>
        </w:tc>
      </w:tr>
    </w:tbl>
    <w:p w14:paraId="488A3064" w14:textId="77777777" w:rsidR="00F411A8" w:rsidRDefault="00F411A8">
      <w:pPr>
        <w:spacing w:after="120"/>
      </w:pPr>
    </w:p>
    <w:p w14:paraId="786F50E1" w14:textId="77777777" w:rsidR="00F411A8" w:rsidRDefault="00000000">
      <w:pPr>
        <w:pStyle w:val="Heading3"/>
        <w:spacing w:before="180"/>
      </w:pPr>
      <w:r>
        <w:rPr>
          <w:color w:val="FF6B3D"/>
        </w:rPr>
        <w:t>US-03　上傳頭像</w:t>
      </w:r>
    </w:p>
    <w:p w14:paraId="617EBECC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身為一位已登入的選手，我想要點擊頭像區域上傳新照片，預覽並裁切成正方形後確認，頭像立即更新在頁面上和 Nav 的 Avatar 位置。</w:t>
      </w:r>
    </w:p>
    <w:p w14:paraId="566A8A13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248D2EA4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DF4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9C76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0264AB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FFE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支援格式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0E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JPG / PNG / WebP，最大 5MB</w:t>
            </w:r>
          </w:p>
        </w:tc>
      </w:tr>
      <w:tr w:rsidR="00F411A8" w14:paraId="24E8716A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049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裁切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812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上傳後顯示裁切工具，強制正方形裁切</w:t>
            </w:r>
          </w:p>
        </w:tc>
      </w:tr>
      <w:tr w:rsidR="00F411A8" w14:paraId="1E57D68D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A4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即時更新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ECA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確認裁切後，Nav Avatar 同步更新，不需要重新整理頁面</w:t>
            </w:r>
          </w:p>
        </w:tc>
      </w:tr>
    </w:tbl>
    <w:p w14:paraId="2ACE8E94" w14:textId="77777777" w:rsidR="00F411A8" w:rsidRDefault="00F411A8">
      <w:pPr>
        <w:spacing w:after="120"/>
      </w:pPr>
    </w:p>
    <w:p w14:paraId="514095D0" w14:textId="77777777" w:rsidR="00F411A8" w:rsidRDefault="00000000">
      <w:pPr>
        <w:pStyle w:val="Heading3"/>
        <w:spacing w:before="180"/>
      </w:pPr>
      <w:r>
        <w:rPr>
          <w:color w:val="FF6B3D"/>
        </w:rPr>
        <w:t>US-04　首次進入，看到必填欄位引導</w:t>
      </w:r>
    </w:p>
    <w:p w14:paraId="35C0226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身為一位剛完成首筆成績登錄的選手，進入個人資料頁時，我希望系統清楚標示哪四個欄位是「進排行榜必填」，以及填完後能帶來什麼好處，讓我有動力完成填寫。</w:t>
      </w:r>
    </w:p>
    <w:p w14:paraId="26F5B5F2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ABA833C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D28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D8D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6CE4FEF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4C5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引導形式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B01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頁面頂部的進度提示，而非強制跳出的 Modal</w:t>
            </w:r>
          </w:p>
        </w:tc>
      </w:tr>
      <w:tr w:rsidR="00F411A8" w14:paraId="36ABEB43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4E4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說明文字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16F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「填寫以下資料，你的成績就會出現在最速榜上」</w:t>
            </w:r>
          </w:p>
        </w:tc>
      </w:tr>
      <w:tr w:rsidR="00F411A8" w14:paraId="5991FE92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2C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完成後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73E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進度條滿格，顯示「你已符合進榜資格」確認訊息</w:t>
            </w:r>
          </w:p>
        </w:tc>
      </w:tr>
    </w:tbl>
    <w:p w14:paraId="50E01F13" w14:textId="77777777" w:rsidR="00F411A8" w:rsidRDefault="00F411A8">
      <w:pPr>
        <w:spacing w:after="120"/>
      </w:pPr>
    </w:p>
    <w:p w14:paraId="4114F54B" w14:textId="77777777" w:rsidR="00F411A8" w:rsidRDefault="00000000">
      <w:pPr>
        <w:pStyle w:val="Heading3"/>
        <w:spacing w:before="180"/>
      </w:pPr>
      <w:r>
        <w:rPr>
          <w:color w:val="FF6B3D"/>
        </w:rPr>
        <w:t>US-05　切換成績公開狀態</w:t>
      </w:r>
    </w:p>
    <w:p w14:paraId="5C130C78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身為一位選手，我想要在個人資料頁快速切換個別成績的公開/私人狀態，也可以設定「全部私人」作為預設，不需要逐一進入每筆成績設定。</w:t>
      </w:r>
    </w:p>
    <w:p w14:paraId="61D249B5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4F96C78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971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5499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6A723E2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E6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位置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EA7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個人資料頁底部或成績設定區塊</w:t>
            </w:r>
          </w:p>
        </w:tc>
      </w:tr>
      <w:tr w:rsidR="00F411A8" w14:paraId="0B4E29E9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579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全體設定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59B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「預設公開」/「預設私人」開關，影響新登錄的成績</w:t>
            </w:r>
          </w:p>
        </w:tc>
      </w:tr>
      <w:tr w:rsidR="00F411A8" w14:paraId="10E78612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94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個別設定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303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在「我的紀錄」頁面每筆成績旁提供切換</w:t>
            </w:r>
          </w:p>
        </w:tc>
      </w:tr>
    </w:tbl>
    <w:p w14:paraId="1D0F11D8" w14:textId="77777777" w:rsidR="00F411A8" w:rsidRDefault="00F411A8">
      <w:pPr>
        <w:spacing w:after="120"/>
      </w:pPr>
    </w:p>
    <w:p w14:paraId="662C52E0" w14:textId="77777777" w:rsidR="00F411A8" w:rsidRDefault="00000000">
      <w:pPr>
        <w:pStyle w:val="Heading3"/>
        <w:spacing w:before="180"/>
      </w:pPr>
      <w:r>
        <w:rPr>
          <w:color w:val="FF6B3D"/>
        </w:rPr>
        <w:t>US-06　申請刪除帳號</w:t>
      </w:r>
    </w:p>
    <w:p w14:paraId="4D74392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身為一位選手，我想要在個人資料頁底部找到「刪除帳號」選項，點擊後系統說明 1 個月緩衝期後永久刪除的規則，需要輸入 Email 確認後才執行，避免誤操作。</w:t>
      </w:r>
    </w:p>
    <w:p w14:paraId="7EC2A9CB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67497828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DC4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D86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05A350D9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76F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位置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B2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個人資料頁最底部，視覺上與其他設定區隔（危險操作區）</w:t>
            </w:r>
          </w:p>
        </w:tc>
      </w:tr>
      <w:tr w:rsidR="00F411A8" w14:paraId="7719C0B8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374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確認機制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4D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要求輸入自己的 Email 才能送出刪除申請</w:t>
            </w:r>
          </w:p>
        </w:tc>
      </w:tr>
      <w:tr w:rsidR="00F411A8" w14:paraId="2B8D764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3F1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緩衝期說明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27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明確說明「1 個月內可以聯絡我們復原，1 個月後永久刪除」</w:t>
            </w:r>
          </w:p>
        </w:tc>
      </w:tr>
      <w:tr w:rsidR="00F411A8" w14:paraId="65F3F95E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4EC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策展層成績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778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說明策展層的成績會解除關聯但不刪除（unlinked 狀態，第 21.4 章）</w:t>
            </w:r>
          </w:p>
        </w:tc>
      </w:tr>
    </w:tbl>
    <w:p w14:paraId="5BB27E50" w14:textId="77777777" w:rsidR="00F411A8" w:rsidRDefault="00F411A8">
      <w:pPr>
        <w:spacing w:after="240"/>
      </w:pPr>
    </w:p>
    <w:p w14:paraId="69A4A3DE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C2F6F8F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v1.4　·　2026 年 6 月　·　trilog.run</w:t>
      </w:r>
    </w:p>
    <w:p w14:paraId="72D7C113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32. Nav Active State 與頁面標題設計規格</w:t>
      </w:r>
    </w:p>
    <w:p w14:paraId="5A16E6F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32.1 問題背景</w:t>
      </w:r>
    </w:p>
    <w:p w14:paraId="3BA795A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Nav 連結可導航至各頁面，但原有設計缺乏 active state 標示，使用者進入頁面後無法從 Nav 確認自己的當前位置。同時，各頁面雖有自己的標題，但 Nav 層級缺乏對應的位置回饋，造成方向感不足。</w:t>
      </w:r>
    </w:p>
    <w:p w14:paraId="27260908" w14:textId="77777777" w:rsidR="00F411A8" w:rsidRDefault="00F411A8">
      <w:pPr>
        <w:spacing w:after="120"/>
      </w:pPr>
    </w:p>
    <w:p w14:paraId="7935430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W3C WCAG 技術規範 G128 將當前位置標示列為無障礙標準，注意力或短期記憶有限的使用</w:t>
        <w:lastRenderedPageBreak/>
        <w:t>者特別需要清晰可辨識的位置指示。Baymard 2025 年基準測試也將「缺乏 active state」列為最常見的導覽設計失誤之一。</w:t>
      </w:r>
    </w:p>
    <w:p w14:paraId="0B5A7769" w14:textId="77777777" w:rsidR="00F411A8" w:rsidRDefault="00F411A8">
      <w:pPr>
        <w:spacing w:after="120"/>
      </w:pPr>
    </w:p>
    <w:p w14:paraId="28A3AC4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32.2 設計決策</w:t>
      </w:r>
    </w:p>
    <w:p w14:paraId="2A14A49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採用方案 A——底線標示（Underline Active State）。以橘色（#FF6B3D，--run）底線標示當前頁面的 Nav 連結，與 Logo 底邊的橘色波浪語意一致，視覺最輕薄，不改變連結形狀，是目前最主流的技術平台做法。</w:t>
      </w:r>
    </w:p>
    <w:p w14:paraId="74FB004E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0AD3652D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AD2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方案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15A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6E2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388DB90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19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A：底線標示（選用）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F9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9E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最輕薄、與 Logo 橘色語意一致、GitHub / Stripe / Vercel 標準做法、不佔額外空間</w:t>
            </w:r>
          </w:p>
        </w:tc>
      </w:tr>
      <w:tr w:rsidR="00F411A8" w14:paraId="5E50ACE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403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B：膠囊背景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D6D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備選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E38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存在感更強，適合頁面數量少的 App 風格，未來可視需求升級</w:t>
            </w:r>
          </w:p>
        </w:tc>
      </w:tr>
    </w:tbl>
    <w:p w14:paraId="5806D5BD" w14:textId="77777777" w:rsidR="00F411A8" w:rsidRDefault="00F411A8">
      <w:pPr>
        <w:spacing w:after="120"/>
      </w:pPr>
    </w:p>
    <w:p w14:paraId="1942A51B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32.3 Nav 連結狀態規格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62B74809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B07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71F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文字顏色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AEF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底線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556F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背景</w:t>
            </w:r>
          </w:p>
        </w:tc>
      </w:tr>
      <w:tr w:rsidR="00F411A8" w14:paraId="18509F8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616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預設（default）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87F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#4A5568（--text-3）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80A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34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  <w:tr w:rsidR="00F411A8" w14:paraId="103D894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D21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Hover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BAF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#8A96A8（--text-2）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083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180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  <w:tr w:rsidR="00F411A8" w14:paraId="0EB3E56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71D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Active（當前頁面）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010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0F3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2px solid #FF6B3D（--run）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78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</w:tbl>
    <w:p w14:paraId="2675440A" w14:textId="77777777" w:rsidR="00F411A8" w:rsidRDefault="00F411A8">
      <w:pPr>
        <w:spacing w:after="120"/>
      </w:pPr>
    </w:p>
    <w:p w14:paraId="7BC00B5F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底線高度 2px，顏色 #FF6B3D，與 Logo 底邊橘色波浪、「·」中點、按鈕強調色統一</w:t>
      </w:r>
    </w:p>
    <w:p w14:paraId="1181304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底線緊貼 Nav 底部，視覺上連接 Nav 與頁面內容</w:t>
      </w:r>
    </w:p>
    <w:p w14:paraId="2424E0F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transition: color 0.15s ease，底線隨顏色同步切換，不需要額外動畫</w:t>
      </w:r>
    </w:p>
    <w:p w14:paraId="35D64149" w14:textId="77777777" w:rsidR="00F411A8" w:rsidRDefault="00F411A8">
      <w:pPr>
        <w:spacing w:after="120"/>
      </w:pPr>
    </w:p>
    <w:p w14:paraId="77936F26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32.4 頁面標題區（Page Context Strip）</w:t>
      </w:r>
    </w:p>
    <w:p w14:paraId="6E1BF8A4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Nav 下方新增淺色標題條帶，顯示當前頁面的名稱與副標說明，補充 Nav 連結無法承載的完整脈絡資訊。</w:t>
      </w:r>
    </w:p>
    <w:p w14:paraId="421EA4BD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23B94093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B59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元素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130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規格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CD56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3461B08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033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背景色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6D0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#0D1526（--bg-surface）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8E6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比 Nav 主背景（#060D18）稍亮，製造層次感</w:t>
            </w:r>
          </w:p>
        </w:tc>
      </w:tr>
      <w:tr w:rsidR="00F411A8" w14:paraId="56422B54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09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頁面標題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75E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font-size: 22px, font-weight: 800, color: #F0EDE6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A95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連結文字形成明顯的字重對比</w:t>
            </w:r>
          </w:p>
        </w:tc>
      </w:tr>
      <w:tr w:rsidR="00F411A8" w14:paraId="2D79BB17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077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副標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154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font-family: DM Mono, font-size: 11px, color: #4A5568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5B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補充頁面範圍說明，如「台灣選手 · 個人最佳 · 跨賽事」</w:t>
            </w:r>
          </w:p>
        </w:tc>
      </w:tr>
      <w:tr w:rsidR="00F411A8" w14:paraId="6AA997F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1F3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頂部邊線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8F1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1px solid rgba(255,255,255,0.06)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A7E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底部的細微分隔</w:t>
            </w:r>
          </w:p>
        </w:tc>
      </w:tr>
      <w:tr w:rsidR="00F411A8" w14:paraId="2949823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F3E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padding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FE3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10px 20px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76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左右對齊</w:t>
            </w:r>
          </w:p>
        </w:tc>
      </w:tr>
    </w:tbl>
    <w:p w14:paraId="04145C5C" w14:textId="77777777" w:rsidR="00F411A8" w:rsidRDefault="00F411A8">
      <w:pPr>
        <w:spacing w:after="120"/>
      </w:pPr>
    </w:p>
    <w:p w14:paraId="1C27DEA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32.5 各頁面標題規格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30F1ABC1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C2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頁面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8C7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路徑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8C5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頁面標題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BAE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副標</w:t>
            </w:r>
          </w:p>
        </w:tc>
      </w:tr>
      <w:tr w:rsidR="00F411A8" w14:paraId="0329815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D18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最速榜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B7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/leaderboard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52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最速榜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2F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台灣選手 · 個人最佳 · 跨賽事</w:t>
            </w:r>
          </w:p>
        </w:tc>
      </w:tr>
      <w:tr w:rsidR="00F411A8" w14:paraId="030A1D1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6A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排行榜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3C1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/rankings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655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排行榜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9C8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依距離篩選 · 完整成績記錄</w:t>
            </w:r>
          </w:p>
        </w:tc>
      </w:tr>
      <w:tr w:rsidR="00F411A8" w14:paraId="34D24B7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F0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07B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/unclaimed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509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未認領成績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CC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搜尋你的名字，認領屬於你的成績</w:t>
            </w:r>
          </w:p>
        </w:tc>
      </w:tr>
      <w:tr w:rsidR="00F411A8" w14:paraId="4BB4000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23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850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/races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2E3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賽事資料庫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BCF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台灣鐵人三項賽事 · 路線 · 天氣 · 歷史成績</w:t>
            </w:r>
          </w:p>
        </w:tc>
      </w:tr>
      <w:tr w:rsidR="00F411A8" w14:paraId="679CF5F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1F5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D31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/my/results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8B1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EA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個人成績歷史</w:t>
            </w:r>
          </w:p>
        </w:tc>
      </w:tr>
      <w:tr w:rsidR="00F411A8" w14:paraId="2BA8738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FE3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88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09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5E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帳號設定與公開資訊</w:t>
            </w:r>
          </w:p>
        </w:tc>
      </w:tr>
      <w:tr w:rsidR="00F411A8" w14:paraId="2D87B3D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6F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管理後台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5F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/admin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F97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管理後台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B7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賽事資料 · 公證審核</w:t>
            </w:r>
          </w:p>
        </w:tc>
      </w:tr>
    </w:tbl>
    <w:p w14:paraId="4A0BF9A7" w14:textId="77777777" w:rsidR="00F411A8" w:rsidRDefault="00F411A8">
      <w:pPr>
        <w:spacing w:after="120"/>
      </w:pPr>
    </w:p>
    <w:p w14:paraId="487569B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32.6 CSS 實作規格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2EA39CB5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664A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Nav 連結基礎樣式 */</w:t>
            </w:r>
          </w:p>
          <w:p w14:paraId="7E57586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 {</w:t>
            </w:r>
          </w:p>
          <w:p w14:paraId="77E80D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13px;</w:t>
            </w:r>
          </w:p>
          <w:p w14:paraId="1C6991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#4A5568;</w:t>
            </w:r>
          </w:p>
          <w:p w14:paraId="18FE27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padding: 0 14px;</w:t>
            </w:r>
          </w:p>
          <w:p w14:paraId="69318B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height: 56px;</w:t>
            </w:r>
          </w:p>
          <w:p w14:paraId="2CC21A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display: flex;</w:t>
            </w:r>
          </w:p>
          <w:p w14:paraId="2D73E8C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align-items: center;</w:t>
            </w:r>
          </w:p>
          <w:p w14:paraId="52B6C4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border-bottom: 2px solid transparent;</w:t>
            </w:r>
          </w:p>
          <w:p w14:paraId="48ABE5B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transition: color 0.15s ease;</w:t>
            </w:r>
          </w:p>
          <w:p w14:paraId="0598B8F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text-decoration: none;</w:t>
            </w:r>
          </w:p>
          <w:p w14:paraId="4EFC65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43C21E7A" w14:textId="77777777" w:rsidR="00F411A8" w:rsidRDefault="00F411A8">
            <w:pPr>
              <w:spacing w:after="40"/>
            </w:pPr>
          </w:p>
          <w:p w14:paraId="091811D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.nav-link:hover {</w:t>
            </w:r>
          </w:p>
          <w:p w14:paraId="7B70AD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#8A96A8;</w:t>
            </w:r>
          </w:p>
          <w:p w14:paraId="2CCB95F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944D68F" w14:textId="77777777" w:rsidR="00F411A8" w:rsidRDefault="00F411A8">
            <w:pPr>
              <w:spacing w:after="40"/>
            </w:pPr>
          </w:p>
          <w:p w14:paraId="00E7FDC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Active state — 當前頁面 */</w:t>
            </w:r>
          </w:p>
          <w:p w14:paraId="5EFF55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.nav-link.active,</w:t>
            </w:r>
          </w:p>
          <w:p w14:paraId="048EF82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.nav-link[aria-current="page"] {</w:t>
            </w:r>
          </w:p>
          <w:p w14:paraId="7BD3AE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#F0EDE6;</w:t>
            </w:r>
          </w:p>
          <w:p w14:paraId="02D3165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border-bottom: 2px solid #FF6B3D;</w:t>
            </w:r>
          </w:p>
          <w:p w14:paraId="770CFB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48143757" w14:textId="77777777" w:rsidR="00F411A8" w:rsidRDefault="00F411A8">
            <w:pPr>
              <w:spacing w:after="40"/>
            </w:pPr>
          </w:p>
          <w:p w14:paraId="4A9BEE7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頁面標題條帶 */</w:t>
            </w:r>
          </w:p>
          <w:p w14:paraId="5B18B16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>.page-context-strip {</w:t>
            </w:r>
          </w:p>
          <w:p w14:paraId="5D5AE2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background: #0D1526;</w:t>
            </w:r>
          </w:p>
          <w:p w14:paraId="02C2AF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border-top: 1px solid rgba(255, 255, 255, 0.06);</w:t>
            </w:r>
          </w:p>
          <w:p w14:paraId="01C8D0B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padding: 10px 20px;</w:t>
            </w:r>
          </w:p>
          <w:p w14:paraId="0FFC8A8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display: flex;</w:t>
            </w:r>
          </w:p>
          <w:p w14:paraId="665B196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align-items: center;</w:t>
            </w:r>
          </w:p>
          <w:p w14:paraId="4FEB729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gap: 8px;</w:t>
            </w:r>
          </w:p>
          <w:p w14:paraId="1698B6A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7BA3A7F6" w14:textId="77777777" w:rsidR="00F411A8" w:rsidRDefault="00F411A8">
            <w:pPr>
              <w:spacing w:after="40"/>
            </w:pPr>
          </w:p>
          <w:p w14:paraId="506F88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.page-context-strip .page-title {</w:t>
            </w:r>
          </w:p>
          <w:p w14:paraId="61CB9B4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font-family: Arial, sans-serif;</w:t>
            </w:r>
          </w:p>
          <w:p w14:paraId="5B11C9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22px;</w:t>
            </w:r>
          </w:p>
          <w:p w14:paraId="54781F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font-weight: 800;</w:t>
            </w:r>
          </w:p>
          <w:p w14:paraId="1F5E7E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#F0EDE6;</w:t>
            </w:r>
          </w:p>
          <w:p w14:paraId="072C67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letter-spacing: -0.03em;</w:t>
            </w:r>
          </w:p>
          <w:p w14:paraId="4D9B40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8117BD8" w14:textId="77777777" w:rsidR="00F411A8" w:rsidRDefault="00F411A8">
            <w:pPr>
              <w:spacing w:after="40"/>
            </w:pPr>
          </w:p>
          <w:p w14:paraId="31C8EDF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.page-context-strip .page-subtitle {</w:t>
            </w:r>
          </w:p>
          <w:p w14:paraId="045E67D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font-family: "DM Mono", monospace;</w:t>
            </w:r>
          </w:p>
          <w:p w14:paraId="34C34D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11px;</w:t>
            </w:r>
          </w:p>
          <w:p w14:paraId="43745A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#4A5568;</w:t>
            </w:r>
          </w:p>
          <w:p w14:paraId="61B4CF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margin-left: auto;</w:t>
            </w:r>
          </w:p>
          <w:p w14:paraId="70775F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55BFA60B" w14:textId="77777777" w:rsidR="00F411A8" w:rsidRDefault="00F411A8">
      <w:pPr>
        <w:spacing w:after="120"/>
      </w:pPr>
    </w:p>
    <w:p w14:paraId="3451C91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32.7 Next.js 實作方式</w:t>
      </w:r>
    </w:p>
    <w:p w14:paraId="409D4490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使用 Next.js 的 usePathname() hook 判斷當前路徑，動態加上 active class 與 aria-current 屬性。</w:t>
      </w:r>
    </w:p>
    <w:p w14:paraId="6C5C18C8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42F4EF76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2FB4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components/Nav.tsx</w:t>
            </w:r>
          </w:p>
          <w:p w14:paraId="5519743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'use client'</w:t>
            </w:r>
          </w:p>
          <w:p w14:paraId="4C8D14E3" w14:textId="77777777" w:rsidR="00F411A8" w:rsidRDefault="00F411A8">
            <w:pPr>
              <w:spacing w:after="40"/>
            </w:pPr>
          </w:p>
          <w:p w14:paraId="5B67224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Link from 'next/link'</w:t>
            </w:r>
          </w:p>
          <w:p w14:paraId="1E9BDC0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{ usePathname } from 'next/navigation'</w:t>
            </w:r>
          </w:p>
          <w:p w14:paraId="5C5412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{ TrilogLogo } from './TrilogLogo'</w:t>
            </w:r>
          </w:p>
          <w:p w14:paraId="2047D720" w14:textId="77777777" w:rsidR="00F411A8" w:rsidRDefault="00F411A8">
            <w:pPr>
              <w:spacing w:after="40"/>
            </w:pPr>
          </w:p>
          <w:p w14:paraId="7F14B26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navLinks = [</w:t>
            </w:r>
          </w:p>
          <w:p w14:paraId="580BFF3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'/leaderboard', label: '最速榜',  title: '最速榜',   sub: '台灣選手 · 個人最佳 · 跨賽事' },</w:t>
            </w:r>
          </w:p>
          <w:p w14:paraId="5F4AC1D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'/unclaimed',   label: '未認領',  title: '未認領成績', sub: '搜尋你的名字，認領屬於你的成績' },</w:t>
            </w:r>
          </w:p>
          <w:p w14:paraId="51FC0FC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'/races',       label: '賽事',    title: '賽事資料庫', sub: '台灣鐵人三項賽事 · 路線 · 天氣 · 歷史成績' },</w:t>
            </w:r>
          </w:p>
          <w:p w14:paraId="4DF7277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]</w:t>
            </w:r>
          </w:p>
          <w:p w14:paraId="1DB264C4" w14:textId="77777777" w:rsidR="00F411A8" w:rsidRDefault="00F411A8">
            <w:pPr>
              <w:spacing w:after="40"/>
            </w:pPr>
          </w:p>
          <w:p w14:paraId="5FD066D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Nav() {</w:t>
            </w:r>
          </w:p>
          <w:p w14:paraId="5905B2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pathname = usePathname()</w:t>
            </w:r>
          </w:p>
          <w:p w14:paraId="4AA27546" w14:textId="77777777" w:rsidR="00F411A8" w:rsidRDefault="00F411A8">
            <w:pPr>
              <w:spacing w:after="40"/>
            </w:pPr>
          </w:p>
          <w:p w14:paraId="5579CD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activeLink = navLinks.find(link =&gt;</w:t>
            </w:r>
          </w:p>
          <w:p w14:paraId="3CC9D37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pathname === link.href || pathname.startsWith(link.href + '/')</w:t>
            </w:r>
          </w:p>
          <w:p w14:paraId="25C351E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5129EF8C" w14:textId="77777777" w:rsidR="00F411A8" w:rsidRDefault="00F411A8">
            <w:pPr>
              <w:spacing w:after="40"/>
            </w:pPr>
          </w:p>
          <w:p w14:paraId="50D7A5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7BF5F37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&lt;&gt;</w:t>
            </w:r>
          </w:p>
          <w:p w14:paraId="2589609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&lt;nav className='trilog-nav'&gt;</w:t>
            </w:r>
          </w:p>
          <w:p w14:paraId="224B443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&lt;Link href='/' className='nav-logo'&gt;</w:t>
            </w:r>
          </w:p>
          <w:p w14:paraId="3C84D72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&lt;TrilogLogo size='md' context='nav' /&gt;</w:t>
            </w:r>
          </w:p>
          <w:p w14:paraId="4F3E15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&lt;/Link&gt;</w:t>
            </w:r>
          </w:p>
          <w:p w14:paraId="1BC91440" w14:textId="77777777" w:rsidR="00F411A8" w:rsidRDefault="00F411A8">
            <w:pPr>
              <w:spacing w:after="40"/>
            </w:pPr>
          </w:p>
          <w:p w14:paraId="0C1A955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className='nav-links'&gt;</w:t>
            </w:r>
          </w:p>
          <w:p w14:paraId="72DF3BD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{navLinks.map(link =&gt; (</w:t>
            </w:r>
          </w:p>
          <w:p w14:paraId="7908554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&lt;Link</w:t>
            </w:r>
          </w:p>
          <w:p w14:paraId="4FBCE72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key={link.href}</w:t>
            </w:r>
          </w:p>
          <w:p w14:paraId="1CFC92F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href={link.href}</w:t>
            </w:r>
          </w:p>
          <w:p w14:paraId="209EF8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className={`nav-link ${pathname.startsWith(link.href) ? 'active' : ''}`}</w:t>
            </w:r>
          </w:p>
          <w:p w14:paraId="0DB8E0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aria-current={pathname.startsWith(link.href) ? 'page' : undefined}</w:t>
            </w:r>
          </w:p>
          <w:p w14:paraId="0879E1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&gt;</w:t>
            </w:r>
          </w:p>
          <w:p w14:paraId="46CB8FE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{link.label}</w:t>
            </w:r>
          </w:p>
          <w:p w14:paraId="0A5BC26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&lt;/Link&gt;</w:t>
            </w:r>
          </w:p>
          <w:p w14:paraId="7D3D68B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))}</w:t>
            </w:r>
          </w:p>
          <w:p w14:paraId="37E828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6074E9C5" w14:textId="77777777" w:rsidR="00F411A8" w:rsidRDefault="00F411A8">
            <w:pPr>
              <w:spacing w:after="40"/>
            </w:pPr>
          </w:p>
          <w:p w14:paraId="003926F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className='nav-right'&gt;</w:t>
            </w:r>
          </w:p>
          <w:p w14:paraId="2B97FFD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{/* + 新增成績 按鈕、Avatar */}</w:t>
            </w:r>
          </w:p>
          <w:p w14:paraId="013E7A2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54E00D7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&lt;/nav&gt;</w:t>
            </w:r>
          </w:p>
          <w:p w14:paraId="32727BE2" w14:textId="77777777" w:rsidR="00F411A8" w:rsidRDefault="00F411A8">
            <w:pPr>
              <w:spacing w:after="40"/>
            </w:pPr>
          </w:p>
          <w:p w14:paraId="6D075BA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{/* 頁面標題條帶 */}</w:t>
            </w:r>
          </w:p>
          <w:p w14:paraId="4E52F0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{activeLink &amp;&amp; (</w:t>
            </w:r>
          </w:p>
          <w:p w14:paraId="5EEAD7A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className='page-context-strip'&gt;</w:t>
            </w:r>
          </w:p>
          <w:p w14:paraId="726117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&lt;span className='page-title'&gt;{activeLink.title}&lt;/span&gt;</w:t>
            </w:r>
          </w:p>
          <w:p w14:paraId="11D1B1A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&lt;span className='page-subtitle'&gt;{activeLink.sub}&lt;/span&gt;</w:t>
            </w:r>
          </w:p>
          <w:p w14:paraId="349817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49CB45B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)}</w:t>
            </w:r>
          </w:p>
          <w:p w14:paraId="163DAB9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&lt;/&gt;</w:t>
            </w:r>
          </w:p>
          <w:p w14:paraId="56EC5E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450098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49935CE8" w14:textId="77777777" w:rsidR="00F411A8" w:rsidRDefault="00F411A8">
      <w:pPr>
        <w:spacing w:after="120"/>
      </w:pPr>
    </w:p>
    <w:p w14:paraId="355FFE5C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32.8 無障礙要求</w:t>
      </w:r>
    </w:p>
    <w:p w14:paraId="3EADCD3D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active 連結必須加上 aria-current="page"，符合 WCAG 技術規範 G128</w:t>
      </w:r>
    </w:p>
    <w:p w14:paraId="2CA7716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底線不可作為唯一的位置標示——同時搭配顏色變化（text-3 → text-1），確保色盲使用者也能辨識</w:t>
      </w:r>
    </w:p>
    <w:p w14:paraId="2EB5765F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鍵盤導覽時，active 連結的 focus ring 樣式需與其他連結一致</w:t>
      </w:r>
    </w:p>
    <w:p w14:paraId="028AF614" w14:textId="77777777" w:rsidR="00F411A8" w:rsidRDefault="00F411A8">
      <w:pPr>
        <w:spacing w:after="240"/>
      </w:pPr>
    </w:p>
    <w:p w14:paraId="280F0F65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4CE5D06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v1.5　·　2026 年 6 月　·　trilog.run</w:t>
      </w:r>
    </w:p>
    <w:p w14:paraId="CC100001" w14:textId="77777777" w:rsidR="00CC0001" w:rsidRDefault="00000000">
      <w:r>
        <w:br w:type="page"/>
      </w:r>
    </w:p>
    <w:ins w:id="9010" w:author="Claude Code" w:date="2026-06-05T00:00:00Z">
      <w:p w14:paraId="CC100002" w14:textId="77777777" w:rsidR="00CC0001" w:rsidRDefault="00000000">
        <w:pPr>
          <w:pStyle w:val="Heading1"/>
          <w:spacing w:before="480" w:after="240"/>
        </w:pPr>
        <w:r>
          <w:rPr>
            <w:rFonts w:eastAsia="Arial"/>
            <w:sz w:val="28"/>
            <w:szCs w:val="28"/>
          </w:rPr>
          <w:t>33. 賽事資料庫頁面實作規格（由 Claude Code 新增，2026-06-05）</w:t>
        </w:r>
      </w:p>
      <w:p w14:paraId="CC100003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33.1 實作背景</w:t>
        </w:r>
      </w:p>
      <w:p w14:paraId="CC100004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Nav 連結「賽事」（/races）在 Ch.32 實作後因缺少對應頁面而 404，本章記錄此頁面的實作內容。規格書 3.3 節描述賽事資料庫的資料結構，本實作為 Phase 1 MVP 版本，僅呈現列表，不含路線、天氣等 Phase 2 功能。</w:t>
        </w:r>
      </w:p>
      <w:p w14:paraId="CC100005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33.2 頁面路徑與元件</w:t>
        </w:r>
      </w:p>
      <w:p w14:paraId="CC100006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>路徑：/races　元件：src/app/(main)/races/page.tsx（Server Component）</w:t>
        </w:r>
      </w:p>
      <w:p w14:paraId="CC100007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33.3 系列分組設計</w:t>
        </w:r>
      </w:p>
      <w:p w14:paraId="CC100008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DB 的 series 欄位（races.series）對應到以下顯示群組，顯示順序為：Challenge → IRONMAN → 普悠瑪 → FORCE → 全國錦標賽 → 地方賽事。</w:t>
        </w:r>
      </w:p>
      <w:p w14:paraId="CC100009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IRONMAN_TAIWAN 與 IRONMAN_70_3 合併顯示為同一 IRONMAN 群組。各群組內台灣場地（country=’TW’）優先排列，海外場次排後。</w:t>
        </w:r>
      </w:p>
      <w:p w14:paraId="CC100010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33.4 資料清理（2026-06-05 執行）</w:t>
        </w:r>
      </w:p>
      <w:p w14:paraId="CC100011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執行 supabase/seeds/race_series_cleanup.sql，完成：1) 補齊舊賽事 series 欄位（IRONMAN_TAIWAN、CHALLENGE、LOCAL_EVENT、CTTA_NATIONALS）。2) 合併普悠瑪重複記錄（puyuma-triathlon → puiyuma-ironman），保留歷史屆次 2012–2026。3) 新增 races 及 race_editions 欄位（name_zh、name_en、series、county、organizer_co、operator、venue、registration_url），對應 migration 20260605000001。</w:t>
        </w:r>
      </w:p>
      <w:p w14:paraId="CC100012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33.5 Phase 2 預留項目</w:t>
        </w:r>
      </w:p>
      <w:p w14:paraId="CC100013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目前頁面底部已加入預告文字「路線資訊、天氣資料、歷屆成績分佈 — 即將推出」。Phase 2 預計實作：各賽事詳情頁（/races/:slug）、歷屆成績分佈視覺化、天氣資料自動抓取（Open-Meteo API）。</w:t>
        </w:r>
      </w:p>
      <w:p w14:paraId="CC100014" w14:textId="77777777" w:rsidR="00CC0001" w:rsidRDefault="00000000">
        <w:pPr>
          <w:spacing w:before="160"/>
        </w:pPr>
        <w:r>
          <w:rPr>
            <w:rFonts w:eastAsia="Arial"/>
            <w:color w:val="8A96A8"/>
            <w:sz w:val="18"/>
            <w:szCs w:val="18"/>
          </w:rPr>
          <w:t>Tri·log 產品規格文件 v1.6　·　2026 年 6 月　·　trilog.run　·　由 Claude Code 更新</w:t>
        </w:r>
      </w:p>
    </w:ins>
    <w:sectPr w:rsidR="00F411A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74DD"/>
    <w:multiLevelType w:val="hybridMultilevel"/>
    <w:tmpl w:val="1E2619B4"/>
    <w:lvl w:ilvl="0" w:tplc="78FE1DB0">
      <w:start w:val="1"/>
      <w:numFmt w:val="bullet"/>
      <w:lvlText w:val="•"/>
      <w:lvlJc w:val="left"/>
      <w:pPr>
        <w:ind w:left="720" w:hanging="360"/>
      </w:pPr>
    </w:lvl>
    <w:lvl w:ilvl="1" w:tplc="28A23932">
      <w:start w:val="1"/>
      <w:numFmt w:val="bullet"/>
      <w:lvlText w:val="◦"/>
      <w:lvlJc w:val="left"/>
      <w:pPr>
        <w:ind w:left="1080" w:hanging="360"/>
      </w:pPr>
    </w:lvl>
    <w:lvl w:ilvl="2" w:tplc="7F8A4AD4">
      <w:numFmt w:val="decimal"/>
      <w:lvlText w:val=""/>
      <w:lvlJc w:val="left"/>
    </w:lvl>
    <w:lvl w:ilvl="3" w:tplc="FC260214">
      <w:numFmt w:val="decimal"/>
      <w:lvlText w:val=""/>
      <w:lvlJc w:val="left"/>
    </w:lvl>
    <w:lvl w:ilvl="4" w:tplc="202CAF7A">
      <w:numFmt w:val="decimal"/>
      <w:lvlText w:val=""/>
      <w:lvlJc w:val="left"/>
    </w:lvl>
    <w:lvl w:ilvl="5" w:tplc="78EA2226">
      <w:numFmt w:val="decimal"/>
      <w:lvlText w:val=""/>
      <w:lvlJc w:val="left"/>
    </w:lvl>
    <w:lvl w:ilvl="6" w:tplc="612AE628">
      <w:numFmt w:val="decimal"/>
      <w:lvlText w:val=""/>
      <w:lvlJc w:val="left"/>
    </w:lvl>
    <w:lvl w:ilvl="7" w:tplc="367EFBC8">
      <w:numFmt w:val="decimal"/>
      <w:lvlText w:val=""/>
      <w:lvlJc w:val="left"/>
    </w:lvl>
    <w:lvl w:ilvl="8" w:tplc="E64EC7AC">
      <w:numFmt w:val="decimal"/>
      <w:lvlText w:val=""/>
      <w:lvlJc w:val="left"/>
    </w:lvl>
  </w:abstractNum>
  <w:abstractNum w:abstractNumId="1" w15:restartNumberingAfterBreak="0">
    <w:nsid w:val="6638379D"/>
    <w:multiLevelType w:val="hybridMultilevel"/>
    <w:tmpl w:val="9DB23D96"/>
    <w:lvl w:ilvl="0" w:tplc="351AB902">
      <w:start w:val="1"/>
      <w:numFmt w:val="bullet"/>
      <w:lvlText w:val="●"/>
      <w:lvlJc w:val="left"/>
      <w:pPr>
        <w:ind w:left="720" w:hanging="360"/>
      </w:pPr>
    </w:lvl>
    <w:lvl w:ilvl="1" w:tplc="30A2129A">
      <w:start w:val="1"/>
      <w:numFmt w:val="bullet"/>
      <w:lvlText w:val="○"/>
      <w:lvlJc w:val="left"/>
      <w:pPr>
        <w:ind w:left="1440" w:hanging="360"/>
      </w:pPr>
    </w:lvl>
    <w:lvl w:ilvl="2" w:tplc="D9D2EFAA">
      <w:start w:val="1"/>
      <w:numFmt w:val="bullet"/>
      <w:lvlText w:val="■"/>
      <w:lvlJc w:val="left"/>
      <w:pPr>
        <w:ind w:left="2160" w:hanging="360"/>
      </w:pPr>
    </w:lvl>
    <w:lvl w:ilvl="3" w:tplc="0C4E51F2">
      <w:start w:val="1"/>
      <w:numFmt w:val="bullet"/>
      <w:lvlText w:val="●"/>
      <w:lvlJc w:val="left"/>
      <w:pPr>
        <w:ind w:left="2880" w:hanging="360"/>
      </w:pPr>
    </w:lvl>
    <w:lvl w:ilvl="4" w:tplc="1368ED74">
      <w:start w:val="1"/>
      <w:numFmt w:val="bullet"/>
      <w:lvlText w:val="○"/>
      <w:lvlJc w:val="left"/>
      <w:pPr>
        <w:ind w:left="3600" w:hanging="360"/>
      </w:pPr>
    </w:lvl>
    <w:lvl w:ilvl="5" w:tplc="02EEE660">
      <w:start w:val="1"/>
      <w:numFmt w:val="bullet"/>
      <w:lvlText w:val="■"/>
      <w:lvlJc w:val="left"/>
      <w:pPr>
        <w:ind w:left="4320" w:hanging="360"/>
      </w:pPr>
    </w:lvl>
    <w:lvl w:ilvl="6" w:tplc="9BFEC8EC">
      <w:start w:val="1"/>
      <w:numFmt w:val="bullet"/>
      <w:lvlText w:val="●"/>
      <w:lvlJc w:val="left"/>
      <w:pPr>
        <w:ind w:left="5040" w:hanging="360"/>
      </w:pPr>
    </w:lvl>
    <w:lvl w:ilvl="7" w:tplc="82102F5C">
      <w:start w:val="1"/>
      <w:numFmt w:val="bullet"/>
      <w:lvlText w:val="●"/>
      <w:lvlJc w:val="left"/>
      <w:pPr>
        <w:ind w:left="5760" w:hanging="360"/>
      </w:pPr>
    </w:lvl>
    <w:lvl w:ilvl="8" w:tplc="392CC238">
      <w:start w:val="1"/>
      <w:numFmt w:val="bullet"/>
      <w:lvlText w:val="●"/>
      <w:lvlJc w:val="left"/>
      <w:pPr>
        <w:ind w:left="6480" w:hanging="360"/>
      </w:pPr>
    </w:lvl>
  </w:abstractNum>
  <w:num w:numId="1" w16cid:durableId="166292809">
    <w:abstractNumId w:val="1"/>
    <w:lvlOverride w:ilvl="0">
      <w:startOverride w:val="1"/>
    </w:lvlOverride>
  </w:num>
  <w:num w:numId="2" w16cid:durableId="721641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4B"/>
    <w:rsid w:val="00185876"/>
    <w:rsid w:val="001C14E0"/>
    <w:rsid w:val="00500B9E"/>
    <w:rsid w:val="005834DE"/>
    <w:rsid w:val="00764025"/>
    <w:rsid w:val="00A77E4B"/>
    <w:rsid w:val="00B0478D"/>
    <w:rsid w:val="00F4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F439B"/>
  <w15:docId w15:val="{1569D9DE-94FA-8D4D-95CF-2A28AD8C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eastAsia="Arial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rFonts w:eastAsia="Arial"/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65</Pages>
  <Words>8266</Words>
  <Characters>47120</Characters>
  <Application>Microsoft Office Word</Application>
  <DocSecurity>0</DocSecurity>
  <Lines>392</Lines>
  <Paragraphs>110</Paragraphs>
  <ScaleCrop>false</ScaleCrop>
  <Company/>
  <LinksUpToDate>false</LinksUpToDate>
  <CharactersWithSpaces>55276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Dino Ko</cp:lastModifiedBy>
  <cp:revision>2</cp:revision>
  <dcterms:created xsi:type="dcterms:W3CDTF">2026-06-05T14:38:00Z</dcterms:created>
  <dcterms:modified xsi:type="dcterms:W3CDTF">2026-06-05T14:38:00Z</dcterms:modified>
</cp:coreProperties>
</file>
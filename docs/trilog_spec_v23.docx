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ED09" w14:textId="77777777" w:rsidR="00857C82" w:rsidRDefault="00857C82">
      <w:pPr>
        <w:spacing w:before="2400"/>
      </w:pPr>
    </w:p>
    <w:p w14:paraId="1CC146B7" w14:textId="77777777" w:rsidR="00857C82" w:rsidRDefault="00000000">
      <w:pPr>
        <w:spacing w:after="160"/>
      </w:pPr>
      <w:r>
        <w:rPr>
          <w:rFonts w:eastAsia="Arial"/>
          <w:b/>
          <w:bCs/>
          <w:color w:val="FF6B3D"/>
          <w:sz w:val="80"/>
          <w:szCs w:val="80"/>
        </w:rPr>
        <w:t>Tri·log</w:t>
      </w:r>
    </w:p>
    <w:p w14:paraId="3DC2A928" w14:textId="77777777" w:rsidR="00857C82" w:rsidRDefault="00857C82">
      <w:pPr>
        <w:pBdr>
          <w:bottom w:val="single" w:sz="8" w:space="0" w:color="FF6B3D"/>
        </w:pBdr>
        <w:spacing w:after="360"/>
      </w:pPr>
    </w:p>
    <w:p w14:paraId="6FE032BA" w14:textId="77777777" w:rsidR="00857C82" w:rsidRDefault="00000000">
      <w:pPr>
        <w:spacing w:after="120"/>
      </w:pPr>
      <w:r>
        <w:rPr>
          <w:rFonts w:eastAsia="Arial"/>
          <w:color w:val="0D1526"/>
          <w:sz w:val="30"/>
          <w:szCs w:val="30"/>
        </w:rPr>
        <w:t>鐵人三項成績記錄與排行榜平台</w:t>
      </w:r>
    </w:p>
    <w:p w14:paraId="0707098D" w14:textId="77777777" w:rsidR="00857C82" w:rsidRDefault="00000000">
      <w:pPr>
        <w:spacing w:after="100"/>
      </w:pPr>
      <w:r>
        <w:rPr>
          <w:rFonts w:eastAsia="Arial"/>
          <w:color w:val="4A5568"/>
          <w:sz w:val="26"/>
          <w:szCs w:val="26"/>
        </w:rPr>
        <w:t>產品規格文件 v1.3</w:t>
      </w:r>
    </w:p>
    <w:p w14:paraId="340622FE" w14:textId="77777777" w:rsidR="00857C82" w:rsidRDefault="00000000">
      <w:r>
        <w:rPr>
          <w:rFonts w:eastAsia="Arial"/>
          <w:color w:val="8A96A8"/>
          <w:sz w:val="24"/>
          <w:szCs w:val="24"/>
        </w:rPr>
        <w:t>2026 年 5 月</w:t>
      </w:r>
    </w:p>
    <w:p w14:paraId="6A7929A9" w14:textId="77777777" w:rsidR="00857C82" w:rsidRDefault="00857C82">
      <w:pPr>
        <w:spacing w:before="2800"/>
      </w:pPr>
    </w:p>
    <w:p w14:paraId="45402BDC" w14:textId="77777777" w:rsidR="00857C82" w:rsidRDefault="00000000">
      <w:pPr>
        <w:pBdr>
          <w:top w:val="single" w:sz="2" w:space="0" w:color="DDDDDD"/>
        </w:pBdr>
      </w:pPr>
      <w:r>
        <w:rPr>
          <w:rFonts w:eastAsia="Arial"/>
          <w:color w:val="8A96A8"/>
          <w:sz w:val="20"/>
          <w:szCs w:val="20"/>
        </w:rPr>
        <w:t>trilog.run</w:t>
      </w:r>
    </w:p>
    <w:p w14:paraId="49DF6D3D" w14:textId="77777777" w:rsidR="00857C82" w:rsidRDefault="00000000">
      <w:r>
        <w:br/>
      </w:r>
    </w:p>
    <w:p w14:paraId="1B6EA098" w14:textId="77777777" w:rsidR="00857C82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0. 版本修訂記錄</w:t>
      </w:r>
    </w:p>
    <w:p w14:paraId="7E139C1D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記錄各版本的主要變更內容。僅收錄文件中有明確依據的版本節點，無法確認的內容不列入。</w:t>
      </w:r>
    </w:p>
    <w:p w14:paraId="51590DE1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500"/>
        <w:gridCol w:w="6360"/>
      </w:tblGrid>
      <w:tr w:rsidR="00857C82" w14:paraId="34FC2B38" w14:textId="77777777">
        <w:tc>
          <w:tcPr>
            <w:tcW w:w="15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48A1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版本</w:t>
            </w:r>
          </w:p>
        </w:tc>
        <w:tc>
          <w:tcPr>
            <w:tcW w:w="15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24CD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日期</w:t>
            </w:r>
          </w:p>
        </w:tc>
        <w:tc>
          <w:tcPr>
            <w:tcW w:w="63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9DEC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主要變更內容</w:t>
            </w:r>
          </w:p>
        </w:tc>
      </w:tr>
      <w:tr w:rsidR="00857C82" w14:paraId="2310679F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DDEF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v0.1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E47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0CAE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初版建立。涵蓋產品定位、目標用戶、核心功能模組（成績記錄、排行榜、賽事資料庫）、資料架構、用戶旅程、技術方向、路線圖。第 1–7 章。</w:t>
            </w:r>
          </w:p>
        </w:tc>
      </w:tr>
      <w:tr w:rsidR="00857C82" w14:paraId="3E7B6BDD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14A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4478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A395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陸續新增：帳號與身份設計（第 8 章）、公信力政策（第 9 章）、語言與市場定位（第 10 章）、商業模式（第 11 章）、開放問題（第 12 章）、隱私權政策（第 13 章）。</w:t>
            </w:r>
          </w:p>
        </w:tc>
      </w:tr>
      <w:tr w:rsidR="00857C82" w14:paraId="057EEB1E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C3DF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F988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C718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新增：最速排行榜與策展層設計（第 14 章）、認領成績功能規格（第 15 章）、資料庫模型（第 16 章）、品牌識別與域名 trilog.run（第 17 章）、技術選型 Next.js / Supabase / Vercel（第 18 章）、API 設計（第 19 章）。</w:t>
            </w:r>
          </w:p>
        </w:tc>
      </w:tr>
      <w:tr w:rsidR="00857C82" w14:paraId="3DBD69FF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9A10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528B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8C9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新增：接力成績規格（第 20 章），含 TEAM / TEAM_MEMBER 資料表、彈性分項設計、T1/T2 歸屬隊伍層級、成績合理性偵測基準。</w:t>
            </w:r>
          </w:p>
        </w:tc>
      </w:tr>
      <w:tr w:rsidR="00857C82" w14:paraId="3219155D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34E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5C07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4C8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新增：規格補充與決策更新（第 21 章），含排行榜 Leaderboard / Records 兩種模式、顯示名稱為進榜必要條件、首次登錄引導流程、策展層 unlinked 狀態設計。</w:t>
            </w:r>
          </w:p>
        </w:tc>
      </w:tr>
      <w:tr w:rsidR="00857C82" w14:paraId="6B6FCF1A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525A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F7B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5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5FE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新增：資料模型修訂（第 22 章），RESULT solo/relay 結構分叉，source_credibility 取代 source_type + verification_status。</w:t>
            </w:r>
          </w:p>
        </w:tc>
      </w:tr>
      <w:tr w:rsidR="00857C82" w14:paraId="46A348D0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07A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E755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9007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新增：最速榜設計規格（第 23 章），含色彩系統、字體系統、.tlb 元件 CSS class、Sub 分界線邏輯、距離頁籤擴充計畫，以及 trilog_fastest_board.html 參考實作。</w:t>
            </w:r>
          </w:p>
        </w:tc>
      </w:tr>
      <w:tr w:rsidR="00857C82" w14:paraId="05907326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3F8A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v1.1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3ACB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574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新增：導覽與管理區設計規格（第 24 章），Nav 連結規則、(admin) / (main) / (auth) route group 架構。新增：賽事屆次管理規格（第 25 章），距離標示數字化、屆次以年份為操作單位、新增屆次流程。</w:t>
            </w:r>
          </w:p>
        </w:tc>
      </w:tr>
      <w:tr w:rsidR="00857C82" w14:paraId="0119DEB5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344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v1.2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29F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BBB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新增：排行榜距離篩選修訂（第 26 章），移除「所有距離」選項，distance 改為必填，最速榜（/leaderboard）與排行榜（/rankings）功能定位切割。</w:t>
            </w:r>
          </w:p>
        </w:tc>
      </w:tr>
      <w:tr w:rsidR="00857C82" w14:paraId="2C256A80" w14:textId="77777777"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720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v1.3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AA85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2026 年 6 月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A12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新增：規格整合修訂（第 27 章）。統一版本號；nickname 改為 name（要求真實姓名）；公開/私人成績資料要求釐清；RESULT 欄位最終定義；API 路由 /api/rankings 對齊；已解決開放問題更新；各章節衝突對照索引。</w:t>
            </w:r>
          </w:p>
        </w:tc>
      </w:tr>
    </w:tbl>
    <w:p w14:paraId="32738AB7" w14:textId="77777777" w:rsidR="00857C82" w:rsidRDefault="00857C82">
      <w:pPr>
        <w:spacing w:after="240"/>
      </w:pPr>
    </w:p>
    <w:p w14:paraId="159D5CA2" w14:textId="77777777" w:rsidR="00857C82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v1.3　·　2026 年 6 月　·　trilog.run</w:t>
      </w:r>
    </w:p>
    <w:p w14:paraId="50F777A3" w14:textId="77777777" w:rsidR="00857C82" w:rsidRDefault="00000000">
      <w:r>
        <w:br/>
      </w:r>
    </w:p>
    <w:p w14:paraId="40B57850" w14:textId="77777777" w:rsidR="00857C82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目錄</w:t>
      </w:r>
    </w:p>
    <w:p w14:paraId="0CD57593" w14:textId="77777777" w:rsidR="00857C82" w:rsidRDefault="00857C82">
      <w:pPr>
        <w:spacing w:after="120"/>
      </w:pPr>
    </w:p>
    <w:p w14:paraId="740C3A14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0.　版本修訂記錄</w:t>
      </w:r>
    </w:p>
    <w:p w14:paraId="141CFB84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36E9C029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1.　產品定位</w:t>
      </w:r>
    </w:p>
    <w:p w14:paraId="407DAA2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1.1　核心理念</w:t>
      </w:r>
    </w:p>
    <w:p w14:paraId="2FF48789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1.2　差異化定位</w:t>
      </w:r>
    </w:p>
    <w:p w14:paraId="53005A8D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4F9EAD83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2.　目標用戶</w:t>
      </w:r>
    </w:p>
    <w:p w14:paraId="15734FB6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2.1　主要用戶</w:t>
      </w:r>
    </w:p>
    <w:p w14:paraId="03C5B9C9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2.2　用戶特質</w:t>
      </w:r>
    </w:p>
    <w:p w14:paraId="5374FE21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4A4614F9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3.　核心功能模組</w:t>
      </w:r>
    </w:p>
    <w:p w14:paraId="7D9F7E4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lastRenderedPageBreak/>
        <w:t>3.1　個人成績記錄</w:t>
      </w:r>
    </w:p>
    <w:p w14:paraId="6ABB6FBC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3.2　排行榜系統</w:t>
      </w:r>
    </w:p>
    <w:p w14:paraId="33BA5D55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3.3　賽事資料庫</w:t>
      </w:r>
    </w:p>
    <w:p w14:paraId="0F9B5E26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56778A3B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4.　資料架構與權限設計</w:t>
      </w:r>
    </w:p>
    <w:p w14:paraId="42FEDCA4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4.1　資料主體</w:t>
      </w:r>
    </w:p>
    <w:p w14:paraId="466345F0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4.2　權限層級</w:t>
      </w:r>
    </w:p>
    <w:p w14:paraId="697ED12A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412B3550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5.　核心用戶旅程</w:t>
      </w:r>
    </w:p>
    <w:p w14:paraId="31A91DF9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5.1　選手登錄成績</w:t>
      </w:r>
    </w:p>
    <w:p w14:paraId="3FEFA01D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5.2　查詢排行榜</w:t>
      </w:r>
    </w:p>
    <w:p w14:paraId="66DE5D63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5.3　查詢賽事</w:t>
      </w:r>
    </w:p>
    <w:p w14:paraId="7BB18B88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6542E82D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6.　技術方向（初步建議）</w:t>
      </w:r>
    </w:p>
    <w:p w14:paraId="52D1E548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6.1　外部 API 整合</w:t>
      </w:r>
    </w:p>
    <w:p w14:paraId="5955DA50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6.2　成績資料可信度設計</w:t>
      </w:r>
    </w:p>
    <w:p w14:paraId="4DA52320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53416A53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7.　產品發展路線圖</w:t>
      </w:r>
    </w:p>
    <w:p w14:paraId="0F98DAFB" w14:textId="77777777" w:rsidR="00857C82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t>Phase 1 — 核心 MVP</w:t>
      </w:r>
    </w:p>
    <w:p w14:paraId="76158714" w14:textId="77777777" w:rsidR="00857C82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t>Phase 2 — 賽事資料庫擴充</w:t>
      </w:r>
    </w:p>
    <w:p w14:paraId="32EBF770" w14:textId="77777777" w:rsidR="00857C82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t>Phase 3 — 裝置整合與個人頁面</w:t>
      </w:r>
    </w:p>
    <w:p w14:paraId="21805031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52912CBC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8.　帳號與身份設計</w:t>
      </w:r>
    </w:p>
    <w:p w14:paraId="266E0655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8.1　註冊與身份驗證</w:t>
      </w:r>
    </w:p>
    <w:p w14:paraId="65F5C324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8.2　個人 Profile 欄位</w:t>
      </w:r>
    </w:p>
    <w:p w14:paraId="204C3B3C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278929A4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9.　公信力政策</w:t>
      </w:r>
    </w:p>
    <w:p w14:paraId="540F3EEF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9.1　初期立場（寬鬆）</w:t>
      </w:r>
    </w:p>
    <w:p w14:paraId="67EE462A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9.2　未來緊縮方向（預留）</w:t>
      </w:r>
    </w:p>
    <w:p w14:paraId="3B06B650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0B8CFAF9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10.　語言與市場定位</w:t>
      </w:r>
    </w:p>
    <w:p w14:paraId="3A84E91D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17EFE264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11.　商業模式</w:t>
      </w:r>
    </w:p>
    <w:p w14:paraId="68CCDC89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11.1　核心原則</w:t>
      </w:r>
    </w:p>
    <w:p w14:paraId="1635552E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11.2　收入來源規劃</w:t>
      </w:r>
    </w:p>
    <w:p w14:paraId="17117E49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11.3　個人品牌策略</w:t>
      </w:r>
    </w:p>
    <w:p w14:paraId="15266F51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7E89441F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12.　尚待決策的開放問題</w:t>
      </w:r>
    </w:p>
    <w:p w14:paraId="73076753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7E13C3F9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13.　隱私權政策設計</w:t>
      </w:r>
    </w:p>
    <w:p w14:paraId="57522C27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13.1　適用法規</w:t>
      </w:r>
    </w:p>
    <w:p w14:paraId="0674C863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13.2　資料收集與使用原則</w:t>
      </w:r>
    </w:p>
    <w:p w14:paraId="493826E0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lastRenderedPageBreak/>
        <w:t>13.3　資料保留與刪除政策</w:t>
      </w:r>
    </w:p>
    <w:p w14:paraId="0A383FF6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13.4　未成年人政策</w:t>
      </w:r>
    </w:p>
    <w:p w14:paraId="2AFA7904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13.5　第三方服務的資料流</w:t>
      </w:r>
    </w:p>
    <w:p w14:paraId="66014E37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13.6　用戶權利</w:t>
      </w:r>
    </w:p>
    <w:p w14:paraId="5B2283EC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13.7　資料安全措施</w:t>
      </w:r>
    </w:p>
    <w:p w14:paraId="562BDCCF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6BC2D680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14.　最速排行榜與策展層設計</w:t>
      </w:r>
    </w:p>
    <w:p w14:paraId="2CABDC85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14.1　核心概念</w:t>
      </w:r>
    </w:p>
    <w:p w14:paraId="5837A312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14.2　未認領成績機制</w:t>
      </w:r>
    </w:p>
    <w:p w14:paraId="6977D1B0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14.3　未認領狀態的社群價值</w:t>
      </w:r>
    </w:p>
    <w:p w14:paraId="34B43936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14.4　排行榜呈現規則</w:t>
      </w:r>
    </w:p>
    <w:p w14:paraId="01039228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14.5　冷啟動優勢</w:t>
      </w:r>
    </w:p>
    <w:p w14:paraId="010AAB3A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1157875F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15.　認領成績功能規格</w:t>
      </w:r>
    </w:p>
    <w:p w14:paraId="65F1086F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15.1　User Stories</w:t>
      </w:r>
    </w:p>
    <w:p w14:paraId="6ADD6F5D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15.2　標記功能規格</w:t>
      </w:r>
    </w:p>
    <w:p w14:paraId="4C062DA2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15.3　分享通知機制（分階段）</w:t>
      </w:r>
    </w:p>
    <w:p w14:paraId="24117A7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15.4　認領流程</w:t>
      </w:r>
    </w:p>
    <w:p w14:paraId="4D930BAE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15.5　認領後的資料狀態</w:t>
      </w:r>
    </w:p>
    <w:p w14:paraId="1D33E8C1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6B750615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16.　資料庫模型</w:t>
      </w:r>
    </w:p>
    <w:p w14:paraId="037748E5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16.1　資料表概覽</w:t>
      </w:r>
    </w:p>
    <w:p w14:paraId="12343703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16.2　ATHLETE</w:t>
      </w:r>
    </w:p>
    <w:p w14:paraId="782F1BF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16.3　RACE / RACE_EDITION</w:t>
      </w:r>
    </w:p>
    <w:p w14:paraId="424FF30C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16.4　RESULT（核心資料表）</w:t>
      </w:r>
    </w:p>
    <w:p w14:paraId="102BEF00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16.5　CLAIM_TAG</w:t>
      </w:r>
    </w:p>
    <w:p w14:paraId="007C8C19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16.6　索引建議</w:t>
      </w:r>
    </w:p>
    <w:p w14:paraId="45175E4B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2C893A77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17.　品牌識別與域名</w:t>
      </w:r>
    </w:p>
    <w:p w14:paraId="2794B6A8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17.1　品牌名稱</w:t>
      </w:r>
    </w:p>
    <w:p w14:paraId="0F30133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17.2　市場定位聲明</w:t>
      </w:r>
    </w:p>
    <w:p w14:paraId="425CEF34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025184C5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18.　技術選型</w:t>
      </w:r>
    </w:p>
    <w:p w14:paraId="0C5F3C1B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18.1　選型原則</w:t>
      </w:r>
    </w:p>
    <w:p w14:paraId="3C9196AD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18.2　技術堆疊</w:t>
      </w:r>
    </w:p>
    <w:p w14:paraId="384E4487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18.3　免費方案限制與升級時機</w:t>
      </w:r>
    </w:p>
    <w:p w14:paraId="2DA7C9DC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18.4　本地開發環境</w:t>
      </w:r>
    </w:p>
    <w:p w14:paraId="18F7B618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721180E5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19.　API 設計</w:t>
      </w:r>
    </w:p>
    <w:p w14:paraId="248ACAA7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19.1　設計原則</w:t>
      </w:r>
    </w:p>
    <w:p w14:paraId="7B8D2D13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19.2　排行榜 /api/leaderboard</w:t>
      </w:r>
    </w:p>
    <w:p w14:paraId="72072BE2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19.3　成績 /api/results</w:t>
      </w:r>
    </w:p>
    <w:p w14:paraId="182B7238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19.4　標記 /api/results/:id/tags</w:t>
      </w:r>
    </w:p>
    <w:p w14:paraId="55C97E39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19.5　賽事 /api/races</w:t>
      </w:r>
    </w:p>
    <w:p w14:paraId="2DFC2D2C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lastRenderedPageBreak/>
        <w:t>19.6　選手 /api/athletes</w:t>
      </w:r>
    </w:p>
    <w:p w14:paraId="3E5DAA0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19.7　管理 /api/admin</w:t>
      </w:r>
    </w:p>
    <w:p w14:paraId="2A4FCAF8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19.8　特別說明</w:t>
      </w:r>
    </w:p>
    <w:p w14:paraId="522A676E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3FCED0E9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20.　接力成績規格</w:t>
      </w:r>
    </w:p>
    <w:p w14:paraId="7C314E56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20.1　核心設計原則</w:t>
      </w:r>
    </w:p>
    <w:p w14:paraId="0A973554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20.2　接力結構</w:t>
      </w:r>
    </w:p>
    <w:p w14:paraId="65E58332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20.3　資料模型擴充</w:t>
      </w:r>
    </w:p>
    <w:p w14:paraId="30E71165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20.4　T1 / T2 換區時間歸屬</w:t>
      </w:r>
    </w:p>
    <w:p w14:paraId="2B932FAD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20.5　排行榜設計</w:t>
      </w:r>
    </w:p>
    <w:p w14:paraId="4898CD79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20.6　認領機制</w:t>
      </w:r>
    </w:p>
    <w:p w14:paraId="290F7BB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20.7　個人頁面呈現</w:t>
      </w:r>
    </w:p>
    <w:p w14:paraId="5208FBE2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20.8　成績合理性偵測</w:t>
      </w:r>
    </w:p>
    <w:p w14:paraId="3DB3EAFD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20.9　新增 API 端點</w:t>
      </w:r>
    </w:p>
    <w:p w14:paraId="3A4AB63D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5F3E2331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21.　規格補充與決策更新</w:t>
      </w:r>
    </w:p>
    <w:p w14:paraId="6DD8F14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21.1　排行榜顯示邏輯</w:t>
      </w:r>
    </w:p>
    <w:p w14:paraId="36AC3E6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21.2　顯示名稱為進榜必要條件</w:t>
      </w:r>
    </w:p>
    <w:p w14:paraId="08E1DB25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21.3　首次成績登錄引導流程</w:t>
      </w:r>
    </w:p>
    <w:p w14:paraId="5BA0CDFE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21.4　策展層隱私衝突解法</w:t>
      </w:r>
    </w:p>
    <w:p w14:paraId="430B61EA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26B82347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22.　資料模型修訂</w:t>
      </w:r>
    </w:p>
    <w:p w14:paraId="012E2966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22.1　RESULT 結構分叉</w:t>
      </w:r>
    </w:p>
    <w:p w14:paraId="62F6CFEC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22.2　來源可信度分層</w:t>
      </w:r>
    </w:p>
    <w:p w14:paraId="31936E79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0001DFD1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23.　最速榜設計規格</w:t>
      </w:r>
    </w:p>
    <w:p w14:paraId="62F40FD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23.1　核心概念</w:t>
      </w:r>
    </w:p>
    <w:p w14:paraId="480FBC4A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23.2　視覺設計系統</w:t>
      </w:r>
    </w:p>
    <w:p w14:paraId="1EB731C9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23.3　榜單元件結構</w:t>
      </w:r>
    </w:p>
    <w:p w14:paraId="74FDA9C2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23.4　Sub 分界線邏輯</w:t>
      </w:r>
    </w:p>
    <w:p w14:paraId="42666B17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23.5　距離頁籤擴充計畫</w:t>
      </w:r>
    </w:p>
    <w:p w14:paraId="6E2735AF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23.6　頁面架構</w:t>
      </w:r>
    </w:p>
    <w:p w14:paraId="71435CBA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23.7　參考實作檔案</w:t>
      </w:r>
    </w:p>
    <w:p w14:paraId="404949D3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56A2000A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24.　導覽與管理區設計規格</w:t>
      </w:r>
    </w:p>
    <w:p w14:paraId="1FE8580D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24.1　導覽列（Nav）連結規則</w:t>
      </w:r>
    </w:p>
    <w:p w14:paraId="2F86AB16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24.2　管理區架構</w:t>
      </w:r>
    </w:p>
    <w:p w14:paraId="5C5E45F4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27AE8F1D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25.　賽事屆次管理規格</w:t>
      </w:r>
    </w:p>
    <w:p w14:paraId="6EB50D78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25.1　距離標示與標準距離</w:t>
      </w:r>
    </w:p>
    <w:p w14:paraId="32D2AECE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25.2　屆次概念修訂</w:t>
      </w:r>
    </w:p>
    <w:p w14:paraId="5788D233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25.3　新增屆次流程</w:t>
      </w:r>
    </w:p>
    <w:p w14:paraId="36F4E5AA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25.4　編輯與刪除</w:t>
      </w:r>
    </w:p>
    <w:p w14:paraId="6C1B7D40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25.5　使用者新增成績的賽事選擇</w:t>
      </w:r>
    </w:p>
    <w:p w14:paraId="75A0FFED" w14:textId="77777777" w:rsidR="00857C82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lastRenderedPageBreak/>
        <w:t>（附）接力功能實作細節（2026-06-04）</w:t>
      </w:r>
    </w:p>
    <w:p w14:paraId="3C8714B8" w14:textId="77777777" w:rsidR="00857C82" w:rsidRDefault="00000000">
      <w:pPr>
        <w:spacing w:before="30" w:after="20"/>
        <w:ind w:left="360"/>
      </w:pPr>
      <w:r>
        <w:rPr>
          <w:rFonts w:eastAsia="Arial"/>
          <w:i/>
          <w:iCs/>
          <w:color w:val="8A96A8"/>
          <w:sz w:val="20"/>
          <w:szCs w:val="20"/>
        </w:rPr>
        <w:t>（附）認領邏輯修訂（2026-06-04）</w:t>
      </w:r>
    </w:p>
    <w:p w14:paraId="2532A6CB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23358C52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26.　排行榜距離篩選修訂</w:t>
      </w:r>
    </w:p>
    <w:p w14:paraId="5854DFB5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26.1　問題描述</w:t>
      </w:r>
    </w:p>
    <w:p w14:paraId="4B170C4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26.2　設計決策</w:t>
      </w:r>
    </w:p>
    <w:p w14:paraId="4E3DE9DC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26.3　兩個頁面的定位切割</w:t>
      </w:r>
    </w:p>
    <w:p w14:paraId="38418B5E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26.4　排行榜篩選器規格更新</w:t>
      </w:r>
    </w:p>
    <w:p w14:paraId="458C64F2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26.5　API 更新</w:t>
      </w:r>
    </w:p>
    <w:p w14:paraId="360982EA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26.6　前端邏輯更新</w:t>
      </w:r>
    </w:p>
    <w:p w14:paraId="25F00D2C" w14:textId="77777777" w:rsidR="00857C82" w:rsidRDefault="00857C82">
      <w:pPr>
        <w:pBdr>
          <w:bottom w:val="single" w:sz="2" w:space="0" w:color="EEEEEE"/>
        </w:pBdr>
        <w:spacing w:before="60" w:after="60"/>
      </w:pPr>
    </w:p>
    <w:p w14:paraId="05361360" w14:textId="77777777" w:rsidR="00857C82" w:rsidRDefault="00000000">
      <w:pPr>
        <w:tabs>
          <w:tab w:val="right" w:leader="dot" w:pos="9000"/>
        </w:tabs>
        <w:spacing w:before="120" w:after="40"/>
      </w:pPr>
      <w:r>
        <w:rPr>
          <w:rFonts w:eastAsia="Arial"/>
          <w:b/>
          <w:bCs/>
          <w:color w:val="060D18"/>
          <w:sz w:val="24"/>
          <w:szCs w:val="24"/>
        </w:rPr>
        <w:t>27.　規格整合修訂（統一版本 v1.3）</w:t>
      </w:r>
    </w:p>
    <w:p w14:paraId="0691FACF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27.1　版本號統一</w:t>
      </w:r>
    </w:p>
    <w:p w14:paraId="294F7BC4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27.2　nickname 改為 name</w:t>
      </w:r>
    </w:p>
    <w:p w14:paraId="694BDA4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27.3　公開與私人成績的資料要求釐清</w:t>
      </w:r>
    </w:p>
    <w:p w14:paraId="1E00D777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27.4　ATHLETE 資料表欄位更新</w:t>
      </w:r>
    </w:p>
    <w:p w14:paraId="2156C0A1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27.5　RESULT 資料表最終欄位</w:t>
      </w:r>
    </w:p>
    <w:p w14:paraId="1828B682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27.6　API 路由對齊</w:t>
      </w:r>
    </w:p>
    <w:p w14:paraId="6CEE60C8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27.7　已解決的開放問題更新</w:t>
      </w:r>
    </w:p>
    <w:p w14:paraId="1003C468" w14:textId="77777777" w:rsidR="00857C82" w:rsidRDefault="00000000">
      <w:pPr>
        <w:spacing w:before="30" w:after="20"/>
        <w:ind w:left="360"/>
      </w:pPr>
      <w:r>
        <w:rPr>
          <w:rFonts w:eastAsia="Arial"/>
          <w:color w:val="4A5568"/>
          <w:sz w:val="20"/>
          <w:szCs w:val="20"/>
        </w:rPr>
        <w:t>27.8　各章節衝突對照</w:t>
      </w:r>
    </w:p>
    <w:p w14:paraId="7B9284E5" w14:textId="77777777" w:rsidR="00857C82" w:rsidRDefault="00857C82">
      <w:pPr>
        <w:spacing w:after="240"/>
      </w:pPr>
    </w:p>
    <w:p w14:paraId="3F015175" w14:textId="77777777" w:rsidR="00857C82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v1.3　·　2026 年 6 月　·　trilog.run</w:t>
      </w:r>
    </w:p>
    <w:p w14:paraId="309ED08B" w14:textId="77777777" w:rsidR="00857C82" w:rsidRDefault="00000000">
      <w:r>
        <w:br/>
      </w:r>
    </w:p>
    <w:p w14:paraId="57B33292" w14:textId="77777777" w:rsidR="00857C82" w:rsidRDefault="00000000">
      <w:r>
        <w:br w:type="page"/>
      </w:r>
    </w:p>
    <w:p w14:paraId="10A7EF39" w14:textId="77777777" w:rsidR="00A77E4B" w:rsidRDefault="00000000">
      <w:pPr>
        <w:spacing w:before="1200" w:after="80"/>
      </w:pPr>
      <w:r>
        <w:rPr>
          <w:rFonts w:eastAsia="Arial"/>
          <w:b/>
          <w:bCs/>
          <w:color w:val="2E4A7A"/>
          <w:sz w:val="72"/>
          <w:szCs w:val="72"/>
        </w:rPr>
        <w:lastRenderedPageBreak/>
        <w:t>Tri·log</w:t>
      </w:r>
    </w:p>
    <w:p w14:paraId="15910B91" w14:textId="77777777" w:rsidR="00A77E4B" w:rsidRDefault="00000000">
      <w:pPr>
        <w:spacing w:after="160"/>
      </w:pPr>
      <w:r>
        <w:rPr>
          <w:rFonts w:eastAsia="Arial"/>
          <w:color w:val="555555"/>
          <w:sz w:val="32"/>
          <w:szCs w:val="32"/>
        </w:rPr>
        <w:t>鐵人三項成績記錄與排行榜平台</w:t>
      </w:r>
    </w:p>
    <w:p w14:paraId="78757371" w14:textId="77777777" w:rsidR="00A77E4B" w:rsidRDefault="00000000">
      <w:pPr>
        <w:spacing w:after="80"/>
      </w:pPr>
      <w:r>
        <w:rPr>
          <w:rFonts w:eastAsia="Arial"/>
          <w:color w:val="8A96A8"/>
        </w:rPr>
        <w:t>產品規格文件 v0.1</w:t>
      </w:r>
    </w:p>
    <w:p w14:paraId="4CDAB7FA" w14:textId="77777777" w:rsidR="00A77E4B" w:rsidRDefault="00000000">
      <w:pPr>
        <w:spacing w:after="80"/>
      </w:pPr>
      <w:r>
        <w:rPr>
          <w:rFonts w:eastAsia="Arial"/>
          <w:color w:val="8A96A8"/>
        </w:rPr>
        <w:t>2026 年 5 月</w:t>
      </w:r>
    </w:p>
    <w:p w14:paraId="7DD0CA4F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4DEE2665" w14:textId="77777777" w:rsidR="00A77E4B" w:rsidRDefault="00A77E4B">
      <w:pPr>
        <w:spacing w:after="240"/>
      </w:pPr>
    </w:p>
    <w:p w14:paraId="4443C789" w14:textId="77777777" w:rsidR="00A77E4B" w:rsidRDefault="00000000">
      <w:pPr>
        <w:pStyle w:val="Heading1"/>
      </w:pPr>
      <w:r>
        <w:rPr>
          <w:color w:val="060D18"/>
        </w:rPr>
        <w:t>1. 產品定位</w:t>
      </w:r>
    </w:p>
    <w:p w14:paraId="774A9A40" w14:textId="77777777" w:rsidR="00A77E4B" w:rsidRDefault="00000000">
      <w:pPr>
        <w:pStyle w:val="Heading2"/>
      </w:pPr>
      <w:r>
        <w:rPr>
          <w:color w:val="0D1526"/>
        </w:rPr>
        <w:t>1.1 核心理念</w:t>
      </w:r>
    </w:p>
    <w:p w14:paraId="040C6E0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是一個專為鐵人三項選手設計的成績記錄與排行榜平台。產品的核心出發點是：讓選手有一個地方可以完整保存自己的賽事成績歷史，同時透過跨賽事的社群排行榜，讓人知道「目前某距離最快的是誰」。</w:t>
      </w:r>
    </w:p>
    <w:p w14:paraId="6BE5E838" w14:textId="77777777" w:rsidR="00A77E4B" w:rsidRDefault="00A77E4B">
      <w:pPr>
        <w:spacing w:after="120"/>
      </w:pPr>
    </w:p>
    <w:p w14:paraId="6E0A98D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不同於以訓練課表為主的工具（如 intervals.icu）或以社群動態為主打的平台（如 Strava），Tri·log 專注於「賽事成績」這個維度，填補目前市場上缺乏純軟體、跨賽事成績歸檔工具的空缺。</w:t>
      </w:r>
    </w:p>
    <w:p w14:paraId="27964A8C" w14:textId="77777777" w:rsidR="00A77E4B" w:rsidRDefault="00A77E4B">
      <w:pPr>
        <w:spacing w:after="120"/>
      </w:pPr>
    </w:p>
    <w:p w14:paraId="4BB699A0" w14:textId="77777777" w:rsidR="00A77E4B" w:rsidRDefault="00000000">
      <w:pPr>
        <w:pStyle w:val="Heading2"/>
      </w:pPr>
      <w:r>
        <w:rPr>
          <w:color w:val="0D1526"/>
        </w:rPr>
        <w:t>1.2 差異化定位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095A166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74E1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目標用戶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A8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鐵人三項選手（業餘為主，職業亦可使用）</w:t>
            </w:r>
          </w:p>
        </w:tc>
      </w:tr>
      <w:tr w:rsidR="00A77E4B" w14:paraId="08A813C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10AA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核心價值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25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成績歷史檔案 × 跨賽事排行榜 × 賽事資料庫</w:t>
            </w:r>
          </w:p>
        </w:tc>
      </w:tr>
      <w:tr w:rsidR="00A77E4B" w14:paraId="049EE99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50ED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不做的事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69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訓練課表規劃、即時裝置追蹤、一般運動社群動態</w:t>
            </w:r>
          </w:p>
        </w:tc>
      </w:tr>
      <w:tr w:rsidR="00A77E4B" w14:paraId="1E10257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3CDF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競品對比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15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非 intervals.icu（訓練為主）、非 Strava（社群為主）</w:t>
            </w:r>
          </w:p>
        </w:tc>
      </w:tr>
    </w:tbl>
    <w:p w14:paraId="6C7B4DCE" w14:textId="77777777" w:rsidR="00A77E4B" w:rsidRDefault="00A77E4B">
      <w:pPr>
        <w:spacing w:after="240"/>
      </w:pPr>
    </w:p>
    <w:p w14:paraId="5164BB6A" w14:textId="77777777" w:rsidR="00A77E4B" w:rsidRDefault="00000000">
      <w:pPr>
        <w:pStyle w:val="Heading1"/>
      </w:pPr>
      <w:r>
        <w:rPr>
          <w:color w:val="060D18"/>
        </w:rPr>
        <w:t>2. 目標用戶</w:t>
      </w:r>
    </w:p>
    <w:p w14:paraId="2076BAC9" w14:textId="77777777" w:rsidR="00A77E4B" w:rsidRDefault="00000000">
      <w:pPr>
        <w:pStyle w:val="Heading2"/>
      </w:pPr>
      <w:r>
        <w:rPr>
          <w:color w:val="0D1526"/>
        </w:rPr>
        <w:t>2.1 主要用戶</w:t>
      </w:r>
    </w:p>
    <w:p w14:paraId="05E86C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業餘鐵人三項選手：希望系統性記錄歷年賽事成績、追蹤個人進步</w:t>
      </w:r>
    </w:p>
    <w:p w14:paraId="409200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準備首次參賽的新手：查詢賽事資料、了解完賽時間分佈以設定目標</w:t>
      </w:r>
    </w:p>
    <w:p w14:paraId="3C1FA61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賽事研究者 / 教練：透過歷史成績與天氣資料分析賽事難度</w:t>
      </w:r>
    </w:p>
    <w:p w14:paraId="25344F5F" w14:textId="77777777" w:rsidR="00A77E4B" w:rsidRDefault="00A77E4B">
      <w:pPr>
        <w:spacing w:after="120"/>
      </w:pPr>
    </w:p>
    <w:p w14:paraId="62D5C920" w14:textId="77777777" w:rsidR="00A77E4B" w:rsidRDefault="00000000">
      <w:pPr>
        <w:pStyle w:val="Heading2"/>
      </w:pPr>
      <w:r>
        <w:rPr>
          <w:color w:val="0D1526"/>
        </w:rPr>
        <w:t>2.2 用戶特質</w:t>
      </w:r>
    </w:p>
    <w:p w14:paraId="3E91B3C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鐵人三項是小眾但忠誠度高的運動項目。選手通常長期持續訓練（以年計），對數據記錄有強</w:t>
      </w:r>
      <w:r>
        <w:rPr>
          <w:rFonts w:eastAsia="Arial"/>
          <w:color w:val="333333"/>
        </w:rPr>
        <w:lastRenderedPageBreak/>
        <w:t>烈需求，且習慣使用多種工具輔助訓練。這使得平台的早期用戶黏著度相對較高，口碑傳播效率也優於大眾運動社群。</w:t>
      </w:r>
    </w:p>
    <w:p w14:paraId="76A9D8DD" w14:textId="77777777" w:rsidR="00A77E4B" w:rsidRDefault="00A77E4B">
      <w:pPr>
        <w:spacing w:after="240"/>
      </w:pPr>
    </w:p>
    <w:p w14:paraId="6CF189BF" w14:textId="77777777" w:rsidR="00A77E4B" w:rsidRDefault="00000000">
      <w:pPr>
        <w:pStyle w:val="Heading1"/>
      </w:pPr>
      <w:r>
        <w:rPr>
          <w:color w:val="060D18"/>
        </w:rPr>
        <w:t>3. 核心功能模組</w:t>
      </w:r>
    </w:p>
    <w:p w14:paraId="093E6125" w14:textId="77777777" w:rsidR="00A77E4B" w:rsidRDefault="00000000">
      <w:pPr>
        <w:pStyle w:val="Heading2"/>
      </w:pPr>
      <w:r>
        <w:rPr>
          <w:color w:val="0D1526"/>
        </w:rPr>
        <w:t>3.1 個人成績記錄</w:t>
      </w:r>
    </w:p>
    <w:p w14:paraId="39218C8D" w14:textId="77777777" w:rsidR="00A77E4B" w:rsidRDefault="00000000">
      <w:pPr>
        <w:pStyle w:val="Heading3"/>
      </w:pPr>
      <w:r>
        <w:rPr>
          <w:color w:val="FF6B3D"/>
        </w:rPr>
        <w:t>成績輸入</w:t>
      </w:r>
    </w:p>
    <w:p w14:paraId="5719DB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支援手動輸入賽事成績（比賽名稱、日期、完賽時間）</w:t>
      </w:r>
    </w:p>
    <w:p w14:paraId="16002B1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同時支援上傳 GPX / 裝置匯出檔案（Garmin、Wahoo、Apple Watch 等）自動解析</w:t>
      </w:r>
    </w:p>
    <w:p w14:paraId="1F82CC3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拆分記錄三項成績：游泳時間、T1 換區、自行車時間、T2 換區、跑步時間</w:t>
      </w:r>
    </w:p>
    <w:p w14:paraId="77E0CA7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備註欄位：選手可記錄當天狀態、策略、賽後心得</w:t>
      </w:r>
    </w:p>
    <w:p w14:paraId="05C446CC" w14:textId="77777777" w:rsidR="00A77E4B" w:rsidRDefault="00A77E4B">
      <w:pPr>
        <w:spacing w:after="120"/>
      </w:pPr>
    </w:p>
    <w:p w14:paraId="55DCB47C" w14:textId="77777777" w:rsidR="00A77E4B" w:rsidRDefault="00000000">
      <w:pPr>
        <w:pStyle w:val="Heading3"/>
      </w:pPr>
      <w:r>
        <w:rPr>
          <w:color w:val="FF6B3D"/>
        </w:rPr>
        <w:t>公證機制</w:t>
      </w:r>
    </w:p>
    <w:p w14:paraId="0F04D1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選手可上傳官方完賽證書（圖片或 PDF）作為成績公證依據</w:t>
      </w:r>
    </w:p>
    <w:p w14:paraId="46EA425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成績狀態分為三層：</w:t>
      </w:r>
    </w:p>
    <w:p w14:paraId="23FFAFF7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已公證：附完賽證書，顯示公證標章</w:t>
      </w:r>
    </w:p>
    <w:p w14:paraId="230E5E97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待審：已上傳但尚未審核完成</w:t>
      </w:r>
    </w:p>
    <w:p w14:paraId="794F81BF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自填：未附證書，可顯示但在排行榜上有所區分</w:t>
      </w:r>
    </w:p>
    <w:p w14:paraId="7A3173B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審核由認證助手執行（初期由建立者擔任）</w:t>
      </w:r>
    </w:p>
    <w:p w14:paraId="56324DDD" w14:textId="77777777" w:rsidR="00A77E4B" w:rsidRDefault="00A77E4B">
      <w:pPr>
        <w:spacing w:after="120"/>
      </w:pPr>
    </w:p>
    <w:p w14:paraId="62E1EB47" w14:textId="77777777" w:rsidR="00A77E4B" w:rsidRDefault="00000000">
      <w:pPr>
        <w:pStyle w:val="Heading3"/>
      </w:pPr>
      <w:r>
        <w:rPr>
          <w:color w:val="FF6B3D"/>
        </w:rPr>
        <w:t>隱私設定</w:t>
      </w:r>
    </w:p>
    <w:p w14:paraId="100BF46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每筆成績可設為「公開」或「私人」</w:t>
      </w:r>
    </w:p>
    <w:p w14:paraId="35AB3B8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公開成績納入排行榜計算；私人成績僅自己可見</w:t>
      </w:r>
    </w:p>
    <w:p w14:paraId="0517816A" w14:textId="77777777" w:rsidR="00A77E4B" w:rsidRDefault="00A77E4B">
      <w:pPr>
        <w:spacing w:after="240"/>
      </w:pPr>
    </w:p>
    <w:p w14:paraId="71CC6B0A" w14:textId="77777777" w:rsidR="00A77E4B" w:rsidRDefault="00000000">
      <w:pPr>
        <w:pStyle w:val="Heading2"/>
      </w:pPr>
      <w:r>
        <w:rPr>
          <w:color w:val="0D1526"/>
        </w:rPr>
        <w:t>3.2 排行榜系統</w:t>
      </w:r>
    </w:p>
    <w:p w14:paraId="4A334CED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2D1B0853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排行榜以跨賽事的完賽時間為基準，目的是讓社群知道「某距離目前最快的選手是誰」。同場賽事的排名官方已提供，本平台不重複製作。</w:t>
      </w:r>
    </w:p>
    <w:p w14:paraId="011B2508" w14:textId="77777777" w:rsidR="00A77E4B" w:rsidRDefault="00A77E4B">
      <w:pPr>
        <w:spacing w:after="120"/>
      </w:pPr>
    </w:p>
    <w:p w14:paraId="09686553" w14:textId="77777777" w:rsidR="00A77E4B" w:rsidRDefault="00000000">
      <w:pPr>
        <w:pStyle w:val="Heading3"/>
      </w:pPr>
      <w:r>
        <w:rPr>
          <w:color w:val="FF6B3D"/>
        </w:rPr>
        <w:t>篩選維度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7010C9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C43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7DF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026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53702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F6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25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80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四大標準距離各有獨立排行</w:t>
            </w:r>
          </w:p>
        </w:tc>
      </w:tr>
      <w:tr w:rsidR="00A77E4B" w14:paraId="5E6572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11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FD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20F8" w14:textId="77777777" w:rsidR="00A77E4B" w:rsidRDefault="00A77E4B"/>
        </w:tc>
      </w:tr>
      <w:tr w:rsidR="00A77E4B" w14:paraId="450E57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AE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C2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18–24, 25–29, 30–34… 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2D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依鐵人三項慣例分組</w:t>
            </w:r>
          </w:p>
        </w:tc>
      </w:tr>
      <w:tr w:rsidR="00A77E4B" w14:paraId="3D45EA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AE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8C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8C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依選手登錄國籍篩選</w:t>
            </w:r>
          </w:p>
        </w:tc>
      </w:tr>
      <w:tr w:rsidR="00A77E4B" w14:paraId="423894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77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賽事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43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依賽事名稱篩選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E1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查看特定賽事的最佳成績</w:t>
            </w:r>
          </w:p>
        </w:tc>
      </w:tr>
    </w:tbl>
    <w:p w14:paraId="0F96E3CC" w14:textId="77777777" w:rsidR="00A77E4B" w:rsidRDefault="00A77E4B">
      <w:pPr>
        <w:spacing w:after="120"/>
      </w:pPr>
    </w:p>
    <w:p w14:paraId="2AADB29F" w14:textId="77777777" w:rsidR="00A77E4B" w:rsidRDefault="00000000">
      <w:pPr>
        <w:pStyle w:val="Heading3"/>
      </w:pPr>
      <w:r>
        <w:rPr>
          <w:color w:val="FF6B3D"/>
        </w:rPr>
        <w:t>顯示欄位</w:t>
      </w:r>
    </w:p>
    <w:p w14:paraId="64AA495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名次、選手名稱、國籍、年齡組</w:t>
      </w:r>
    </w:p>
    <w:p w14:paraId="73CD593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游泳、自行車、跑步分項時間</w:t>
      </w:r>
    </w:p>
    <w:p w14:paraId="27E36F9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完賽總時間</w:t>
      </w:r>
    </w:p>
    <w:p w14:paraId="5B3BBB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對應賽事名稱與年份</w:t>
      </w:r>
    </w:p>
    <w:p w14:paraId="1D87D13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公證狀態標章</w:t>
      </w:r>
    </w:p>
    <w:p w14:paraId="7E70E83D" w14:textId="77777777" w:rsidR="00A77E4B" w:rsidRDefault="00A77E4B">
      <w:pPr>
        <w:spacing w:after="240"/>
      </w:pPr>
    </w:p>
    <w:p w14:paraId="4C8A6924" w14:textId="77777777" w:rsidR="00A77E4B" w:rsidRDefault="00000000">
      <w:pPr>
        <w:pStyle w:val="Heading2"/>
      </w:pPr>
      <w:r>
        <w:rPr>
          <w:color w:val="0D1526"/>
        </w:rPr>
        <w:t>3.3 賽事資料庫</w:t>
      </w:r>
    </w:p>
    <w:p w14:paraId="74F06304" w14:textId="77777777" w:rsidR="00A77E4B" w:rsidRDefault="00000000">
      <w:pPr>
        <w:pStyle w:val="Heading3"/>
      </w:pPr>
      <w:r>
        <w:rPr>
          <w:color w:val="FF6B3D"/>
        </w:rPr>
        <w:t>資料結構</w:t>
      </w:r>
    </w:p>
    <w:p w14:paraId="4513819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每場賽事作為一個獨立實體，與選手成績雙向連結。查詢賽事可看到歷年參賽成績分佈；登錄成績時自動歸檔至對應賽事。</w:t>
      </w:r>
    </w:p>
    <w:p w14:paraId="185F88B3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099B8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04C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561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E6A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7C342B2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C9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基本資訊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1D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賽事名稱、距離、日期、地點、主辦單位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1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51C2461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35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路線資訊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9A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游泳水域類型、自行車海拔、跑步地形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D3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6B6BCC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E8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D1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氣溫、濕度、風速、風向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F0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API 自動抓取（歷史天氣）</w:t>
            </w:r>
          </w:p>
        </w:tc>
      </w:tr>
      <w:tr w:rsidR="00A77E4B" w14:paraId="2F64719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B7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水域資訊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9D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水溫、浪況、能見度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97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社群回報</w:t>
            </w:r>
          </w:p>
        </w:tc>
      </w:tr>
      <w:tr w:rsidR="00A77E4B" w14:paraId="70F726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B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歷史數據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96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各屆完賽人數、完賽率、成績分佈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A4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系統自動彙整</w:t>
            </w:r>
          </w:p>
        </w:tc>
      </w:tr>
    </w:tbl>
    <w:p w14:paraId="547C7115" w14:textId="77777777" w:rsidR="00A77E4B" w:rsidRDefault="00A77E4B">
      <w:pPr>
        <w:spacing w:after="120"/>
      </w:pPr>
    </w:p>
    <w:p w14:paraId="450B05B9" w14:textId="77777777" w:rsidR="00A77E4B" w:rsidRDefault="00000000">
      <w:pPr>
        <w:pStyle w:val="Heading3"/>
      </w:pPr>
      <w:r>
        <w:rPr>
          <w:color w:val="FF6B3D"/>
        </w:rPr>
        <w:t>天氣資料取得</w:t>
      </w:r>
    </w:p>
    <w:p w14:paraId="52E774E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以賽事 GPS 座標 + 比賽日期，自動查詢歷史天氣 API（如 Open-Meteo 或 Visual Crossing）</w:t>
      </w:r>
    </w:p>
    <w:p w14:paraId="147CB4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免費層級 API 即可滿足初期需求</w:t>
      </w:r>
    </w:p>
    <w:p w14:paraId="0F3607B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水溫、浪況等細節由參賽選手登錄成績時補充回報</w:t>
      </w:r>
    </w:p>
    <w:p w14:paraId="26D20D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天氣資料讓跨賽事成績有脈絡可解讀（例：某年全體成績偏慢因逆風）</w:t>
      </w:r>
    </w:p>
    <w:p w14:paraId="635B1A84" w14:textId="77777777" w:rsidR="00A77E4B" w:rsidRDefault="00A77E4B">
      <w:pPr>
        <w:spacing w:after="120"/>
      </w:pPr>
    </w:p>
    <w:p w14:paraId="39153210" w14:textId="77777777" w:rsidR="00A77E4B" w:rsidRDefault="00000000">
      <w:pPr>
        <w:pStyle w:val="Heading3"/>
      </w:pPr>
      <w:r>
        <w:rPr>
          <w:color w:val="FF6B3D"/>
        </w:rPr>
        <w:t>賽事狀態</w:t>
      </w:r>
    </w:p>
    <w:p w14:paraId="7D2E702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進行中 / 已結束（當年度）/ 已停辦</w:t>
      </w:r>
    </w:p>
    <w:p w14:paraId="799212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已停辦賽事保留所有歷史成績與資料，不刪除</w:t>
      </w:r>
    </w:p>
    <w:p w14:paraId="73CCC88E" w14:textId="77777777" w:rsidR="00A77E4B" w:rsidRDefault="00A77E4B">
      <w:pPr>
        <w:spacing w:after="240"/>
      </w:pPr>
    </w:p>
    <w:p w14:paraId="1236E574" w14:textId="77777777" w:rsidR="00A77E4B" w:rsidRDefault="00000000">
      <w:pPr>
        <w:pStyle w:val="Heading1"/>
      </w:pPr>
      <w:r>
        <w:rPr>
          <w:color w:val="060D18"/>
        </w:rPr>
        <w:t>4. 資料架構與權限設計</w:t>
      </w:r>
    </w:p>
    <w:p w14:paraId="5F0D3BFA" w14:textId="77777777" w:rsidR="00A77E4B" w:rsidRDefault="00000000">
      <w:pPr>
        <w:pStyle w:val="Heading2"/>
      </w:pPr>
      <w:r>
        <w:rPr>
          <w:color w:val="0D1526"/>
        </w:rPr>
        <w:lastRenderedPageBreak/>
        <w:t>4.1 資料主體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71D114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BF7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資料主體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E87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8FE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關聯</w:t>
            </w:r>
          </w:p>
        </w:tc>
      </w:tr>
      <w:tr w:rsidR="00A77E4B" w14:paraId="1460068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40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 (Athlete)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B7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使用者帳號，擁有個人成績記錄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CF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03C8CDD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34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成績記錄 (Result)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DC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單筆賽事成績，含分項時間與公證狀態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47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多對一：選手、賽事</w:t>
            </w:r>
          </w:p>
        </w:tc>
      </w:tr>
      <w:tr w:rsidR="00A77E4B" w14:paraId="14BC8ED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F5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(Race)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F8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賽事基本資訊、路線、天氣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2C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4F930C5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F3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賽事版本 (Edition)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37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同一賽事的特定年份屆次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86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多對一：賽事</w:t>
            </w:r>
          </w:p>
        </w:tc>
      </w:tr>
    </w:tbl>
    <w:p w14:paraId="574DE4CF" w14:textId="77777777" w:rsidR="00A77E4B" w:rsidRDefault="00A77E4B">
      <w:pPr>
        <w:spacing w:after="120"/>
      </w:pPr>
    </w:p>
    <w:p w14:paraId="624FCCA9" w14:textId="77777777" w:rsidR="00A77E4B" w:rsidRDefault="00000000">
      <w:pPr>
        <w:pStyle w:val="Heading2"/>
      </w:pPr>
      <w:r>
        <w:rPr>
          <w:color w:val="0D1526"/>
        </w:rPr>
        <w:t>4.2 權限層級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58E38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6C1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F85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B0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取得方式</w:t>
            </w:r>
          </w:p>
        </w:tc>
      </w:tr>
      <w:tr w:rsidR="00A77E4B" w14:paraId="051C1C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6F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一般選手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38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 / 編輯自己的成績，設定公開或私人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60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註冊帳號即可</w:t>
            </w:r>
          </w:p>
        </w:tc>
      </w:tr>
      <w:tr w:rsidR="00A77E4B" w14:paraId="36B595D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92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認證助手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CC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 / 編輯賽事資料，審核公證成績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04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由建立者授權</w:t>
            </w:r>
          </w:p>
        </w:tc>
      </w:tr>
      <w:tr w:rsidR="00A77E4B" w14:paraId="547F147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60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賽事方（選配）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91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管理該賽事的官方資訊，加入官方認證標章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A3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建立者邀請合作</w:t>
            </w:r>
          </w:p>
        </w:tc>
      </w:tr>
      <w:tr w:rsidR="00A77E4B" w14:paraId="39699C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F9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系統管理員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BF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全部權限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16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</w:t>
            </w:r>
          </w:p>
        </w:tc>
      </w:tr>
    </w:tbl>
    <w:p w14:paraId="23B106DE" w14:textId="77777777" w:rsidR="00A77E4B" w:rsidRDefault="00A77E4B">
      <w:pPr>
        <w:spacing w:after="240"/>
      </w:pPr>
    </w:p>
    <w:p w14:paraId="5961346F" w14:textId="77777777" w:rsidR="00A77E4B" w:rsidRDefault="00000000">
      <w:pPr>
        <w:pStyle w:val="Heading1"/>
      </w:pPr>
      <w:r>
        <w:rPr>
          <w:color w:val="060D18"/>
        </w:rPr>
        <w:t>5. 核心用戶旅程</w:t>
      </w:r>
    </w:p>
    <w:p w14:paraId="0125729A" w14:textId="77777777" w:rsidR="00A77E4B" w:rsidRDefault="00000000">
      <w:pPr>
        <w:pStyle w:val="Heading2"/>
      </w:pPr>
      <w:r>
        <w:rPr>
          <w:color w:val="0D1526"/>
        </w:rPr>
        <w:t>5.1 選手登錄成績</w:t>
      </w:r>
    </w:p>
    <w:p w14:paraId="14AA1D1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選手完賽後，進入「新增成績」頁面</w:t>
      </w:r>
    </w:p>
    <w:p w14:paraId="5D2BD0F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輸入或搜尋賽事名稱（若資料庫無此賽事，可申請新增）</w:t>
      </w:r>
    </w:p>
    <w:p w14:paraId="74FC09C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填入完賽時間與三項分項時間</w:t>
      </w:r>
    </w:p>
    <w:p w14:paraId="0410E7F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選擇是否上傳完賽證書（可跳過，之後補上）</w:t>
      </w:r>
    </w:p>
    <w:p w14:paraId="179F0D1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設定公開 / 私人</w:t>
      </w:r>
    </w:p>
    <w:p w14:paraId="4BC65E4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提交後成績出現在個人頁面，公開成績進入排行榜（未公證標示清楚）</w:t>
      </w:r>
    </w:p>
    <w:p w14:paraId="141BE712" w14:textId="77777777" w:rsidR="00A77E4B" w:rsidRDefault="00A77E4B">
      <w:pPr>
        <w:spacing w:after="120"/>
      </w:pPr>
    </w:p>
    <w:p w14:paraId="0D7C5B22" w14:textId="77777777" w:rsidR="00A77E4B" w:rsidRDefault="00000000">
      <w:pPr>
        <w:pStyle w:val="Heading2"/>
      </w:pPr>
      <w:r>
        <w:rPr>
          <w:color w:val="0D1526"/>
        </w:rPr>
        <w:t>5.2 查詢排行榜</w:t>
      </w:r>
    </w:p>
    <w:p w14:paraId="76C0E6A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從首頁或排行榜入口選擇距離、性別、年齡組、地區等篩選條件</w:t>
      </w:r>
    </w:p>
    <w:p w14:paraId="615DF44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看到符合條件的全球前 N 名，含分項時間與公證狀態</w:t>
      </w:r>
    </w:p>
    <w:p w14:paraId="6C703C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點擊選手姓名可進入個人公開頁面</w:t>
      </w:r>
    </w:p>
    <w:p w14:paraId="28BCA1C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點擊賽事名稱可進入賽事資料頁</w:t>
      </w:r>
    </w:p>
    <w:p w14:paraId="67972E13" w14:textId="77777777" w:rsidR="00A77E4B" w:rsidRDefault="00A77E4B">
      <w:pPr>
        <w:spacing w:after="120"/>
      </w:pPr>
    </w:p>
    <w:p w14:paraId="2DCF867D" w14:textId="77777777" w:rsidR="00A77E4B" w:rsidRDefault="00000000">
      <w:pPr>
        <w:pStyle w:val="Heading2"/>
      </w:pPr>
      <w:r>
        <w:rPr>
          <w:color w:val="0D1526"/>
        </w:rPr>
        <w:lastRenderedPageBreak/>
        <w:t>5.3 查詢賽事</w:t>
      </w:r>
    </w:p>
    <w:p w14:paraId="0D673F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搜尋賽事名稱或瀏覽地區列表</w:t>
      </w:r>
    </w:p>
    <w:p w14:paraId="4CF646A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進入賽事頁面，看到路線資訊、歷年天氣紀錄</w:t>
      </w:r>
    </w:p>
    <w:p w14:paraId="1F0117D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查看歷屆完賽時間分佈圖，了解賽事難度</w:t>
      </w:r>
    </w:p>
    <w:p w14:paraId="07FB414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看到在此賽事登錄過成績的選手列表</w:t>
      </w:r>
    </w:p>
    <w:p w14:paraId="4D0536C2" w14:textId="77777777" w:rsidR="00A77E4B" w:rsidRDefault="00A77E4B">
      <w:pPr>
        <w:spacing w:after="240"/>
      </w:pPr>
    </w:p>
    <w:p w14:paraId="5C12A01E" w14:textId="77777777" w:rsidR="00A77E4B" w:rsidRDefault="00000000">
      <w:pPr>
        <w:pStyle w:val="Heading1"/>
      </w:pPr>
      <w:r>
        <w:rPr>
          <w:color w:val="060D18"/>
        </w:rPr>
        <w:t>6. 技術方向（初步建議）</w:t>
      </w:r>
    </w:p>
    <w:p w14:paraId="51959177" w14:textId="77777777" w:rsidR="00A77E4B" w:rsidRDefault="00000000">
      <w:pPr>
        <w:pStyle w:val="Heading2"/>
      </w:pPr>
      <w:r>
        <w:rPr>
          <w:color w:val="0D1526"/>
        </w:rPr>
        <w:t>6.1 外部 API 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8686B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51A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623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A24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77E4B" w14:paraId="67C6A7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30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65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歷史天氣資料查詢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27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免費，無需 API key</w:t>
            </w:r>
          </w:p>
        </w:tc>
      </w:tr>
      <w:tr w:rsidR="00A77E4B" w14:paraId="4FD03D5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D6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Visual Crossing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A0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備援天氣資料來源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B6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免費層有限額</w:t>
            </w:r>
          </w:p>
        </w:tc>
      </w:tr>
      <w:tr w:rsidR="00A77E4B" w14:paraId="5D9974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91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Connect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D6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成績檔案匯入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F3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  <w:tr w:rsidR="00A77E4B" w14:paraId="524436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C7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Strava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16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活動資料匯入（可選）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90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</w:tbl>
    <w:p w14:paraId="1DFEAB8E" w14:textId="77777777" w:rsidR="00A77E4B" w:rsidRDefault="00A77E4B">
      <w:pPr>
        <w:spacing w:after="120"/>
      </w:pPr>
    </w:p>
    <w:p w14:paraId="4E083509" w14:textId="77777777" w:rsidR="00A77E4B" w:rsidRDefault="00000000">
      <w:pPr>
        <w:pStyle w:val="Heading2"/>
      </w:pPr>
      <w:r>
        <w:rPr>
          <w:color w:val="0D1526"/>
        </w:rPr>
        <w:t>6.2 成績資料可信度設計</w:t>
      </w:r>
    </w:p>
    <w:p w14:paraId="2BE77AE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公信力是平台的核心資產。建議從一開始就設計清楚的資料來源標示，讓使用者能自行判斷成績可信度，而非由平台做強制驗證（這樣可降低早期營運門檻，同時透過社群壓力維持品質）。</w:t>
      </w:r>
    </w:p>
    <w:p w14:paraId="6A63BC13" w14:textId="77777777" w:rsidR="00A77E4B" w:rsidRDefault="00A77E4B">
      <w:pPr>
        <w:spacing w:after="240"/>
      </w:pPr>
    </w:p>
    <w:p w14:paraId="0F3306E9" w14:textId="77777777" w:rsidR="00A77E4B" w:rsidRDefault="00000000">
      <w:pPr>
        <w:pStyle w:val="Heading1"/>
      </w:pPr>
      <w:r>
        <w:rPr>
          <w:color w:val="060D18"/>
        </w:rPr>
        <w:t>7. 產品發展路線圖</w:t>
      </w:r>
    </w:p>
    <w:p w14:paraId="339CE29A" w14:textId="77777777" w:rsidR="00A77E4B" w:rsidRDefault="00000000">
      <w:pPr>
        <w:pStyle w:val="Heading2"/>
      </w:pPr>
      <w:r>
        <w:rPr>
          <w:color w:val="0D1526"/>
        </w:rPr>
        <w:t>Phase 1 — 核心 MVP</w:t>
      </w:r>
    </w:p>
    <w:p w14:paraId="24ADEC2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選手帳號系統</w:t>
      </w:r>
    </w:p>
    <w:p w14:paraId="3F48CB6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手動登錄成績（含三項分項）</w:t>
      </w:r>
    </w:p>
    <w:p w14:paraId="66B06D0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完賽證書上傳與公證標示</w:t>
      </w:r>
    </w:p>
    <w:p w14:paraId="1953CFB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跨賽事排行榜（距離 / 性別 / 年齡組篩選）</w:t>
      </w:r>
    </w:p>
    <w:p w14:paraId="3F5419A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基礎賽事資料庫（台灣主要賽事，由建立者手動建立）</w:t>
      </w:r>
    </w:p>
    <w:p w14:paraId="1868559D" w14:textId="77777777" w:rsidR="00A77E4B" w:rsidRDefault="00A77E4B">
      <w:pPr>
        <w:spacing w:after="120"/>
      </w:pPr>
    </w:p>
    <w:p w14:paraId="75A921E0" w14:textId="77777777" w:rsidR="00A77E4B" w:rsidRDefault="00000000">
      <w:pPr>
        <w:pStyle w:val="Heading2"/>
      </w:pPr>
      <w:r>
        <w:rPr>
          <w:color w:val="0D1526"/>
        </w:rPr>
        <w:t>Phase 2 — 賽事資料庫擴充</w:t>
      </w:r>
    </w:p>
    <w:p w14:paraId="7485974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天氣資料自動抓取與顯示</w:t>
      </w:r>
    </w:p>
    <w:p w14:paraId="440906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社群賽事資料貢獻機制（認證助手角色）</w:t>
      </w:r>
    </w:p>
    <w:p w14:paraId="294B9E5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賽事歷年成績分佈視覺化</w:t>
      </w:r>
    </w:p>
    <w:p w14:paraId="550645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地區篩選（亞洲 / 全球）</w:t>
      </w:r>
    </w:p>
    <w:p w14:paraId="6CAF926C" w14:textId="77777777" w:rsidR="00A77E4B" w:rsidRDefault="00A77E4B">
      <w:pPr>
        <w:spacing w:after="120"/>
      </w:pPr>
    </w:p>
    <w:p w14:paraId="26911CBE" w14:textId="77777777" w:rsidR="00A77E4B" w:rsidRDefault="00000000">
      <w:pPr>
        <w:pStyle w:val="Heading2"/>
      </w:pPr>
      <w:r>
        <w:rPr>
          <w:color w:val="0D1526"/>
        </w:rPr>
        <w:t>Phase 3 — 裝置整合與個人頁面</w:t>
      </w:r>
    </w:p>
    <w:p w14:paraId="280860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GPX / 裝置檔案匯入解析</w:t>
      </w:r>
    </w:p>
    <w:p w14:paraId="6479E9A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個人成績歷史時間軸</w:t>
      </w:r>
    </w:p>
    <w:p w14:paraId="3406DD2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個人公開頁面（可分享給他人）</w:t>
      </w:r>
    </w:p>
    <w:p w14:paraId="065E0CD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賽事方官方認證合作</w:t>
      </w:r>
    </w:p>
    <w:p w14:paraId="611E4886" w14:textId="77777777" w:rsidR="00A77E4B" w:rsidRDefault="00A77E4B">
      <w:pPr>
        <w:spacing w:after="240"/>
      </w:pPr>
    </w:p>
    <w:p w14:paraId="61D12906" w14:textId="77777777" w:rsidR="00A77E4B" w:rsidRDefault="00000000">
      <w:pPr>
        <w:pStyle w:val="Heading1"/>
      </w:pPr>
      <w:r>
        <w:rPr>
          <w:color w:val="060D18"/>
        </w:rPr>
        <w:t>8. 帳號與身份設計</w:t>
      </w:r>
    </w:p>
    <w:p w14:paraId="301FBE0C" w14:textId="77777777" w:rsidR="00A77E4B" w:rsidRDefault="00000000">
      <w:pPr>
        <w:pStyle w:val="Heading2"/>
      </w:pPr>
      <w:r>
        <w:rPr>
          <w:color w:val="0D1526"/>
        </w:rPr>
        <w:t>8.1 註冊與身份驗證</w:t>
      </w:r>
    </w:p>
    <w:p w14:paraId="4CCA974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採基本身份驗證機制，確保每位成績登錄者有可追溯的帳號，同時降低初期入門門檻。</w:t>
      </w:r>
    </w:p>
    <w:p w14:paraId="131AF64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1A9E9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006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08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初期設計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B16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未來方向</w:t>
            </w:r>
          </w:p>
        </w:tc>
      </w:tr>
      <w:tr w:rsidR="00A77E4B" w14:paraId="5637D8F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DE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註冊方式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95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或第三方登入（Google / Apple）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A6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可增加社群帳號綁定</w:t>
            </w:r>
          </w:p>
        </w:tc>
      </w:tr>
      <w:tr w:rsidR="00A77E4B" w14:paraId="5E852E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54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身份驗證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F0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驗證即可開始使用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DC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可增加手機號碼驗證</w:t>
            </w:r>
          </w:p>
        </w:tc>
      </w:tr>
      <w:tr w:rsidR="00A77E4B" w14:paraId="549DEF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69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Profile 填寫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FF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選填，不需填寫資料即可開始登錄成績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9A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引導完成度提示（非強制）</w:t>
            </w:r>
          </w:p>
        </w:tc>
      </w:tr>
      <w:tr w:rsidR="00A77E4B" w14:paraId="547A94E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65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成績登錄資格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D1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完成 Email 驗證後即可登錄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BF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可視社群狀況緊縮條件</w:t>
            </w:r>
          </w:p>
        </w:tc>
      </w:tr>
    </w:tbl>
    <w:p w14:paraId="7DB00FF3" w14:textId="77777777" w:rsidR="00A77E4B" w:rsidRDefault="00A77E4B">
      <w:pPr>
        <w:spacing w:after="120"/>
      </w:pPr>
    </w:p>
    <w:p w14:paraId="6660E4E5" w14:textId="77777777" w:rsidR="00A77E4B" w:rsidRDefault="00000000">
      <w:pPr>
        <w:pStyle w:val="Heading2"/>
      </w:pPr>
      <w:r>
        <w:rPr>
          <w:color w:val="0D1526"/>
        </w:rPr>
        <w:t>8.2 個人 Profile 欄位</w:t>
      </w:r>
    </w:p>
    <w:p w14:paraId="2E3A1C8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Profile 欄位設計為「可選填、可隨時補充」，讓用戶在舒適的節奏下建立個人檔案。</w:t>
      </w:r>
    </w:p>
    <w:p w14:paraId="066634A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D29E88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AB1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E6A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339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637D4E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2C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 / 暱稱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B4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文字（選填）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94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292EAC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79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6E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67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0694AE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BD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出生年份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26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年份（選填）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12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617BCDC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E6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國籍 / 所在地區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36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0A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55614E4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40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自我介紹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2C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短文（選填）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B7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596DE3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2A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63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圖片上傳（選填）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80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排行榜與個人頁面顯示</w:t>
            </w:r>
          </w:p>
        </w:tc>
      </w:tr>
    </w:tbl>
    <w:p w14:paraId="67BDF606" w14:textId="77777777" w:rsidR="00A77E4B" w:rsidRDefault="00A77E4B">
      <w:pPr>
        <w:spacing w:after="120"/>
      </w:pPr>
    </w:p>
    <w:p w14:paraId="7D94316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注意：性別與出生年份是排行榜分組的依據，若未填寫則該成績不納入分組排行榜，但仍顯示於全體總榜。此規則應在 UI 上清楚說明。</w:t>
      </w:r>
    </w:p>
    <w:p w14:paraId="3938F5FE" w14:textId="77777777" w:rsidR="00A77E4B" w:rsidRDefault="00A77E4B">
      <w:pPr>
        <w:spacing w:after="240"/>
      </w:pPr>
    </w:p>
    <w:p w14:paraId="5941F18E" w14:textId="77777777" w:rsidR="00A77E4B" w:rsidRDefault="00000000">
      <w:pPr>
        <w:pStyle w:val="Heading1"/>
      </w:pPr>
      <w:r>
        <w:rPr>
          <w:color w:val="060D18"/>
        </w:rPr>
        <w:t>9. 公信力政策</w:t>
      </w:r>
    </w:p>
    <w:p w14:paraId="51DCBE16" w14:textId="77777777" w:rsidR="00A77E4B" w:rsidRDefault="00000000">
      <w:pPr>
        <w:pStyle w:val="Heading2"/>
      </w:pPr>
      <w:r>
        <w:rPr>
          <w:color w:val="0D1526"/>
        </w:rPr>
        <w:t>9.1 初期立場（寬鬆）</w:t>
      </w:r>
    </w:p>
    <w:p w14:paraId="1C75223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排行榜明確標示「僅供參考，非官方認證」。所有自填成績均可顯示，以公證狀態標章清楚區分，由使用者社群自行判斷可信度。</w:t>
      </w:r>
    </w:p>
    <w:p w14:paraId="54AF6C9B" w14:textId="77777777" w:rsidR="00A77E4B" w:rsidRDefault="00A77E4B">
      <w:pPr>
        <w:spacing w:after="120"/>
      </w:pPr>
    </w:p>
    <w:p w14:paraId="68E6461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自填成績：顯示「自填」標示，可納入排行榜，位置在已公證成績之後</w:t>
      </w:r>
    </w:p>
    <w:p w14:paraId="651C64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已上傳證書但待審：顯示「待審」標示</w:t>
      </w:r>
    </w:p>
    <w:p w14:paraId="0D541B5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已公證成績：顯示公證標章，為排行榜的主要參考依據</w:t>
      </w:r>
    </w:p>
    <w:p w14:paraId="6EAA812B" w14:textId="77777777" w:rsidR="00A77E4B" w:rsidRDefault="00A77E4B">
      <w:pPr>
        <w:spacing w:after="120"/>
      </w:pPr>
    </w:p>
    <w:p w14:paraId="1E2A4C47" w14:textId="77777777" w:rsidR="00A77E4B" w:rsidRDefault="00000000">
      <w:pPr>
        <w:pStyle w:val="Heading2"/>
      </w:pPr>
      <w:r>
        <w:rPr>
          <w:color w:val="0D1526"/>
        </w:rPr>
        <w:t>9.2 未來緊縮方向（預留）</w:t>
      </w:r>
    </w:p>
    <w:p w14:paraId="57BD0AC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隨社群規模成長，可分階段提高門檻：</w:t>
      </w:r>
    </w:p>
    <w:p w14:paraId="0A54072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排行榜預設僅顯示已公證成績，自填成績需手動切換才能查看</w:t>
      </w:r>
    </w:p>
    <w:p w14:paraId="54A260B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特定距離（Full Ironman）要求強制公證才能進入排行榜</w:t>
      </w:r>
    </w:p>
    <w:p w14:paraId="746543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引入社群舉報機制，針對明顯異常成績進行人工審核</w:t>
      </w:r>
    </w:p>
    <w:p w14:paraId="6BDFD6E4" w14:textId="77777777" w:rsidR="00A77E4B" w:rsidRDefault="00A77E4B">
      <w:pPr>
        <w:spacing w:after="240"/>
      </w:pPr>
    </w:p>
    <w:p w14:paraId="0543E896" w14:textId="77777777" w:rsidR="00A77E4B" w:rsidRDefault="00000000">
      <w:pPr>
        <w:pStyle w:val="Heading1"/>
      </w:pPr>
      <w:r>
        <w:rPr>
          <w:color w:val="060D18"/>
        </w:rPr>
        <w:t>10. 語言與市場定位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4AA3916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6A6F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介面語言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D0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繁體中文為主，英文為輔（欄位標籤與說明文字提供英文對照）</w:t>
            </w:r>
          </w:p>
        </w:tc>
      </w:tr>
      <w:tr w:rsidR="00A77E4B" w14:paraId="33DD0C0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0A39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初期目標市場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D7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華語市場：台灣、香港、馬來西亞、新加坡等地鐵人三項社群</w:t>
            </w:r>
          </w:p>
        </w:tc>
      </w:tr>
      <w:tr w:rsidR="00A77E4B" w14:paraId="4B4140A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8351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未來擴展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85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待平台規模穩定後，評估簡體中文或其他語系版本</w:t>
            </w:r>
          </w:p>
        </w:tc>
      </w:tr>
    </w:tbl>
    <w:p w14:paraId="21593276" w14:textId="77777777" w:rsidR="00A77E4B" w:rsidRDefault="00A77E4B">
      <w:pPr>
        <w:spacing w:after="240"/>
      </w:pPr>
    </w:p>
    <w:p w14:paraId="75F1A7C4" w14:textId="77777777" w:rsidR="00A77E4B" w:rsidRDefault="00000000">
      <w:pPr>
        <w:pStyle w:val="Heading1"/>
      </w:pPr>
      <w:r>
        <w:rPr>
          <w:color w:val="060D18"/>
        </w:rPr>
        <w:t>11. 商業模式</w:t>
      </w:r>
    </w:p>
    <w:p w14:paraId="52BDEE4E" w14:textId="77777777" w:rsidR="00A77E4B" w:rsidRDefault="00000000">
      <w:pPr>
        <w:pStyle w:val="Heading2"/>
      </w:pPr>
      <w:r>
        <w:rPr>
          <w:color w:val="0D1526"/>
        </w:rPr>
        <w:t>11.1 核心原則</w:t>
      </w:r>
    </w:p>
    <w:p w14:paraId="5B6C19F3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初期以免費為主，優先累積用戶與資料規模。商業化採分階段推進，避免過早收費傷害社群信任。</w:t>
      </w:r>
    </w:p>
    <w:p w14:paraId="5D2C6388" w14:textId="77777777" w:rsidR="00A77E4B" w:rsidRDefault="00A77E4B">
      <w:pPr>
        <w:spacing w:after="120"/>
      </w:pPr>
    </w:p>
    <w:p w14:paraId="0AF33399" w14:textId="77777777" w:rsidR="00A77E4B" w:rsidRDefault="00000000">
      <w:pPr>
        <w:pStyle w:val="Heading2"/>
      </w:pPr>
      <w:r>
        <w:rPr>
          <w:color w:val="0D1526"/>
        </w:rPr>
        <w:t>11.2 收入來源規劃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C6D1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2A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F5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127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2D1AE6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71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A3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個人品牌經營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E6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創辦人以在鐵人三項社群的影響力帶動平台曝光，建立品牌信任感，為後續商業化奠基</w:t>
            </w:r>
          </w:p>
        </w:tc>
      </w:tr>
      <w:tr w:rsidR="00A77E4B" w14:paraId="53AB40B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A5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F5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0B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賽事主辦單位付費取得官方認證標章、成績頁面品牌曝光、參賽者數據報告等增值服務</w:t>
            </w:r>
          </w:p>
        </w:tc>
      </w:tr>
      <w:tr w:rsidR="00A77E4B" w14:paraId="1980854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B3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3B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廣告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8F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針對鐵人三項相關品牌（裝備、補給品、訓練服務）投放精準廣告，用戶輪廓明確，廣告價值高</w:t>
            </w:r>
          </w:p>
        </w:tc>
      </w:tr>
      <w:tr w:rsidR="00A77E4B" w14:paraId="2C8123D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69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DC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進階功能訂閱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A3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個人成績分析、歷年進步趨勢、同年齡組百分位比較等付費功能</w:t>
            </w:r>
          </w:p>
        </w:tc>
      </w:tr>
      <w:tr w:rsidR="00A77E4B" w14:paraId="18C9FA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E7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E9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82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運動品牌聯名、賽事數據授權、教練認證推薦等機會</w:t>
            </w:r>
          </w:p>
        </w:tc>
      </w:tr>
    </w:tbl>
    <w:p w14:paraId="1794DC9B" w14:textId="77777777" w:rsidR="00A77E4B" w:rsidRDefault="00A77E4B">
      <w:pPr>
        <w:spacing w:after="120"/>
      </w:pPr>
    </w:p>
    <w:p w14:paraId="44DFDE5B" w14:textId="77777777" w:rsidR="00A77E4B" w:rsidRDefault="00000000">
      <w:pPr>
        <w:pStyle w:val="Heading2"/>
      </w:pPr>
      <w:r>
        <w:rPr>
          <w:color w:val="0D1526"/>
        </w:rPr>
        <w:t>11.3 個人品牌策略</w:t>
      </w:r>
    </w:p>
    <w:p w14:paraId="5B621DC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鐵人三項是口碑社群，創辦人的可信度直接影響早期用戶信任。建議初期同步經營個人品牌：</w:t>
      </w:r>
    </w:p>
    <w:p w14:paraId="5E1E2C0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在鐵人三項相關社群（Facebook 社團、Line 群組）分享平台動態</w:t>
      </w:r>
    </w:p>
    <w:p w14:paraId="468BA0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記錄平台建立過程，吸引對產品開發有興趣的受眾</w:t>
      </w:r>
    </w:p>
    <w:p w14:paraId="75A84C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參與或贊助本地賽事，增加實體曝光</w:t>
      </w:r>
    </w:p>
    <w:p w14:paraId="5484216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邀請知名選手或教練早期試用並公開推薦</w:t>
      </w:r>
    </w:p>
    <w:p w14:paraId="6C01665E" w14:textId="77777777" w:rsidR="00A77E4B" w:rsidRDefault="00A77E4B">
      <w:pPr>
        <w:spacing w:after="240"/>
      </w:pPr>
    </w:p>
    <w:p w14:paraId="0CC12614" w14:textId="77777777" w:rsidR="00A77E4B" w:rsidRDefault="00000000">
      <w:pPr>
        <w:pStyle w:val="Heading1"/>
      </w:pPr>
      <w:r>
        <w:rPr>
          <w:color w:val="060D18"/>
        </w:rPr>
        <w:t>12. 尚待決策的開放問題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0568B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7F6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0D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A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760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B</w:t>
            </w:r>
          </w:p>
        </w:tc>
      </w:tr>
      <w:tr w:rsidR="00A77E4B" w14:paraId="25F8659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B7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匿名成績的排行榜處理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F8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未填姓名者以「匿名選手」顯示於榜上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86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未填姓名者不納入排行榜</w:t>
            </w:r>
          </w:p>
        </w:tc>
      </w:tr>
      <w:tr w:rsidR="00A77E4B" w14:paraId="039D50B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C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重複賽事成績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E4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同選手同賽事多次登錄，全部保留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18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排行榜僅計最佳成績</w:t>
            </w:r>
          </w:p>
        </w:tc>
      </w:tr>
      <w:tr w:rsidR="00A77E4B" w14:paraId="0337FF2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2E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賽事資料審核流程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3E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助手人工審核每筆新增賽事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65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社群提交後自動上線，問題資料再下架</w:t>
            </w:r>
          </w:p>
        </w:tc>
      </w:tr>
    </w:tbl>
    <w:p w14:paraId="16435DF9" w14:textId="77777777" w:rsidR="00A77E4B" w:rsidRDefault="00A77E4B">
      <w:pPr>
        <w:spacing w:after="240"/>
      </w:pPr>
    </w:p>
    <w:p w14:paraId="3178C9CA" w14:textId="77777777" w:rsidR="00A77E4B" w:rsidRDefault="00000000">
      <w:pPr>
        <w:pStyle w:val="Heading1"/>
      </w:pPr>
      <w:r>
        <w:rPr>
          <w:color w:val="060D18"/>
        </w:rPr>
        <w:t>13. 隱私權政策設計</w:t>
      </w:r>
    </w:p>
    <w:p w14:paraId="01E21AEF" w14:textId="77777777" w:rsidR="00A77E4B" w:rsidRDefault="00000000">
      <w:pPr>
        <w:pStyle w:val="Heading2"/>
      </w:pPr>
      <w:r>
        <w:rPr>
          <w:color w:val="0D1526"/>
        </w:rPr>
        <w:t>13.1 適用法規</w:t>
      </w:r>
    </w:p>
    <w:p w14:paraId="5A30006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初期鎖定華語市場，主要適用台灣《個人資料保護法》。隨用戶擴展，以下法規亦可能適用：</w:t>
      </w:r>
    </w:p>
    <w:p w14:paraId="7E8CC82F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AB446B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B69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法規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F6D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DC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關鍵要求</w:t>
            </w:r>
          </w:p>
        </w:tc>
      </w:tr>
      <w:tr w:rsidR="00A77E4B" w14:paraId="5FF3AE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DA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台灣《個資法》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02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主要市場，全面適用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15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蒐集個資需告知當事人目的、類別；當事人有查詢、更正、刪除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權</w:t>
            </w:r>
          </w:p>
        </w:tc>
      </w:tr>
      <w:tr w:rsidR="00A77E4B" w14:paraId="6E2543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72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GDPR（歐盟）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C1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有歐洲用戶即適用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A3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16 歲以下需家長同意；用戶有被遺忘權；資料外洩需 72 小時內通報</w:t>
            </w:r>
          </w:p>
        </w:tc>
      </w:tr>
      <w:tr w:rsidR="00A77E4B" w14:paraId="696D3E9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E9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COPPA（美國）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AE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若有美國 13 歲以下用戶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0A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13 歲以下須取得可驗證的家長同意，建議直接設定最低年齡門檻迴避</w:t>
            </w:r>
          </w:p>
        </w:tc>
      </w:tr>
    </w:tbl>
    <w:p w14:paraId="1F071740" w14:textId="77777777" w:rsidR="00A77E4B" w:rsidRDefault="00A77E4B">
      <w:pPr>
        <w:spacing w:after="120"/>
      </w:pPr>
    </w:p>
    <w:p w14:paraId="6E13B768" w14:textId="77777777" w:rsidR="00A77E4B" w:rsidRDefault="00000000">
      <w:pPr>
        <w:pStyle w:val="Heading2"/>
      </w:pPr>
      <w:r>
        <w:rPr>
          <w:color w:val="0D1526"/>
        </w:rPr>
        <w:t>13.2 資料收集與使用原則</w:t>
      </w:r>
    </w:p>
    <w:p w14:paraId="057003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最小必要原則：只收集平台功能所必需的資料，不收集多餘欄位</w:t>
      </w:r>
    </w:p>
    <w:p w14:paraId="354B9C1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目的限定：所有收集的資料僅用於平台本身功能運作，不對外提供或販售</w:t>
      </w:r>
    </w:p>
    <w:p w14:paraId="30B0B8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透明告知：用戶註冊時明確說明收集哪些資料、用於何處</w:t>
      </w:r>
    </w:p>
    <w:p w14:paraId="0692FCA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廣告投放若未來啟用，採站內精準曝光方式，不將用戶資料傳遞給廣告商</w:t>
      </w:r>
    </w:p>
    <w:p w14:paraId="4FF2A81F" w14:textId="77777777" w:rsidR="00A77E4B" w:rsidRDefault="00A77E4B">
      <w:pPr>
        <w:spacing w:after="120"/>
      </w:pPr>
    </w:p>
    <w:p w14:paraId="2B287BDD" w14:textId="77777777" w:rsidR="00A77E4B" w:rsidRDefault="00000000">
      <w:pPr>
        <w:pStyle w:val="Heading2"/>
      </w:pPr>
      <w:r>
        <w:rPr>
          <w:color w:val="0D1526"/>
        </w:rPr>
        <w:t>13.3 資料保留與刪除政策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8C7DF9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95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C6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保留期限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30B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1F6D564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EC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帳號與個人資料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A2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帳號刪除後保留 1 個月，期滿後永久刪除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5F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緩衝期內用戶可申請復原</w:t>
            </w:r>
          </w:p>
        </w:tc>
      </w:tr>
      <w:tr w:rsidR="00A77E4B" w14:paraId="49A7A2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C4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賽事成績記錄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7E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隨帳號刪除，1 個月後一併刪除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42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公開成績從排行榜下架，私人成績立即隱藏</w:t>
            </w:r>
          </w:p>
        </w:tc>
      </w:tr>
      <w:tr w:rsidR="00A77E4B" w14:paraId="325AB5F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C5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41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長期保留備查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9C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作為公證依據，不因帳號刪除而立即移除，但與帳號解除關聯</w:t>
            </w:r>
          </w:p>
        </w:tc>
      </w:tr>
      <w:tr w:rsidR="00A77E4B" w14:paraId="0D57E6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BE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天氣與賽事資料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DA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永久保留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B9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屬平台公共資料，不含個人識別資訊</w:t>
            </w:r>
          </w:p>
        </w:tc>
      </w:tr>
      <w:tr w:rsidR="00A77E4B" w14:paraId="3F544F5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6E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系統日誌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93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保留 90 天後刪除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D7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用於安全稽核與問題排查</w:t>
            </w:r>
          </w:p>
        </w:tc>
      </w:tr>
    </w:tbl>
    <w:p w14:paraId="2075C216" w14:textId="77777777" w:rsidR="00A77E4B" w:rsidRDefault="00A77E4B">
      <w:pPr>
        <w:spacing w:after="120"/>
      </w:pPr>
    </w:p>
    <w:p w14:paraId="60A37FE9" w14:textId="77777777" w:rsidR="00A77E4B" w:rsidRDefault="00000000">
      <w:pPr>
        <w:pStyle w:val="Heading2"/>
      </w:pPr>
      <w:r>
        <w:rPr>
          <w:color w:val="0D1526"/>
        </w:rPr>
        <w:t>13.4 未成年人政策</w:t>
      </w:r>
    </w:p>
    <w:p w14:paraId="7B6EF724" w14:textId="77777777" w:rsidR="00A77E4B" w:rsidRDefault="00000000">
      <w:pPr>
        <w:pStyle w:val="Heading3"/>
      </w:pPr>
      <w:r>
        <w:rPr>
          <w:color w:val="FF6B3D"/>
        </w:rPr>
        <w:t>年齡設定</w:t>
      </w:r>
    </w:p>
    <w:p w14:paraId="6B0C16B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建議設定平台最低使用年齡為 13 歲，理由如下：</w:t>
      </w:r>
    </w:p>
    <w:p w14:paraId="49CF4C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鐵人三項實際參賽年齡極少低於 13 歲，幾乎不影響目標用戶</w:t>
      </w:r>
    </w:p>
    <w:p w14:paraId="30B4FB5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13 歲門檻可同時符合 COPPA、多數 GDPR 成員國及台灣個資法的基本要求</w:t>
      </w:r>
    </w:p>
    <w:p w14:paraId="2A1B4CD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避免處理 13 歲以下資料所需的家長同意驗證機制，大幅降低合規成本</w:t>
      </w:r>
    </w:p>
    <w:p w14:paraId="745EAC57" w14:textId="77777777" w:rsidR="00A77E4B" w:rsidRDefault="00A77E4B">
      <w:pPr>
        <w:spacing w:after="120"/>
      </w:pPr>
    </w:p>
    <w:p w14:paraId="6F066B35" w14:textId="77777777" w:rsidR="00A77E4B" w:rsidRDefault="00000000">
      <w:pPr>
        <w:pStyle w:val="Heading3"/>
      </w:pPr>
      <w:r>
        <w:rPr>
          <w:color w:val="FF6B3D"/>
        </w:rPr>
        <w:t>13–18 歲未成年人的處理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4A438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B5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984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設計方式</w:t>
            </w:r>
          </w:p>
        </w:tc>
      </w:tr>
      <w:tr w:rsidR="00A77E4B" w14:paraId="2193AA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97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年齡確認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62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註冊時填寫出生年份，系統自動判斷是否未成年（採信用制，初期不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強制驗證）</w:t>
            </w:r>
          </w:p>
        </w:tc>
      </w:tr>
      <w:tr w:rsidR="00A77E4B" w14:paraId="0728B2E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7F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家長知情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A9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服務條款中載明：13–18 歲用戶應獲得家長知悉與同意後方可使用</w:t>
            </w:r>
          </w:p>
        </w:tc>
      </w:tr>
      <w:tr w:rsidR="00A77E4B" w14:paraId="7450975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22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資料預設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E0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未成年用戶的成績預設為「私人」，需主動設定才能公開</w:t>
            </w:r>
          </w:p>
        </w:tc>
      </w:tr>
      <w:tr w:rsidR="00A77E4B" w14:paraId="7B310E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F6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家長請求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86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提供家長聯絡管道，可申請查閱、更正或刪除未成年子女的資料</w:t>
            </w:r>
          </w:p>
        </w:tc>
      </w:tr>
    </w:tbl>
    <w:p w14:paraId="240AAF86" w14:textId="77777777" w:rsidR="00A77E4B" w:rsidRDefault="00A77E4B">
      <w:pPr>
        <w:spacing w:after="120"/>
      </w:pPr>
    </w:p>
    <w:p w14:paraId="48FC5F5A" w14:textId="77777777" w:rsidR="00A77E4B" w:rsidRDefault="00000000">
      <w:pPr>
        <w:pStyle w:val="Heading2"/>
      </w:pPr>
      <w:r>
        <w:rPr>
          <w:color w:val="0D1526"/>
        </w:rPr>
        <w:t>13.5 第三方服務的資料流</w:t>
      </w:r>
    </w:p>
    <w:p w14:paraId="14E2D7F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平台整合外部服務時，僅傳送功能所必需的最少資料：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57C5B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D12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CEB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傳送資料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EF0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不傳送資料</w:t>
            </w:r>
          </w:p>
        </w:tc>
      </w:tr>
      <w:tr w:rsidR="00A77E4B" w14:paraId="304351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77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API（Open-Meteo）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D3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GPS 座標、日期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1D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任何用戶個人資料</w:t>
            </w:r>
          </w:p>
        </w:tc>
      </w:tr>
      <w:tr w:rsidR="00A77E4B" w14:paraId="41BAE19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1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/ Wahoo 匯入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41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用戶授權的活動檔案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F3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帳號密碼或其他裝置資料</w:t>
            </w:r>
          </w:p>
        </w:tc>
      </w:tr>
      <w:tr w:rsidR="00A77E4B" w14:paraId="771B9A2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6B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服務商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19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 Email 地址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C7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姓名、成績或其他個人資料</w:t>
            </w:r>
          </w:p>
        </w:tc>
      </w:tr>
    </w:tbl>
    <w:p w14:paraId="78F56A9C" w14:textId="77777777" w:rsidR="00A77E4B" w:rsidRDefault="00A77E4B">
      <w:pPr>
        <w:spacing w:after="120"/>
      </w:pPr>
    </w:p>
    <w:p w14:paraId="7A07D589" w14:textId="77777777" w:rsidR="00A77E4B" w:rsidRDefault="00000000">
      <w:pPr>
        <w:pStyle w:val="Heading2"/>
      </w:pPr>
      <w:r>
        <w:rPr>
          <w:color w:val="0D1526"/>
        </w:rPr>
        <w:t>13.6 用戶權利</w:t>
      </w:r>
    </w:p>
    <w:p w14:paraId="1997D42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依台灣《個資法》，用戶享有以下權利，平台應提供對應的操作入口：</w:t>
      </w:r>
    </w:p>
    <w:p w14:paraId="70B24E2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查閱權：用戶可隨時查看平台持有的個人資料</w:t>
      </w:r>
    </w:p>
    <w:p w14:paraId="036D2FA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更正權：用戶可修改不正確的個人資料</w:t>
      </w:r>
    </w:p>
    <w:p w14:paraId="0EC9A1F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刪除權：用戶可申請刪除帳號及相關資料（1 個月緩衝後執行）</w:t>
      </w:r>
    </w:p>
    <w:p w14:paraId="6858209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拒絕處理權：用戶可關閉公開成績，退出排行榜</w:t>
      </w:r>
    </w:p>
    <w:p w14:paraId="17E7AEE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資料可攜權（預留）：未來提供匯出個人成績記錄的功能</w:t>
      </w:r>
    </w:p>
    <w:p w14:paraId="2E2DB088" w14:textId="77777777" w:rsidR="00A77E4B" w:rsidRDefault="00A77E4B">
      <w:pPr>
        <w:spacing w:after="120"/>
      </w:pPr>
    </w:p>
    <w:p w14:paraId="29DA185D" w14:textId="77777777" w:rsidR="00A77E4B" w:rsidRDefault="00000000">
      <w:pPr>
        <w:pStyle w:val="Heading2"/>
      </w:pPr>
      <w:r>
        <w:rPr>
          <w:color w:val="0D1526"/>
        </w:rPr>
        <w:t>13.7 資料安全措施</w:t>
      </w:r>
    </w:p>
    <w:p w14:paraId="2EE582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完賽證書等敏感檔案採加密儲存</w:t>
      </w:r>
    </w:p>
    <w:p w14:paraId="35BEC7E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使用者密碼採雜湊加密，不以明文儲存</w:t>
      </w:r>
    </w:p>
    <w:p w14:paraId="730758B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設計資料外洩應變流程，若發生外洩需於合理時間內通知受影響用戶</w:t>
      </w:r>
    </w:p>
    <w:p w14:paraId="7BE3F52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定期備份，確保資料不因系統故障而遺失</w:t>
      </w:r>
    </w:p>
    <w:p w14:paraId="734065FA" w14:textId="77777777" w:rsidR="00A77E4B" w:rsidRDefault="00A77E4B">
      <w:pPr>
        <w:spacing w:after="240"/>
      </w:pPr>
    </w:p>
    <w:p w14:paraId="08952A6D" w14:textId="77777777" w:rsidR="00A77E4B" w:rsidRDefault="00000000">
      <w:pPr>
        <w:pStyle w:val="Heading1"/>
      </w:pPr>
      <w:r>
        <w:rPr>
          <w:color w:val="060D18"/>
        </w:rPr>
        <w:t>14. 最速排行榜與策展層設計</w:t>
      </w:r>
    </w:p>
    <w:p w14:paraId="5D893BC9" w14:textId="77777777" w:rsidR="00A77E4B" w:rsidRDefault="00000000">
      <w:pPr>
        <w:pStyle w:val="Heading2"/>
      </w:pPr>
      <w:r>
        <w:rPr>
          <w:color w:val="0D1526"/>
        </w:rPr>
        <w:t>14.1 核心概念</w:t>
      </w:r>
    </w:p>
    <w:p w14:paraId="74C783F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的排行榜資料分為兩個獨立但互通的層次，兩層在排行榜上合併呈現，以資料來源標示清楚區分。</w:t>
      </w:r>
    </w:p>
    <w:p w14:paraId="251E241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2F013E0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A1A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7EC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資料來源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829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維護方式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FDC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888EBF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27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策展層（Curated）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F4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公開賽事官方成績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48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平台助手主動建立與更新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4F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各距離、性別、年齡組的歷史最速紀錄。不依賴選手註冊，平台上線第一天即有完整內容</w:t>
            </w:r>
          </w:p>
        </w:tc>
      </w:tr>
      <w:tr w:rsidR="00A77E4B" w14:paraId="4E31232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57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社群層（Community）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3B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04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選手本人提交，助手審核公證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DC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已註冊選手的成績記錄，隨用戶成長逐步豐富</w:t>
            </w:r>
          </w:p>
        </w:tc>
      </w:tr>
    </w:tbl>
    <w:p w14:paraId="4E1D50D9" w14:textId="77777777" w:rsidR="00A77E4B" w:rsidRDefault="00A77E4B">
      <w:pPr>
        <w:spacing w:after="120"/>
      </w:pPr>
    </w:p>
    <w:p w14:paraId="55B386F2" w14:textId="77777777" w:rsidR="00A77E4B" w:rsidRDefault="00000000">
      <w:pPr>
        <w:pStyle w:val="Heading2"/>
      </w:pPr>
      <w:r>
        <w:rPr>
          <w:color w:val="0D1526"/>
        </w:rPr>
        <w:t>14.2 未認領成績機制</w:t>
      </w:r>
    </w:p>
    <w:p w14:paraId="634CE44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策展層的每一筆成績，預設狀態為「未認領」。選手本人可透過認領流程，將該筆紀錄納入自己的帳號，成為個人成績檔案的一部分。</w:t>
      </w:r>
    </w:p>
    <w:p w14:paraId="17DD7280" w14:textId="77777777" w:rsidR="00A77E4B" w:rsidRDefault="00A77E4B">
      <w:pPr>
        <w:spacing w:after="120"/>
      </w:pPr>
    </w:p>
    <w:p w14:paraId="257E46A8" w14:textId="77777777" w:rsidR="00A77E4B" w:rsidRDefault="00000000">
      <w:pPr>
        <w:pStyle w:val="Heading3"/>
      </w:pPr>
      <w:r>
        <w:rPr>
          <w:color w:val="FF6B3D"/>
        </w:rPr>
        <w:t>認領流程</w:t>
      </w:r>
    </w:p>
    <w:p w14:paraId="786970A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選手搜尋自己的姓名，找到未認領的成績</w:t>
      </w:r>
    </w:p>
    <w:p w14:paraId="001467E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提交認領申請，上傳對應的完賽證書作為驗證依據</w:t>
      </w:r>
    </w:p>
    <w:p w14:paraId="29E3C91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助手審核通過後，成績狀態從「未認領」轉為「已認領・已公證」</w:t>
      </w:r>
    </w:p>
    <w:p w14:paraId="22A6309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上傳完賽證書的動作同時完成認領與公證，一個步驟雙重效果</w:t>
      </w:r>
    </w:p>
    <w:p w14:paraId="5CA362BA" w14:textId="77777777" w:rsidR="00A77E4B" w:rsidRDefault="00A77E4B">
      <w:pPr>
        <w:spacing w:after="120"/>
      </w:pPr>
    </w:p>
    <w:p w14:paraId="030F7129" w14:textId="77777777" w:rsidR="00A77E4B" w:rsidRDefault="00000000">
      <w:pPr>
        <w:pStyle w:val="Heading3"/>
      </w:pPr>
      <w:r>
        <w:rPr>
          <w:color w:val="FF6B3D"/>
        </w:rPr>
        <w:t>未認領成績的長期存在</w:t>
      </w:r>
    </w:p>
    <w:p w14:paraId="0274E17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未被認領的成績永久保留於策展層，不因選手未註冊而消失</w:t>
      </w:r>
    </w:p>
    <w:p w14:paraId="58FAC5E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繼續作為排行榜的公共參考資料展示</w:t>
      </w:r>
    </w:p>
    <w:p w14:paraId="27875C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在排行榜上顯示「此成績尚未被認領」的視覺提示</w:t>
      </w:r>
    </w:p>
    <w:p w14:paraId="0EE6EE35" w14:textId="77777777" w:rsidR="00A77E4B" w:rsidRDefault="00A77E4B">
      <w:pPr>
        <w:spacing w:after="120"/>
      </w:pPr>
    </w:p>
    <w:p w14:paraId="4C4D16E8" w14:textId="77777777" w:rsidR="00A77E4B" w:rsidRDefault="00000000">
      <w:pPr>
        <w:pStyle w:val="Heading2"/>
      </w:pPr>
      <w:r>
        <w:rPr>
          <w:color w:val="0D1526"/>
        </w:rPr>
        <w:t>14.3 未認領狀態的社群價值</w:t>
      </w:r>
    </w:p>
    <w:p w14:paraId="4474B033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「未認領」本身是有價值的內容狀態，帶來三層效果：</w:t>
      </w:r>
    </w:p>
    <w:p w14:paraId="4B988046" w14:textId="77777777" w:rsidR="00A77E4B" w:rsidRDefault="00A77E4B">
      <w:pPr>
        <w:spacing w:after="120"/>
      </w:pPr>
    </w:p>
    <w:p w14:paraId="347DDEEA" w14:textId="77777777" w:rsidR="00A77E4B" w:rsidRDefault="00000000">
      <w:pPr>
        <w:pStyle w:val="Heading3"/>
      </w:pPr>
      <w:r>
        <w:rPr>
          <w:color w:val="FF6B3D"/>
        </w:rPr>
        <w:t>話題性</w:t>
      </w:r>
    </w:p>
    <w:p w14:paraId="5BDD768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世界紀錄保持人或知名選手的未認領成績，在社群中自然引發討論</w:t>
      </w:r>
    </w:p>
    <w:p w14:paraId="5A19B3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鐵人三項圈子小，「有人認識 XX 嗎？叫他來認領」是真實會發生的社群互動</w:t>
      </w:r>
    </w:p>
    <w:p w14:paraId="27174CA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可定期在社群媒體發布「本月最受關注的未認領紀錄」，製造話題帶動平台曝光</w:t>
      </w:r>
    </w:p>
    <w:p w14:paraId="43E3A0AB" w14:textId="77777777" w:rsidR="00A77E4B" w:rsidRDefault="00A77E4B">
      <w:pPr>
        <w:spacing w:after="120"/>
      </w:pPr>
    </w:p>
    <w:p w14:paraId="0E979458" w14:textId="77777777" w:rsidR="00A77E4B" w:rsidRDefault="00000000">
      <w:pPr>
        <w:pStyle w:val="Heading3"/>
      </w:pPr>
      <w:r>
        <w:rPr>
          <w:color w:val="FF6B3D"/>
        </w:rPr>
        <w:t>對選手的誘因</w:t>
      </w:r>
    </w:p>
    <w:p w14:paraId="6822ADB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訊息框架從「快來註冊」變成「你的紀錄已經在這裡等你了」</w:t>
      </w:r>
    </w:p>
    <w:p w14:paraId="1570073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主動權在選手身上，降低心理門檻，提高轉換意願</w:t>
      </w:r>
    </w:p>
    <w:p w14:paraId="05D1EE3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選手搜尋自己名字時發現成績已在平台，認領行為自然發生</w:t>
      </w:r>
    </w:p>
    <w:p w14:paraId="61ABE1DB" w14:textId="77777777" w:rsidR="00A77E4B" w:rsidRDefault="00A77E4B">
      <w:pPr>
        <w:spacing w:after="120"/>
      </w:pPr>
    </w:p>
    <w:p w14:paraId="1A048BC4" w14:textId="77777777" w:rsidR="00A77E4B" w:rsidRDefault="00000000">
      <w:pPr>
        <w:pStyle w:val="Heading3"/>
      </w:pPr>
      <w:r>
        <w:rPr>
          <w:color w:val="FF6B3D"/>
        </w:rPr>
        <w:lastRenderedPageBreak/>
        <w:t>社群參與機制</w:t>
      </w:r>
    </w:p>
    <w:p w14:paraId="3B72A5A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其他用戶可以「標記」一筆未認領成績，表示「我認識這位選手，已通知他」</w:t>
      </w:r>
    </w:p>
    <w:p w14:paraId="384B0F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標記功能成本低，但讓認領變成集體行動而非只是個人行為</w:t>
      </w:r>
    </w:p>
    <w:p w14:paraId="3298D5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標記次數可作為該筆成績關注度的指標，熱門未認領成績可在首頁特別呈現</w:t>
      </w:r>
    </w:p>
    <w:p w14:paraId="2C3BAA24" w14:textId="77777777" w:rsidR="00A77E4B" w:rsidRDefault="00A77E4B">
      <w:pPr>
        <w:spacing w:after="120"/>
      </w:pPr>
    </w:p>
    <w:p w14:paraId="07FADF47" w14:textId="77777777" w:rsidR="00A77E4B" w:rsidRDefault="00000000">
      <w:pPr>
        <w:pStyle w:val="Heading2"/>
      </w:pPr>
      <w:r>
        <w:rPr>
          <w:color w:val="0D1526"/>
        </w:rPr>
        <w:t>14.4 排行榜呈現規則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C64DEE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631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成績狀態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0B7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2D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排行榜位置規則</w:t>
            </w:r>
          </w:p>
        </w:tc>
      </w:tr>
      <w:tr w:rsidR="00A77E4B" w14:paraId="477094F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09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已認領・已公證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09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公證標章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7B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最優先，排名以完賽時間為準</w:t>
            </w:r>
          </w:p>
        </w:tc>
      </w:tr>
      <w:tr w:rsidR="00A77E4B" w14:paraId="0ED5A9C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AD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未認領（策展層）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A0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「未認領」標示 + 資料來源賽事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D6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與已公證成績混合排列，時間相同則已認領優先</w:t>
            </w:r>
          </w:p>
        </w:tc>
      </w:tr>
      <w:tr w:rsidR="00A77E4B" w14:paraId="476A0EF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70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已認領・待審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EC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「待審」標示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18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排列於已公證成績之後</w:t>
            </w:r>
          </w:p>
        </w:tc>
      </w:tr>
      <w:tr w:rsidR="00A77E4B" w14:paraId="115D31E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F1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社群自填（未公證）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F7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「自填」標示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89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排列於最後，需手動切換才顯示</w:t>
            </w:r>
          </w:p>
        </w:tc>
      </w:tr>
    </w:tbl>
    <w:p w14:paraId="3F5077DC" w14:textId="77777777" w:rsidR="00A77E4B" w:rsidRDefault="00A77E4B">
      <w:pPr>
        <w:spacing w:after="120"/>
      </w:pPr>
    </w:p>
    <w:p w14:paraId="0D12FFF4" w14:textId="77777777" w:rsidR="00A77E4B" w:rsidRDefault="00000000">
      <w:pPr>
        <w:pStyle w:val="Heading2"/>
      </w:pPr>
      <w:r>
        <w:rPr>
          <w:color w:val="0D1526"/>
        </w:rPr>
        <w:t>14.5 冷啟動優勢</w:t>
      </w:r>
    </w:p>
    <w:p w14:paraId="2CF1DCA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策展層設計解決了平台冷啟動最大的問題——空榜。具體效果：</w:t>
      </w:r>
    </w:p>
    <w:p w14:paraId="55A9CDA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上線第一天即有完整的各距離歷史最速紀錄，訪客看到有意義的內容</w:t>
      </w:r>
    </w:p>
    <w:p w14:paraId="6E4440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台灣主要賽事的歷年成績由助手預先建立，本地用戶立即有參考價值</w:t>
      </w:r>
    </w:p>
    <w:p w14:paraId="4B7452C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未認領成績製造討論，帶動早期用戶自然流入</w:t>
      </w:r>
    </w:p>
    <w:p w14:paraId="48994888" w14:textId="77777777" w:rsidR="00A77E4B" w:rsidRDefault="00A77E4B">
      <w:pPr>
        <w:spacing w:after="240"/>
      </w:pPr>
    </w:p>
    <w:p w14:paraId="3B805CE1" w14:textId="77777777" w:rsidR="00A77E4B" w:rsidRDefault="00000000">
      <w:pPr>
        <w:pStyle w:val="Heading1"/>
      </w:pPr>
      <w:r>
        <w:rPr>
          <w:color w:val="060D18"/>
        </w:rPr>
        <w:t>15. 認領成績功能規格</w:t>
      </w:r>
    </w:p>
    <w:p w14:paraId="4677E48D" w14:textId="77777777" w:rsidR="00A77E4B" w:rsidRDefault="00000000">
      <w:pPr>
        <w:pStyle w:val="Heading2"/>
      </w:pPr>
      <w:r>
        <w:rPr>
          <w:color w:val="0D1526"/>
        </w:rPr>
        <w:t>15.1 User Stories</w:t>
      </w:r>
    </w:p>
    <w:p w14:paraId="0087D3A3" w14:textId="77777777" w:rsidR="00A77E4B" w:rsidRDefault="00000000">
      <w:pPr>
        <w:pStyle w:val="Heading3"/>
      </w:pPr>
      <w:r>
        <w:rPr>
          <w:color w:val="FF6B3D"/>
        </w:rPr>
        <w:t>知情人（標記人）</w:t>
      </w:r>
    </w:p>
    <w:p w14:paraId="75CEC29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認識某位未認領成績選手的用戶，我想要對那筆成績按下「我已通知本人」，讓社群知道有人在處理，這樣其他人就不會重複做同樣的事。標記完成後，我希望平台幫我產生一段包含成績資訊和認領連結的分享文字，讓我可以透過任何習慣的管道直接傳給當事人。</w:t>
      </w:r>
    </w:p>
    <w:p w14:paraId="180C2BC5" w14:textId="77777777" w:rsidR="00A77E4B" w:rsidRDefault="00A77E4B">
      <w:pPr>
        <w:spacing w:after="120"/>
      </w:pPr>
    </w:p>
    <w:p w14:paraId="25F7EED2" w14:textId="77777777" w:rsidR="00A77E4B" w:rsidRDefault="00000000">
      <w:pPr>
        <w:pStyle w:val="Heading3"/>
      </w:pPr>
      <w:r>
        <w:rPr>
          <w:color w:val="FF6B3D"/>
        </w:rPr>
        <w:t>潛在認領者（被通知的選手）</w:t>
      </w:r>
    </w:p>
    <w:p w14:paraId="3391C85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身為一位被通知的選手，當我收到通知後來到平台，我希望能立刻找到那筆成績並直接進行認領，不需要重新搜尋。完成帳號註冊後，能夠一步完成認領與公證。</w:t>
      </w:r>
    </w:p>
    <w:p w14:paraId="7AC00B45" w14:textId="77777777" w:rsidR="00A77E4B" w:rsidRDefault="00A77E4B">
      <w:pPr>
        <w:spacing w:after="120"/>
      </w:pPr>
    </w:p>
    <w:p w14:paraId="347D4975" w14:textId="77777777" w:rsidR="00A77E4B" w:rsidRDefault="00000000">
      <w:pPr>
        <w:pStyle w:val="Heading3"/>
      </w:pPr>
      <w:r>
        <w:rPr>
          <w:color w:val="FF6B3D"/>
        </w:rPr>
        <w:t>排行榜瀏覽者</w:t>
      </w:r>
    </w:p>
    <w:p w14:paraId="4577DCD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身為一位查看排行榜的訪客，我想要看到某筆未認領成績已有幾人標記通知，讓我判斷這筆成績是否正在被處理中，以及是否值得我也去協助通知。</w:t>
      </w:r>
    </w:p>
    <w:p w14:paraId="22607EC0" w14:textId="77777777" w:rsidR="00A77E4B" w:rsidRDefault="00A77E4B">
      <w:pPr>
        <w:spacing w:after="120"/>
      </w:pPr>
    </w:p>
    <w:p w14:paraId="6AEB4046" w14:textId="77777777" w:rsidR="00A77E4B" w:rsidRDefault="00000000">
      <w:pPr>
        <w:pStyle w:val="Heading2"/>
      </w:pPr>
      <w:r>
        <w:rPr>
          <w:color w:val="0D1526"/>
        </w:rPr>
        <w:lastRenderedPageBreak/>
        <w:t>15.2 標記功能規格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39252A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A3E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CDE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A77E4B" w14:paraId="0C6FD71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0A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操作權限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BE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需登入才能標記，避免匿名刷量</w:t>
            </w:r>
          </w:p>
        </w:tc>
      </w:tr>
      <w:tr w:rsidR="00A77E4B" w14:paraId="1389D2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B8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標記次數限制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09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同一用戶對同一筆成績只能標記一次（資料庫唯一約束）</w:t>
            </w:r>
          </w:p>
        </w:tc>
      </w:tr>
      <w:tr w:rsidR="00A77E4B" w14:paraId="3A766DF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25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97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同一筆成績達 5 人標記後鎖定，不再接受新標記</w:t>
            </w:r>
          </w:p>
        </w:tc>
      </w:tr>
      <w:tr w:rsidR="00A77E4B" w14:paraId="4E2D0D6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93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標記計數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79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result.claim_tag_count 反正規化快取，排行榜查詢無需 JOIN</w:t>
            </w:r>
          </w:p>
        </w:tc>
      </w:tr>
      <w:tr w:rsidR="00A77E4B" w14:paraId="128B0D5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A4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留言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F6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知情人可附上簡短留言（選填，上限 100 字）</w:t>
            </w:r>
          </w:p>
        </w:tc>
      </w:tr>
    </w:tbl>
    <w:p w14:paraId="7B8AFF17" w14:textId="77777777" w:rsidR="00A77E4B" w:rsidRDefault="00A77E4B">
      <w:pPr>
        <w:spacing w:after="120"/>
      </w:pPr>
    </w:p>
    <w:p w14:paraId="1E6922AC" w14:textId="77777777" w:rsidR="00A77E4B" w:rsidRDefault="00000000">
      <w:pPr>
        <w:pStyle w:val="Heading2"/>
      </w:pPr>
      <w:r>
        <w:rPr>
          <w:color w:val="0D1526"/>
        </w:rPr>
        <w:t>15.3 分享通知機制（分階段）</w:t>
      </w:r>
    </w:p>
    <w:p w14:paraId="4263E9FD" w14:textId="77777777" w:rsidR="00A77E4B" w:rsidRDefault="00000000">
      <w:pPr>
        <w:pStyle w:val="Heading3"/>
      </w:pPr>
      <w:r>
        <w:rPr>
          <w:color w:val="FF6B3D"/>
        </w:rPr>
        <w:t>Phase 1 — 產生分享內容，靠知情人傳遞（初期）</w:t>
      </w:r>
    </w:p>
    <w:p w14:paraId="0E14700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平台在知情人完成標記後，自動產生一段可複製或分享的文字，知情人透過自己的聯絡管道傳遞給當事人。平台不需要掌握對方的聯絡資訊。</w:t>
      </w:r>
    </w:p>
    <w:p w14:paraId="411A32E1" w14:textId="77777777" w:rsidR="00A77E4B" w:rsidRDefault="00A77E4B">
      <w:pPr>
        <w:spacing w:after="120"/>
      </w:pPr>
    </w:p>
    <w:p w14:paraId="251EAB0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分享文字範例：</w:t>
      </w:r>
    </w:p>
    <w:p w14:paraId="2493AB05" w14:textId="77777777" w:rsidR="00A77E4B" w:rsidRDefault="00000000">
      <w:pPr>
        <w:spacing w:before="80" w:after="120"/>
        <w:ind w:left="720"/>
      </w:pPr>
      <w:r>
        <w:rPr>
          <w:rFonts w:eastAsia="Arial"/>
          <w:i/>
          <w:iCs/>
          <w:color w:val="555555"/>
        </w:rPr>
        <w:t>「我在 Tri·log 看到你在 Ironman Taiwan 2023 的成績 8:12:44 還沒被認領，快來認領吧！https://trilog.app/results/[id]」</w:t>
      </w:r>
    </w:p>
    <w:p w14:paraId="5014AE3D" w14:textId="77777777" w:rsidR="00A77E4B" w:rsidRDefault="00A77E4B">
      <w:pPr>
        <w:spacing w:after="120"/>
      </w:pPr>
    </w:p>
    <w:p w14:paraId="446D48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分享按鈕呼叫 iOS / Android 原生分享介面（Web Share API）</w:t>
      </w:r>
    </w:p>
    <w:p w14:paraId="2F8A11F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LINE、WhatsApp、簡訊、複製連結等任何管道</w:t>
      </w:r>
    </w:p>
    <w:p w14:paraId="5EE08AB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分享連結直接導向該筆成績頁面，並帶入認領流程的進入點</w:t>
      </w:r>
    </w:p>
    <w:p w14:paraId="6735B790" w14:textId="77777777" w:rsidR="00A77E4B" w:rsidRDefault="00A77E4B">
      <w:pPr>
        <w:spacing w:after="120"/>
      </w:pPr>
    </w:p>
    <w:p w14:paraId="12CFF48B" w14:textId="77777777" w:rsidR="00A77E4B" w:rsidRDefault="00000000">
      <w:pPr>
        <w:pStyle w:val="Heading3"/>
      </w:pPr>
      <w:r>
        <w:rPr>
          <w:color w:val="FF6B3D"/>
        </w:rPr>
        <w:t>Phase 2 — 平台主動寄送 Email（中期）</w:t>
      </w:r>
    </w:p>
    <w:p w14:paraId="4EE53B2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當選手完成註冊並填入 Email 後，系統比對策展層是否有對應的未認領成績，主動發送通知信。</w:t>
      </w:r>
    </w:p>
    <w:p w14:paraId="4B1C46E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比對依據：姓名相似度（模糊比對）+ 國籍 + 歷年參賽賽事</w:t>
      </w:r>
    </w:p>
    <w:p w14:paraId="16D7E0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通知信內容：列出所有未認領的成績，附上一鍵認領連結</w:t>
      </w:r>
    </w:p>
    <w:p w14:paraId="72C0389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Email 發送服務建議：Resend 或 SendGrid（初期免費方案即可）</w:t>
      </w:r>
    </w:p>
    <w:p w14:paraId="53492B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每位選手最多發送一次通知，避免騷擾</w:t>
      </w:r>
    </w:p>
    <w:p w14:paraId="39259488" w14:textId="77777777" w:rsidR="00A77E4B" w:rsidRDefault="00A77E4B">
      <w:pPr>
        <w:spacing w:after="120"/>
      </w:pPr>
    </w:p>
    <w:p w14:paraId="71C002EA" w14:textId="77777777" w:rsidR="00A77E4B" w:rsidRDefault="00000000">
      <w:pPr>
        <w:pStyle w:val="Heading2"/>
      </w:pPr>
      <w:r>
        <w:rPr>
          <w:color w:val="0D1526"/>
        </w:rPr>
        <w:t>15.4 認領流程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0388C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BF3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BD0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A9B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25172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0E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14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進入成績頁面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C2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透過分享連結或自行搜尋姓名找到未認領成績</w:t>
            </w:r>
          </w:p>
        </w:tc>
      </w:tr>
      <w:tr w:rsidR="00A77E4B" w14:paraId="34C626E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EE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64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點擊「認領此成績」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F7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若未登入則先導向註冊 / 登入頁面</w:t>
            </w:r>
          </w:p>
        </w:tc>
      </w:tr>
      <w:tr w:rsidR="00A77E4B" w14:paraId="694A569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2F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95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A6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圖片或 PDF，同時完成認領申請與公證申請</w:t>
            </w:r>
          </w:p>
        </w:tc>
      </w:tr>
      <w:tr w:rsidR="00A77E4B" w14:paraId="28BB7B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4A1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95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助手審核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74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比對完賽證書與成績資料，確認一致後核准</w:t>
            </w:r>
          </w:p>
        </w:tc>
      </w:tr>
      <w:tr w:rsidR="00A77E4B" w14:paraId="71A53F8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F9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E7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CD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成績狀態更新為「已認領・已公證」，納入個人檔案</w:t>
            </w:r>
          </w:p>
        </w:tc>
      </w:tr>
    </w:tbl>
    <w:p w14:paraId="6B822EC6" w14:textId="77777777" w:rsidR="00A77E4B" w:rsidRDefault="00A77E4B">
      <w:pPr>
        <w:spacing w:after="120"/>
      </w:pPr>
    </w:p>
    <w:p w14:paraId="7C4945F5" w14:textId="77777777" w:rsidR="00A77E4B" w:rsidRDefault="00000000">
      <w:pPr>
        <w:pStyle w:val="Heading2"/>
      </w:pPr>
      <w:r>
        <w:rPr>
          <w:color w:val="0D1526"/>
        </w:rPr>
        <w:t>15.5 認領後的資料狀態</w:t>
      </w:r>
    </w:p>
    <w:p w14:paraId="220DB4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策展層原始資料保留，與帳號成績合併顯示</w:t>
      </w:r>
    </w:p>
    <w:p w14:paraId="02DB0C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athlete_id 從 null 更新為認領者的帳號 ID</w:t>
      </w:r>
    </w:p>
    <w:p w14:paraId="288033C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保留原始姓名，作為歷史紀錄</w:t>
      </w:r>
    </w:p>
    <w:p w14:paraId="594F81C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更新為 claimed，verification_status 更新為 verified</w:t>
      </w:r>
    </w:p>
    <w:p w14:paraId="5A33C03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未認領提示從排行榜移除，改顯示選手帳號頭像與公證標章</w:t>
      </w:r>
    </w:p>
    <w:p w14:paraId="0E629611" w14:textId="77777777" w:rsidR="00A77E4B" w:rsidRDefault="00A77E4B">
      <w:pPr>
        <w:spacing w:after="240"/>
      </w:pPr>
    </w:p>
    <w:p w14:paraId="7723BC99" w14:textId="77777777" w:rsidR="00A77E4B" w:rsidRDefault="00000000">
      <w:pPr>
        <w:pStyle w:val="Heading1"/>
      </w:pPr>
      <w:r>
        <w:rPr>
          <w:color w:val="060D18"/>
        </w:rPr>
        <w:t>16. 資料庫模型</w:t>
      </w:r>
    </w:p>
    <w:p w14:paraId="31074327" w14:textId="77777777" w:rsidR="00A77E4B" w:rsidRDefault="00000000">
      <w:pPr>
        <w:pStyle w:val="Heading2"/>
      </w:pPr>
      <w:r>
        <w:rPr>
          <w:color w:val="0D1526"/>
        </w:rPr>
        <w:t>16.1 資料表概覽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1A383E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F58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05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8DE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關鍵關聯</w:t>
            </w:r>
          </w:p>
        </w:tc>
      </w:tr>
      <w:tr w:rsidR="00A77E4B" w14:paraId="2F94E8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BB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D0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選手帳號，含個人資料與角色權限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61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一對多：RESULT、CLAIM_TAG、RACE_EDITOR</w:t>
            </w:r>
          </w:p>
        </w:tc>
      </w:tr>
      <w:tr w:rsidR="00A77E4B" w14:paraId="043B903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BB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3F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賽事品牌實體（如 Ironman Taiwan）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7D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一對多：RACE_EDITION、RACE_EDITOR</w:t>
            </w:r>
          </w:p>
        </w:tc>
      </w:tr>
      <w:tr w:rsidR="00A77E4B" w14:paraId="3574CD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CA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6A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賽事特定年份屆次，含天氣資料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DC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多對一：RACE；一對多：RESULT</w:t>
            </w:r>
          </w:p>
        </w:tc>
      </w:tr>
      <w:tr w:rsidR="00A77E4B" w14:paraId="0B055E4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F2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CE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單筆成績記錄，核心資料表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2E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多對一：RACE_EDITION、ATHLETE（可 null）</w:t>
            </w:r>
          </w:p>
        </w:tc>
      </w:tr>
      <w:tr w:rsidR="00A77E4B" w14:paraId="77F5AE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33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51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知情人標記紀錄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00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多對一：RESULT、ATHLETE</w:t>
            </w:r>
          </w:p>
        </w:tc>
      </w:tr>
      <w:tr w:rsidR="00A77E4B" w14:paraId="6DDF22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D5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E8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賽事資料的編輯權限管理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1B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多對一：RACE、ATHLETE</w:t>
            </w:r>
          </w:p>
        </w:tc>
      </w:tr>
    </w:tbl>
    <w:p w14:paraId="2446005D" w14:textId="77777777" w:rsidR="00A77E4B" w:rsidRDefault="00A77E4B">
      <w:pPr>
        <w:spacing w:after="120"/>
      </w:pPr>
    </w:p>
    <w:p w14:paraId="2C88C1FC" w14:textId="77777777" w:rsidR="00A77E4B" w:rsidRDefault="00000000">
      <w:pPr>
        <w:pStyle w:val="Heading2"/>
      </w:pPr>
      <w:r>
        <w:rPr>
          <w:color w:val="0D1526"/>
        </w:rPr>
        <w:t>16.2 ATHLETE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50A7A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9DF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CAA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370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11952E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75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08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9B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主鍵</w:t>
            </w:r>
          </w:p>
        </w:tc>
      </w:tr>
      <w:tr w:rsidR="00A77E4B" w14:paraId="0A0276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26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A9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B1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登入用，不公開顯示</w:t>
            </w:r>
          </w:p>
        </w:tc>
      </w:tr>
      <w:tr w:rsidR="00A77E4B" w14:paraId="209078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AC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nickname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E9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4C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1B79E1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5F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6E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30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4B09FC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25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A9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7F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429807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B0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BE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29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34EEB0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0F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70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text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62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462E0D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F4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avatar_url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EE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A3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頭像圖片</w:t>
            </w:r>
          </w:p>
        </w:tc>
      </w:tr>
      <w:tr w:rsidR="00A77E4B" w14:paraId="292623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DB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is_minor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B2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9B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依出生年份自動計算，驅動隱私預設</w:t>
            </w:r>
          </w:p>
        </w:tc>
      </w:tr>
      <w:tr w:rsidR="00A77E4B" w14:paraId="0FDDA2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2D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CD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5B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 / assistant / admin</w:t>
            </w:r>
          </w:p>
        </w:tc>
      </w:tr>
      <w:tr w:rsidR="00A77E4B" w14:paraId="5442DC7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81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B2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E96D" w14:textId="77777777" w:rsidR="00A77E4B" w:rsidRDefault="00A77E4B"/>
        </w:tc>
      </w:tr>
      <w:tr w:rsidR="00A77E4B" w14:paraId="5996D2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30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4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67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軟刪除，1 個月後永久清除</w:t>
            </w:r>
          </w:p>
        </w:tc>
      </w:tr>
    </w:tbl>
    <w:p w14:paraId="0A1AD7AF" w14:textId="77777777" w:rsidR="00A77E4B" w:rsidRDefault="00A77E4B">
      <w:pPr>
        <w:spacing w:after="120"/>
      </w:pPr>
    </w:p>
    <w:p w14:paraId="42D117B6" w14:textId="77777777" w:rsidR="00A77E4B" w:rsidRDefault="00000000">
      <w:pPr>
        <w:pStyle w:val="Heading2"/>
      </w:pPr>
      <w:r>
        <w:rPr>
          <w:color w:val="0D1526"/>
        </w:rPr>
        <w:t>16.3 RACE / RACE_EDITION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974"/>
        <w:gridCol w:w="2989"/>
      </w:tblGrid>
      <w:tr w:rsidR="00A77E4B" w14:paraId="70A8F06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715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EB3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06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3EED23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94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41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E646" w14:textId="77777777" w:rsidR="00A77E4B" w:rsidRDefault="00A77E4B"/>
        </w:tc>
      </w:tr>
      <w:tr w:rsidR="00A77E4B" w14:paraId="24296F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3A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70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0A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賽事名稱（如 Ironman Taiwan）</w:t>
            </w:r>
          </w:p>
        </w:tc>
      </w:tr>
      <w:tr w:rsidR="00A77E4B" w14:paraId="24F26F1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E9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RACE.slug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2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unique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8B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URL 用識別碼（如 ironman-taiwan）</w:t>
            </w:r>
          </w:p>
        </w:tc>
      </w:tr>
      <w:tr w:rsidR="00A77E4B" w14:paraId="3DE06C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1E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30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7C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active / inactive / cancelled</w:t>
            </w:r>
          </w:p>
        </w:tc>
      </w:tr>
      <w:tr w:rsidR="00A77E4B" w14:paraId="06F5E45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6E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RACE.country / city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18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AB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賽事所在地</w:t>
            </w:r>
          </w:p>
        </w:tc>
      </w:tr>
      <w:tr w:rsidR="00A77E4B" w14:paraId="344879C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81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RACE.lat / lng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B9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1F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GPS 座標，天氣 API 查詢用</w:t>
            </w:r>
          </w:p>
        </w:tc>
      </w:tr>
      <w:tr w:rsidR="00A77E4B" w14:paraId="5CE343F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B3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06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93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</w:t>
            </w:r>
          </w:p>
        </w:tc>
      </w:tr>
      <w:tr w:rsidR="00A77E4B" w14:paraId="2889C1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DB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70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0B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屆次年份</w:t>
            </w:r>
          </w:p>
        </w:tc>
      </w:tr>
      <w:tr w:rsidR="00A77E4B" w14:paraId="5B3D6C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34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E1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93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比賽日期</w:t>
            </w:r>
          </w:p>
        </w:tc>
      </w:tr>
      <w:tr w:rsidR="00A77E4B" w14:paraId="41A8BF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47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RACE_EDITION.race_date_end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CE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67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結束日期，多日賽事使用，單日賽事為 null</w:t>
            </w:r>
          </w:p>
        </w:tc>
      </w:tr>
      <w:tr w:rsidR="00A77E4B" w14:paraId="5C88D3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FD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RACE_EDITION.distance_category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24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0A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olympic / 70.3 / full</w:t>
            </w:r>
          </w:p>
        </w:tc>
      </w:tr>
      <w:tr w:rsidR="00A77E4B" w14:paraId="3C7069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97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RACE_EDITION.weather_source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E3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DE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 / visual-crossing / manual</w:t>
            </w:r>
          </w:p>
        </w:tc>
      </w:tr>
      <w:tr w:rsidR="00A77E4B" w14:paraId="04967D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97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RACE_EDITION.weather_data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A1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45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完整天氣資訊（氣溫、濕度、風速、風向等）</w:t>
            </w:r>
          </w:p>
        </w:tc>
      </w:tr>
    </w:tbl>
    <w:p w14:paraId="1C5EB933" w14:textId="77777777" w:rsidR="00A77E4B" w:rsidRDefault="00A77E4B">
      <w:pPr>
        <w:spacing w:after="120"/>
      </w:pPr>
    </w:p>
    <w:p w14:paraId="78F38AFA" w14:textId="77777777" w:rsidR="00A77E4B" w:rsidRDefault="00000000">
      <w:pPr>
        <w:pStyle w:val="Heading2"/>
      </w:pPr>
      <w:r>
        <w:rPr>
          <w:color w:val="0D1526"/>
        </w:rPr>
        <w:t>16.4 RESULT（核心資料表）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0D5867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948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D4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2F0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BD0CD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7C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30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1378" w14:textId="77777777" w:rsidR="00A77E4B" w:rsidRDefault="00A77E4B"/>
        </w:tc>
      </w:tr>
      <w:tr w:rsidR="00A77E4B" w14:paraId="66BC9D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E2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75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1A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所屬賽事屆次</w:t>
            </w:r>
          </w:p>
        </w:tc>
      </w:tr>
      <w:tr w:rsidR="00A77E4B" w14:paraId="1D6C10A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DF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85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FF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 代表未認領狀態</w:t>
            </w:r>
          </w:p>
        </w:tc>
      </w:tr>
      <w:tr w:rsidR="00A77E4B" w14:paraId="3B44CE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D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B5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4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策展層建立時的選手姓名，認領後仍保留</w:t>
            </w:r>
          </w:p>
        </w:tc>
      </w:tr>
      <w:tr w:rsidR="00A77E4B" w14:paraId="0FA325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A9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source_type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E9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74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curated（策展層）/ community（選手自填）</w:t>
            </w:r>
          </w:p>
        </w:tc>
      </w:tr>
      <w:tr w:rsidR="00A77E4B" w14:paraId="123A226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F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AE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1D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564C2C1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25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EC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F1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  <w:tr w:rsidR="00A77E4B" w14:paraId="26C58F7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75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69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CF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游泳時間（秒）</w:t>
            </w:r>
          </w:p>
        </w:tc>
      </w:tr>
      <w:tr w:rsidR="00A77E4B" w14:paraId="3AECDEF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2F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E4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92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換區時間（秒）</w:t>
            </w:r>
          </w:p>
        </w:tc>
      </w:tr>
      <w:tr w:rsidR="00A77E4B" w14:paraId="0260FE6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35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96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C9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自行車時間（秒）</w:t>
            </w:r>
          </w:p>
        </w:tc>
      </w:tr>
      <w:tr w:rsidR="00A77E4B" w14:paraId="3C5FBC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FE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E9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06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換區時間（秒）</w:t>
            </w:r>
          </w:p>
        </w:tc>
      </w:tr>
      <w:tr w:rsidR="00A77E4B" w14:paraId="696F3E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E8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0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D0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跑步時間（秒）</w:t>
            </w:r>
          </w:p>
        </w:tc>
      </w:tr>
      <w:tr w:rsidR="00A77E4B" w14:paraId="066681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81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F6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D8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完賽總時間（秒），排行榜排序依據</w:t>
            </w:r>
          </w:p>
        </w:tc>
      </w:tr>
      <w:tr w:rsidR="00A77E4B" w14:paraId="36DF28C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04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5E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1D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false 則不納入排行榜</w:t>
            </w:r>
          </w:p>
        </w:tc>
      </w:tr>
      <w:tr w:rsidR="00A77E4B" w14:paraId="03E4DA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0C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D8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D1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完賽證書檔案路徑</w:t>
            </w:r>
          </w:p>
        </w:tc>
      </w:tr>
      <w:tr w:rsidR="00A77E4B" w14:paraId="6BBC6FC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8B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05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7E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標記人數快取，避免排行榜查詢 JOIN</w:t>
            </w:r>
          </w:p>
        </w:tc>
      </w:tr>
      <w:tr w:rsidR="00A77E4B" w14:paraId="6D6ACD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3D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E8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50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認領時間</w:t>
            </w:r>
          </w:p>
        </w:tc>
      </w:tr>
      <w:tr w:rsidR="00A77E4B" w14:paraId="73AC16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01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25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64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公證核准時間</w:t>
            </w:r>
          </w:p>
        </w:tc>
      </w:tr>
      <w:tr w:rsidR="00A77E4B" w14:paraId="631988C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33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CF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9052" w14:textId="77777777" w:rsidR="00A77E4B" w:rsidRDefault="00A77E4B"/>
        </w:tc>
      </w:tr>
    </w:tbl>
    <w:p w14:paraId="65A054C3" w14:textId="77777777" w:rsidR="00A77E4B" w:rsidRDefault="00A77E4B">
      <w:pPr>
        <w:spacing w:after="120"/>
      </w:pPr>
    </w:p>
    <w:p w14:paraId="52E0B852" w14:textId="77777777" w:rsidR="00A77E4B" w:rsidRDefault="00000000">
      <w:pPr>
        <w:pStyle w:val="Heading2"/>
      </w:pPr>
      <w:r>
        <w:rPr>
          <w:color w:val="0D1526"/>
        </w:rPr>
        <w:t>16.5 CLAIM_TAG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32911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08D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0A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C80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27A3A7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7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8E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D65B" w14:textId="77777777" w:rsidR="00A77E4B" w:rsidRDefault="00A77E4B"/>
        </w:tc>
      </w:tr>
      <w:tr w:rsidR="00A77E4B" w14:paraId="4BCBE24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1C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1E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30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被標記的成績</w:t>
            </w:r>
          </w:p>
        </w:tc>
      </w:tr>
      <w:tr w:rsidR="00A77E4B" w14:paraId="20647C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D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tagged_by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27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EE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標記人的帳號 ID</w:t>
            </w:r>
          </w:p>
        </w:tc>
      </w:tr>
      <w:tr w:rsidR="00A77E4B" w14:paraId="6B716B0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DC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AF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A0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知情人留言，上限 100 字</w:t>
            </w:r>
          </w:p>
        </w:tc>
      </w:tr>
      <w:tr w:rsidR="00A77E4B" w14:paraId="1D74C4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1B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F7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CCF6" w14:textId="77777777" w:rsidR="00A77E4B" w:rsidRDefault="00A77E4B"/>
        </w:tc>
      </w:tr>
      <w:tr w:rsidR="00A77E4B" w14:paraId="654448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E4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8A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(result_id, tagged_by)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2A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防止同一人重複標記同一筆成績</w:t>
            </w:r>
          </w:p>
        </w:tc>
      </w:tr>
    </w:tbl>
    <w:p w14:paraId="078D5B11" w14:textId="77777777" w:rsidR="00A77E4B" w:rsidRDefault="00A77E4B">
      <w:pPr>
        <w:spacing w:after="120"/>
      </w:pPr>
    </w:p>
    <w:p w14:paraId="54EB5911" w14:textId="77777777" w:rsidR="00A77E4B" w:rsidRDefault="00000000">
      <w:pPr>
        <w:pStyle w:val="Heading2"/>
      </w:pPr>
      <w:r>
        <w:rPr>
          <w:color w:val="0D1526"/>
        </w:rPr>
        <w:t>16.6 索引建議</w:t>
      </w:r>
    </w:p>
    <w:p w14:paraId="63C4BC5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RESULT(race_edition_id, total_seconds) — 排行榜查詢主要索引</w:t>
      </w:r>
    </w:p>
    <w:p w14:paraId="0D7B17C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RESULT(athlete_id) — 個人成績頁面查詢</w:t>
      </w:r>
    </w:p>
    <w:p w14:paraId="464CC9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RESULT(claim_status, source_type) — 篩選未認領策展層成績</w:t>
      </w:r>
    </w:p>
    <w:p w14:paraId="0AC9A6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RESULT(athlete_name_snapshot) — 選手姓名搜尋（可配合全文搜尋）</w:t>
      </w:r>
    </w:p>
    <w:p w14:paraId="74FEBD9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RACE_EDITION(race_id, year) — 賽事屆次查詢</w:t>
      </w:r>
    </w:p>
    <w:p w14:paraId="6BBCBC0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CLAIM_TAG(result_id) — 統計標記人數</w:t>
      </w:r>
    </w:p>
    <w:p w14:paraId="42860E6B" w14:textId="77777777" w:rsidR="00A77E4B" w:rsidRDefault="00A77E4B">
      <w:pPr>
        <w:spacing w:after="240"/>
      </w:pPr>
    </w:p>
    <w:p w14:paraId="2BE3E96D" w14:textId="77777777" w:rsidR="00A77E4B" w:rsidRDefault="00000000">
      <w:pPr>
        <w:pStyle w:val="Heading1"/>
      </w:pPr>
      <w:r>
        <w:rPr>
          <w:color w:val="060D18"/>
        </w:rPr>
        <w:t>17. 品牌識別與域名</w:t>
      </w:r>
    </w:p>
    <w:p w14:paraId="617ECA2B" w14:textId="77777777" w:rsidR="00A77E4B" w:rsidRDefault="00000000">
      <w:pPr>
        <w:pStyle w:val="Heading2"/>
      </w:pPr>
      <w:r>
        <w:rPr>
          <w:color w:val="0D1526"/>
        </w:rPr>
        <w:t>17.1 品牌名稱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6817F60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D013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產品名稱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5D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Tri·log</w:t>
            </w:r>
          </w:p>
        </w:tc>
      </w:tr>
      <w:tr w:rsidR="00A77E4B" w14:paraId="7DE5F218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8C9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12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trilog.run</w:t>
            </w:r>
          </w:p>
        </w:tc>
      </w:tr>
      <w:tr w:rsidR="00A77E4B" w14:paraId="4EAA728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7FFF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名稱邏輯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4E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tri（三鐵 / 多邊形）+ log（記錄）。log 在 blog、vlog 的日常化脈絡下語意清晰，無技術門檻感</w:t>
            </w:r>
          </w:p>
        </w:tc>
      </w:tr>
      <w:tr w:rsidR="00A77E4B" w14:paraId="4E3B986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D22B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語意雙重性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BF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 同時指涉鐵人三項（triathlon）與多面向（multi-），為品牌未來延伸保留空間，現階段不造成誤解</w:t>
            </w:r>
          </w:p>
        </w:tc>
      </w:tr>
      <w:tr w:rsidR="00A77E4B" w14:paraId="5005B2F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0295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域名選擇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F3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.run 對鐵人三項選手語意自然（跑步 / 運作），比 .app 或 .io 更有運動社群個性</w:t>
            </w:r>
          </w:p>
        </w:tc>
      </w:tr>
      <w:tr w:rsidR="00A77E4B" w14:paraId="71FD2F9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0FDE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品牌特質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72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短、好記、有雙重語意、視覺上簡潔</w:t>
            </w:r>
          </w:p>
        </w:tc>
      </w:tr>
    </w:tbl>
    <w:p w14:paraId="1918D249" w14:textId="77777777" w:rsidR="00A77E4B" w:rsidRDefault="00A77E4B">
      <w:pPr>
        <w:spacing w:after="120"/>
      </w:pPr>
    </w:p>
    <w:p w14:paraId="6848072B" w14:textId="77777777" w:rsidR="00A77E4B" w:rsidRDefault="00000000">
      <w:pPr>
        <w:pStyle w:val="Heading2"/>
      </w:pPr>
      <w:r>
        <w:rPr>
          <w:color w:val="0D1526"/>
        </w:rPr>
        <w:t>17.2 市場定位聲明</w:t>
      </w:r>
    </w:p>
    <w:p w14:paraId="2E47F5D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是鐵人三項選手的成績記錄與排行榜平台。選手可以在這裡保存每一場賽事的完整成績歷史，與全球選手跨賽事比較，並透過策展層的最速紀錄資料庫，隨時查看各距離目前最快的是誰。</w:t>
      </w:r>
    </w:p>
    <w:p w14:paraId="19AFA85B" w14:textId="77777777" w:rsidR="00A77E4B" w:rsidRDefault="00A77E4B">
      <w:pPr>
        <w:spacing w:after="240"/>
      </w:pPr>
    </w:p>
    <w:p w14:paraId="02DA5DB7" w14:textId="77777777" w:rsidR="00A77E4B" w:rsidRDefault="00000000">
      <w:pPr>
        <w:pStyle w:val="Heading1"/>
      </w:pPr>
      <w:r>
        <w:rPr>
          <w:color w:val="060D18"/>
        </w:rPr>
        <w:t>18. 技術選型</w:t>
      </w:r>
    </w:p>
    <w:p w14:paraId="0E49E0DE" w14:textId="77777777" w:rsidR="00A77E4B" w:rsidRDefault="00000000">
      <w:pPr>
        <w:pStyle w:val="Heading2"/>
      </w:pPr>
      <w:r>
        <w:rPr>
          <w:color w:val="0D1526"/>
        </w:rPr>
        <w:t>18.1 選型原則</w:t>
      </w:r>
    </w:p>
    <w:p w14:paraId="43445E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以個人專案為前提，優先考量三個條件：Claude Code 熟悉度高、開發社群活躍（長期維護性）、初期成本趨近於零。後端與前端整合在同一框架，降低維運複雜度。</w:t>
      </w:r>
    </w:p>
    <w:p w14:paraId="30EFC10D" w14:textId="77777777" w:rsidR="00A77E4B" w:rsidRDefault="00A77E4B">
      <w:pPr>
        <w:spacing w:after="120"/>
      </w:pPr>
    </w:p>
    <w:p w14:paraId="78CDD2C8" w14:textId="77777777" w:rsidR="00A77E4B" w:rsidRDefault="00000000">
      <w:pPr>
        <w:pStyle w:val="Heading2"/>
      </w:pPr>
      <w:r>
        <w:rPr>
          <w:color w:val="0D1526"/>
        </w:rPr>
        <w:t>18.2 技術堆疊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4692D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324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802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選擇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0D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A77E4B" w14:paraId="595B457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7B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前端框架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A8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+ TypeScript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6D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社群最活躍；Claude Code 掌握度高；Vercel 原生支援；API 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Routes / Server Actions 整合前後端，無需獨立後端服務</w:t>
            </w:r>
          </w:p>
        </w:tc>
      </w:tr>
      <w:tr w:rsidR="00A77E4B" w14:paraId="277B9A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0F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樣式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2C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2D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Claude Code 生成 UI 的首選；開發速度快；無需維護 CSS 檔案</w:t>
            </w:r>
          </w:p>
        </w:tc>
      </w:tr>
      <w:tr w:rsidR="00A77E4B" w14:paraId="3149A7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80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AB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CA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免費方案足夠初期使用；Auth、Database、Storage 三合一；社群活躍；Claude Code 熟悉</w:t>
            </w:r>
          </w:p>
        </w:tc>
      </w:tr>
      <w:tr w:rsidR="00A77E4B" w14:paraId="21675D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A0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85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8F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內建 Email、Google、Apple 登入；免費；與資料庫整合無縫</w:t>
            </w:r>
          </w:p>
        </w:tc>
      </w:tr>
      <w:tr w:rsidR="00A77E4B" w14:paraId="75394A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AB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檔案儲存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BA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27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完賽證書上傳；免費方案含 1GB；與資料庫同一服務</w:t>
            </w:r>
          </w:p>
        </w:tc>
      </w:tr>
      <w:tr w:rsidR="00A77E4B" w14:paraId="3B21697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37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3C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39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免費方案；零設定 CI/CD；Next.js 原生整合；自動 Preview 環境</w:t>
            </w:r>
          </w:p>
        </w:tc>
      </w:tr>
      <w:tr w:rsidR="00A77E4B" w14:paraId="41DAA5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3C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6D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90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完全免費；無需 API Key；歷史天氣查詢支援；社群穩定</w:t>
            </w:r>
          </w:p>
        </w:tc>
      </w:tr>
      <w:tr w:rsidR="00A77E4B" w14:paraId="2F39815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C3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C9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E5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 3,000 封 / 月；API 設計簡潔；Claude Code 整合快速</w:t>
            </w:r>
          </w:p>
        </w:tc>
      </w:tr>
      <w:tr w:rsidR="00A77E4B" w14:paraId="4B2B9A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CC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語言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0B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TypeScript（全程）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D8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型別安全讓 Claude Code 生成的程式碼更可靠；重構更安全</w:t>
            </w:r>
          </w:p>
        </w:tc>
      </w:tr>
    </w:tbl>
    <w:p w14:paraId="62C39EED" w14:textId="77777777" w:rsidR="00A77E4B" w:rsidRDefault="00A77E4B">
      <w:pPr>
        <w:spacing w:after="120"/>
      </w:pPr>
    </w:p>
    <w:p w14:paraId="05B4CEE1" w14:textId="77777777" w:rsidR="00A77E4B" w:rsidRDefault="00000000">
      <w:pPr>
        <w:pStyle w:val="Heading2"/>
      </w:pPr>
      <w:r>
        <w:rPr>
          <w:color w:val="0D1526"/>
        </w:rPr>
        <w:t>18.3 免費方案限制與升級時機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178A9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4CF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F85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免費方案限制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4CE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升級時機</w:t>
            </w:r>
          </w:p>
        </w:tc>
      </w:tr>
      <w:tr w:rsidR="00A77E4B" w14:paraId="1D778C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C2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C1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500MB DB、1GB Storage、50,000 MAU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EE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用戶數突破 10,000 或儲存空間不足時</w:t>
            </w:r>
          </w:p>
        </w:tc>
      </w:tr>
      <w:tr w:rsidR="00A77E4B" w14:paraId="2DBD04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1E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3B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100GB 頻寬 / 月、無商業用途限制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D5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流量大幅成長或需要進階分析時</w:t>
            </w:r>
          </w:p>
        </w:tc>
      </w:tr>
      <w:tr w:rsidR="00A77E4B" w14:paraId="68FA0F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90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88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3,000 封 / 月、1 個域名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08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通知量成長時（約 $20/月起）</w:t>
            </w:r>
          </w:p>
        </w:tc>
      </w:tr>
      <w:tr w:rsidR="00A77E4B" w14:paraId="15142EF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95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62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無限制，完全免費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DA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無需升級</w:t>
            </w:r>
          </w:p>
        </w:tc>
      </w:tr>
    </w:tbl>
    <w:p w14:paraId="425A9871" w14:textId="77777777" w:rsidR="00A77E4B" w:rsidRDefault="00A77E4B">
      <w:pPr>
        <w:spacing w:after="120"/>
      </w:pPr>
    </w:p>
    <w:p w14:paraId="2896F14E" w14:textId="77777777" w:rsidR="00A77E4B" w:rsidRDefault="00000000">
      <w:pPr>
        <w:pStyle w:val="Heading2"/>
      </w:pPr>
      <w:r>
        <w:rPr>
          <w:color w:val="0D1526"/>
        </w:rPr>
        <w:t>18.4 本地開發環境</w:t>
      </w:r>
    </w:p>
    <w:p w14:paraId="41B4176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Node.js 20 LTS</w:t>
      </w:r>
    </w:p>
    <w:p w14:paraId="34F28AA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Supabase CLI — 本地模擬資料庫與 Auth，開發時不消耗雲端配額</w:t>
      </w:r>
    </w:p>
    <w:p w14:paraId="57BD35E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環境變數管理：.env.local（開發）/ Vercel 環境變數（正式）</w:t>
      </w:r>
    </w:p>
    <w:p w14:paraId="10C8C81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Git + GitHub — 版本控制，Vercel 串接 GitHub 自動部署</w:t>
      </w:r>
    </w:p>
    <w:p w14:paraId="01B0DB8C" w14:textId="77777777" w:rsidR="00A77E4B" w:rsidRDefault="00A77E4B">
      <w:pPr>
        <w:spacing w:after="240"/>
      </w:pPr>
    </w:p>
    <w:p w14:paraId="78E33E62" w14:textId="77777777" w:rsidR="00A77E4B" w:rsidRDefault="00000000">
      <w:pPr>
        <w:pStyle w:val="Heading1"/>
      </w:pPr>
      <w:r>
        <w:rPr>
          <w:color w:val="060D18"/>
        </w:rPr>
        <w:lastRenderedPageBreak/>
        <w:t>19. API 設計</w:t>
      </w:r>
    </w:p>
    <w:p w14:paraId="40DD1C1B" w14:textId="77777777" w:rsidR="00A77E4B" w:rsidRDefault="00000000">
      <w:pPr>
        <w:pStyle w:val="Heading2"/>
      </w:pPr>
      <w:r>
        <w:rPr>
          <w:color w:val="0D1526"/>
        </w:rPr>
        <w:t>19.1 設計原則</w:t>
      </w:r>
    </w:p>
    <w:p w14:paraId="7D8C14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REST 慣例，資源名稱用複數名詞</w:t>
      </w:r>
    </w:p>
    <w:p w14:paraId="020699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賽事以 slug（如 ironman-taiwan）取代 UUID，URL 易讀且有 SEO 價值</w:t>
      </w:r>
    </w:p>
    <w:p w14:paraId="523D55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權限分三層：公開（無需登入）、登入（一般選手）、助手（策展層操作）</w:t>
      </w:r>
    </w:p>
    <w:p w14:paraId="160A6C5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Next.js App Router，每個端點對應 app/api/ 下的 Route Handler</w:t>
      </w:r>
    </w:p>
    <w:p w14:paraId="28EBEDB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回應格式統一為 JSON，分頁預設 50 筆</w:t>
      </w:r>
    </w:p>
    <w:p w14:paraId="7E0BA60C" w14:textId="77777777" w:rsidR="00A77E4B" w:rsidRDefault="00A77E4B">
      <w:pPr>
        <w:spacing w:after="120"/>
      </w:pPr>
    </w:p>
    <w:p w14:paraId="1FEE2461" w14:textId="77777777" w:rsidR="00A77E4B" w:rsidRDefault="00000000">
      <w:pPr>
        <w:pStyle w:val="Heading2"/>
      </w:pPr>
      <w:r>
        <w:rPr>
          <w:color w:val="0D1526"/>
        </w:rPr>
        <w:t>19.2 排行榜 /api/leaderboard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653"/>
        <w:gridCol w:w="1941"/>
        <w:gridCol w:w="2023"/>
      </w:tblGrid>
      <w:tr w:rsidR="00A77E4B" w14:paraId="728089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670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E79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4AF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239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73693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F4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28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DA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29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取得排行榜，支援 distance / gender / age_group / nationality / race_id 篩選</w:t>
            </w:r>
          </w:p>
        </w:tc>
      </w:tr>
      <w:tr w:rsidR="00A77E4B" w14:paraId="5291FD2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B0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38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/api/leaderboard/records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9A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05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各距離歷史最速紀錄（策展層頂點）</w:t>
            </w:r>
          </w:p>
        </w:tc>
      </w:tr>
      <w:tr w:rsidR="00A77E4B" w14:paraId="4BD03C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DD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00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D8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DB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依標記次數排序的熱門未認領成績清單</w:t>
            </w:r>
          </w:p>
        </w:tc>
      </w:tr>
    </w:tbl>
    <w:p w14:paraId="0EA350FE" w14:textId="77777777" w:rsidR="00A77E4B" w:rsidRDefault="00A77E4B">
      <w:pPr>
        <w:spacing w:after="120"/>
      </w:pPr>
    </w:p>
    <w:p w14:paraId="2A66E489" w14:textId="77777777" w:rsidR="00A77E4B" w:rsidRDefault="00000000">
      <w:pPr>
        <w:pStyle w:val="Heading2"/>
      </w:pPr>
      <w:r>
        <w:rPr>
          <w:color w:val="0D1526"/>
        </w:rPr>
        <w:t>19.3 成績 /api/results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386"/>
        <w:gridCol w:w="2014"/>
        <w:gridCol w:w="2105"/>
      </w:tblGrid>
      <w:tr w:rsidR="00A77E4B" w14:paraId="280988C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217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362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8B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E1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2BD45F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D8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1A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02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A3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搜尋成績，支援 athlete_name / race_edition_id / claim_status 篩選</w:t>
            </w:r>
          </w:p>
        </w:tc>
      </w:tr>
      <w:tr w:rsidR="00A77E4B" w14:paraId="5CF877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D5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94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D8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0F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取得單筆成績詳細資料（含分項時間、認領狀態、標記數）</w:t>
            </w:r>
          </w:p>
        </w:tc>
      </w:tr>
      <w:tr w:rsidR="00A77E4B" w14:paraId="4DB8894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B3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40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7D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96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新增成績記錄（社群層），source_type 自動設為 community</w:t>
            </w:r>
          </w:p>
        </w:tc>
      </w:tr>
      <w:tr w:rsidR="00A77E4B" w14:paraId="593A47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36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2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49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F8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修改自己的成績（僅限本人，策展層未認領成績不可修改）</w:t>
            </w:r>
          </w:p>
        </w:tc>
      </w:tr>
      <w:tr w:rsidR="00A77E4B" w14:paraId="060041B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CB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11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8E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BC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上傳完賽證書，觸發公證流程，verification_status 更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新為 pending</w:t>
            </w:r>
          </w:p>
        </w:tc>
      </w:tr>
      <w:tr w:rsidR="00A77E4B" w14:paraId="4F3ECD4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C4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9F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9D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141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認領未認領成績，同步上傳證書，claim_status 更新為 pending</w:t>
            </w:r>
          </w:p>
        </w:tc>
      </w:tr>
    </w:tbl>
    <w:p w14:paraId="37555670" w14:textId="77777777" w:rsidR="00A77E4B" w:rsidRDefault="00A77E4B">
      <w:pPr>
        <w:spacing w:after="120"/>
      </w:pPr>
    </w:p>
    <w:p w14:paraId="5FE1CB05" w14:textId="77777777" w:rsidR="00A77E4B" w:rsidRDefault="00000000">
      <w:pPr>
        <w:pStyle w:val="Heading2"/>
      </w:pPr>
      <w:r>
        <w:rPr>
          <w:color w:val="0D1526"/>
        </w:rPr>
        <w:t>19.4 標記 /api/results/:id/tags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4"/>
        <w:gridCol w:w="2004"/>
        <w:gridCol w:w="2034"/>
      </w:tblGrid>
      <w:tr w:rsidR="00A77E4B" w14:paraId="3A78F3D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71D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CB3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2C0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7B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6FFBE7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391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64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41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E2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標記未認領成績「我已通知本人」，回傳分享文字與 Web Share 連結</w:t>
            </w:r>
          </w:p>
        </w:tc>
      </w:tr>
      <w:tr w:rsidR="00A77E4B" w14:paraId="60584CF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F1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56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F2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CE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取得該成績的標記列表（顯示知情人與留言）</w:t>
            </w:r>
          </w:p>
        </w:tc>
      </w:tr>
      <w:tr w:rsidR="00A77E4B" w14:paraId="6A72D5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8F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87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/api/results/:id/tags/:tagId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08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3C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撤銷自己的標記</w:t>
            </w:r>
          </w:p>
        </w:tc>
      </w:tr>
    </w:tbl>
    <w:p w14:paraId="526F63B0" w14:textId="77777777" w:rsidR="00A77E4B" w:rsidRDefault="00A77E4B">
      <w:pPr>
        <w:spacing w:after="120"/>
      </w:pPr>
    </w:p>
    <w:p w14:paraId="16504529" w14:textId="77777777" w:rsidR="00A77E4B" w:rsidRDefault="00000000">
      <w:pPr>
        <w:pStyle w:val="Heading2"/>
      </w:pPr>
      <w:r>
        <w:rPr>
          <w:color w:val="0D1526"/>
        </w:rPr>
        <w:t>19.5 賽事 /api/races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3475"/>
        <w:gridCol w:w="1573"/>
        <w:gridCol w:w="2038"/>
      </w:tblGrid>
      <w:tr w:rsidR="00A77E4B" w14:paraId="0454634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F0C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46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DE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06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4A8BF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71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9B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71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46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列出賽事，支援 country / status / distance_category 篩選</w:t>
            </w:r>
          </w:p>
        </w:tc>
      </w:tr>
      <w:tr w:rsidR="00A77E4B" w14:paraId="0985891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73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36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4D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3A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取得賽事詳細資料（含所有屆次列表）</w:t>
            </w:r>
          </w:p>
        </w:tc>
      </w:tr>
      <w:tr w:rsidR="00A77E4B" w14:paraId="7A29DBD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F5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12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4F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3B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取得特定屆次資料（含天氣資訊、成績分佈）</w:t>
            </w:r>
          </w:p>
        </w:tc>
      </w:tr>
      <w:tr w:rsidR="00A77E4B" w14:paraId="713276D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F0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6C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15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50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新增賽事</w:t>
            </w:r>
          </w:p>
        </w:tc>
      </w:tr>
      <w:tr w:rsidR="00A77E4B" w14:paraId="7EC5EB5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07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C6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57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F9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更新賽事基本資料</w:t>
            </w:r>
          </w:p>
        </w:tc>
      </w:tr>
      <w:tr w:rsidR="00A77E4B" w14:paraId="6EF34EF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BC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98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7C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B0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新增屆次，自動觸發 Open-Meteo 天氣資料查詢</w:t>
            </w:r>
          </w:p>
        </w:tc>
      </w:tr>
      <w:tr w:rsidR="00A77E4B" w14:paraId="6531E4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DC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10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0F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AB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批次新增策展層成績（source_type: curated）</w:t>
            </w:r>
          </w:p>
        </w:tc>
      </w:tr>
    </w:tbl>
    <w:p w14:paraId="46111141" w14:textId="77777777" w:rsidR="00A77E4B" w:rsidRDefault="00A77E4B">
      <w:pPr>
        <w:spacing w:after="120"/>
      </w:pPr>
    </w:p>
    <w:p w14:paraId="17CFC0EF" w14:textId="77777777" w:rsidR="00A77E4B" w:rsidRDefault="00000000">
      <w:pPr>
        <w:pStyle w:val="Heading2"/>
      </w:pPr>
      <w:r>
        <w:rPr>
          <w:color w:val="0D1526"/>
        </w:rPr>
        <w:lastRenderedPageBreak/>
        <w:t>19.6 選手 /api/athletes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2D0BBBC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4DE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FF1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F85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D31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6C7A32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30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57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00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96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取得選手公開 Profile（nickname、nationality、公開成績列表）</w:t>
            </w:r>
          </w:p>
        </w:tc>
      </w:tr>
      <w:tr w:rsidR="00A77E4B" w14:paraId="5FE28A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E6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42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47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3C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取得自己的完整資料（含私人成績、帳號設定）</w:t>
            </w:r>
          </w:p>
        </w:tc>
      </w:tr>
      <w:tr w:rsidR="00A77E4B" w14:paraId="099078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6D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D3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CC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84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更新個人 Profile（nickname、gender、birth_year、nationality 等）</w:t>
            </w:r>
          </w:p>
        </w:tc>
      </w:tr>
      <w:tr w:rsidR="00A77E4B" w14:paraId="036F02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BF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4A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07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35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申請刪除帳號，deleted_at 設為當下，1 個月後系統清除</w:t>
            </w:r>
          </w:p>
        </w:tc>
      </w:tr>
    </w:tbl>
    <w:p w14:paraId="54C0F7F1" w14:textId="77777777" w:rsidR="00A77E4B" w:rsidRDefault="00A77E4B">
      <w:pPr>
        <w:spacing w:after="120"/>
      </w:pPr>
    </w:p>
    <w:p w14:paraId="09F4BEE8" w14:textId="77777777" w:rsidR="00A77E4B" w:rsidRDefault="00000000">
      <w:pPr>
        <w:pStyle w:val="Heading2"/>
      </w:pPr>
      <w:r>
        <w:rPr>
          <w:color w:val="0D1526"/>
        </w:rPr>
        <w:t>19.7 管理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542"/>
        <w:gridCol w:w="1947"/>
        <w:gridCol w:w="2120"/>
      </w:tblGrid>
      <w:tr w:rsidR="00A77E4B" w14:paraId="269430F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82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85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296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ACF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13471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0D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79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3D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32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列出待審核的公證申請（verification_status: pending）</w:t>
            </w:r>
          </w:p>
        </w:tc>
      </w:tr>
      <w:tr w:rsidR="00A77E4B" w14:paraId="0E7B2C6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9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78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C2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D7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核准或拒絕公證申請，更新 verification_status 與 claim_status</w:t>
            </w:r>
          </w:p>
        </w:tc>
      </w:tr>
      <w:tr w:rsidR="00A77E4B" w14:paraId="60C99E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D1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AE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/api/admin/claims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96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1C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列出待審核的認領申請（claim_status: pending）</w:t>
            </w:r>
          </w:p>
        </w:tc>
      </w:tr>
    </w:tbl>
    <w:p w14:paraId="31D1C0A8" w14:textId="77777777" w:rsidR="00A77E4B" w:rsidRDefault="00A77E4B">
      <w:pPr>
        <w:spacing w:after="120"/>
      </w:pPr>
    </w:p>
    <w:p w14:paraId="56D8BD0E" w14:textId="77777777" w:rsidR="00A77E4B" w:rsidRDefault="00000000">
      <w:pPr>
        <w:pStyle w:val="Heading2"/>
      </w:pPr>
      <w:r>
        <w:rPr>
          <w:color w:val="0D1526"/>
        </w:rPr>
        <w:t>19.8 特別說明</w:t>
      </w:r>
    </w:p>
    <w:p w14:paraId="53D99BA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/api/results/:id/tags 回傳內容包含預組好的分享文字與目標成績 URL，供前端直接呼叫 Web Share API（Phase 1 通知機制）</w:t>
      </w:r>
    </w:p>
    <w:p w14:paraId="5E34254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/api/races/:slug/editions 新增屆次時，系統自動以賽事 GPS 座標 + 比賽日期查詢 Open-Meteo，天氣資料完全自動化，助手無需手動填寫</w:t>
      </w:r>
    </w:p>
    <w:p w14:paraId="11874B6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排行榜查詢使用 RESULT(race_edition_id, total_seconds) 複合索引，避免全表掃描</w:t>
      </w:r>
    </w:p>
    <w:p w14:paraId="0E642E6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所有時間欄位以秒（integer）儲存，前端負責格式化顯示為 HH:MM:SS</w:t>
      </w:r>
    </w:p>
    <w:p w14:paraId="345598B6" w14:textId="77777777" w:rsidR="00A77E4B" w:rsidRDefault="00A77E4B">
      <w:pPr>
        <w:spacing w:after="240"/>
      </w:pPr>
    </w:p>
    <w:p w14:paraId="52D04FCA" w14:textId="77777777" w:rsidR="00A77E4B" w:rsidRDefault="00000000">
      <w:pPr>
        <w:pStyle w:val="Heading1"/>
      </w:pPr>
      <w:r>
        <w:rPr>
          <w:color w:val="060D18"/>
        </w:rPr>
        <w:lastRenderedPageBreak/>
        <w:t>20. 接力成績規格</w:t>
      </w:r>
    </w:p>
    <w:p w14:paraId="1C91D1C6" w14:textId="77777777" w:rsidR="00A77E4B" w:rsidRDefault="00000000">
      <w:pPr>
        <w:pStyle w:val="Heading2"/>
      </w:pPr>
      <w:r>
        <w:rPr>
          <w:color w:val="0D1526"/>
        </w:rPr>
        <w:t>20.1 核心設計原則</w:t>
      </w:r>
    </w:p>
    <w:p w14:paraId="212967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以人為單位：每位接力成員擁有個人帳號，接力的分項時間歸屬到個人頁面</w:t>
      </w:r>
    </w:p>
    <w:p w14:paraId="4C67354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接力選手是 solo 參賽的潛在用戶，個人歷史記錄從接力就開始累積</w:t>
      </w:r>
    </w:p>
    <w:p w14:paraId="2E73FD8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每場賽事的隊伍組合都是全新的，不跨賽事維護固定隊伍</w:t>
      </w:r>
    </w:p>
    <w:p w14:paraId="32D0D20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隊名欄位保留，若同一批人重複使用相同隊名，資料自然形成跨賽事歷史，未來可視需求呈現</w:t>
      </w:r>
    </w:p>
    <w:p w14:paraId="1015DE57" w14:textId="77777777" w:rsidR="00A77E4B" w:rsidRDefault="00A77E4B">
      <w:pPr>
        <w:spacing w:after="120"/>
      </w:pPr>
    </w:p>
    <w:p w14:paraId="31FF5EE3" w14:textId="77777777" w:rsidR="00A77E4B" w:rsidRDefault="00000000">
      <w:pPr>
        <w:pStyle w:val="Heading2"/>
      </w:pPr>
      <w:r>
        <w:rPr>
          <w:color w:val="0D1526"/>
        </w:rPr>
        <w:t>20.2 接力結構</w:t>
      </w:r>
    </w:p>
    <w:p w14:paraId="2CE7F58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接力隊由 1–3 名成員組成，彈性分配三個分項（游泳、自行車、跑步）。一名成員可以負責 1 項或 2 項，不強制一人一項。</w:t>
      </w:r>
    </w:p>
    <w:p w14:paraId="59C3AF7C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7A3BCA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07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組合類型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89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78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A77E4B" w14:paraId="0DAC651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F5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三人接力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87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每人各負責一項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73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自行車、C 跑步</w:t>
            </w:r>
          </w:p>
        </w:tc>
      </w:tr>
      <w:tr w:rsidR="00A77E4B" w14:paraId="75EB77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9A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兩人接力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89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一人負責兩項，另一人負責一項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4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游泳＋自行車、B 跑步</w:t>
            </w:r>
          </w:p>
        </w:tc>
      </w:tr>
      <w:tr w:rsidR="00A77E4B" w14:paraId="68138F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AC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其他組合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2E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依賽事規則允許的任何分配方式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66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自行車＋跑步</w:t>
            </w:r>
          </w:p>
        </w:tc>
      </w:tr>
    </w:tbl>
    <w:p w14:paraId="5186262F" w14:textId="77777777" w:rsidR="00A77E4B" w:rsidRDefault="00A77E4B">
      <w:pPr>
        <w:spacing w:after="120"/>
      </w:pPr>
    </w:p>
    <w:p w14:paraId="2273A8CD" w14:textId="77777777" w:rsidR="00A77E4B" w:rsidRDefault="00000000">
      <w:pPr>
        <w:pStyle w:val="Heading2"/>
      </w:pPr>
      <w:r>
        <w:rPr>
          <w:color w:val="0D1526"/>
        </w:rPr>
        <w:t>20.3 資料模型擴充</w:t>
      </w:r>
    </w:p>
    <w:p w14:paraId="4A1F7E23" w14:textId="77777777" w:rsidR="00A77E4B" w:rsidRDefault="00000000">
      <w:pPr>
        <w:pStyle w:val="Heading3"/>
      </w:pPr>
      <w:r>
        <w:rPr>
          <w:color w:val="FF6B3D"/>
        </w:rPr>
        <w:t>新增 TEAM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0FB274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F15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3EC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F2E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37CCC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4C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DF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8AE1" w14:textId="77777777" w:rsidR="00A77E4B" w:rsidRDefault="00A77E4B"/>
        </w:tc>
      </w:tr>
      <w:tr w:rsidR="00A77E4B" w14:paraId="34FE22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DA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CB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A1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對應 RESULT 表的隊伍整體成績</w:t>
            </w:r>
          </w:p>
        </w:tc>
      </w:tr>
      <w:tr w:rsidR="00A77E4B" w14:paraId="6B5E309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B5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05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8A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隊名，選填，可跨賽事重複使用</w:t>
            </w:r>
          </w:p>
        </w:tc>
      </w:tr>
      <w:tr w:rsidR="00A77E4B" w14:paraId="642E8D1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43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40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3E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male / female / mixed，依賽事慣例分組</w:t>
            </w:r>
          </w:p>
        </w:tc>
      </w:tr>
      <w:tr w:rsidR="00A77E4B" w14:paraId="044206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4E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45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E5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換區時間，隊伍層級共同承擔</w:t>
            </w:r>
          </w:p>
        </w:tc>
      </w:tr>
      <w:tr w:rsidR="00A77E4B" w14:paraId="26A039E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8A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80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49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換區時間，隊伍層級共同承擔</w:t>
            </w:r>
          </w:p>
        </w:tc>
      </w:tr>
      <w:tr w:rsidR="00A77E4B" w14:paraId="08A7A5F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79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55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ACF3" w14:textId="77777777" w:rsidR="00A77E4B" w:rsidRDefault="00A77E4B"/>
        </w:tc>
      </w:tr>
    </w:tbl>
    <w:p w14:paraId="2296DDB5" w14:textId="77777777" w:rsidR="00A77E4B" w:rsidRDefault="00A77E4B">
      <w:pPr>
        <w:spacing w:after="120"/>
      </w:pPr>
    </w:p>
    <w:p w14:paraId="10C42E97" w14:textId="77777777" w:rsidR="00A77E4B" w:rsidRDefault="00000000">
      <w:pPr>
        <w:pStyle w:val="Heading3"/>
      </w:pPr>
      <w:r>
        <w:rPr>
          <w:color w:val="FF6B3D"/>
        </w:rPr>
        <w:t>新增 TEAM_MEMBER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C99354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156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9D6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A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79D3A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73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9F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3168" w14:textId="77777777" w:rsidR="00A77E4B" w:rsidRDefault="00A77E4B"/>
        </w:tc>
      </w:tr>
      <w:tr w:rsidR="00A77E4B" w14:paraId="2E79539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D5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0E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AB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所屬隊伍</w:t>
            </w:r>
          </w:p>
        </w:tc>
      </w:tr>
      <w:tr w:rsidR="00A77E4B" w14:paraId="12A7A18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B2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DE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93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成員帳號，未認領時為 null</w:t>
            </w:r>
          </w:p>
        </w:tc>
      </w:tr>
      <w:tr w:rsidR="00A77E4B" w14:paraId="02C2ADC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61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E9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95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未認領時保存姓名</w:t>
            </w:r>
          </w:p>
        </w:tc>
      </w:tr>
      <w:tr w:rsidR="00A77E4B" w14:paraId="2734AD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B8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disciplines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E3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8B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負責的分項，如 ['swim'] 或 ['bike','run']</w:t>
            </w:r>
          </w:p>
        </w:tc>
      </w:tr>
      <w:tr w:rsidR="00A77E4B" w14:paraId="3E55E3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00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split_seconds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D1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0C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該成員負責分項的合計時間（秒）</w:t>
            </w:r>
          </w:p>
        </w:tc>
      </w:tr>
      <w:tr w:rsidR="00A77E4B" w14:paraId="3A822E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8F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52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13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66A45E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58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35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36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</w:tbl>
    <w:p w14:paraId="4ADB5463" w14:textId="77777777" w:rsidR="00A77E4B" w:rsidRDefault="00A77E4B">
      <w:pPr>
        <w:spacing w:after="120"/>
      </w:pPr>
    </w:p>
    <w:p w14:paraId="5B413813" w14:textId="77777777" w:rsidR="00A77E4B" w:rsidRDefault="00000000">
      <w:pPr>
        <w:pStyle w:val="Heading3"/>
      </w:pPr>
      <w:r>
        <w:rPr>
          <w:color w:val="FF6B3D"/>
        </w:rPr>
        <w:t>RESULT 表擴充</w:t>
      </w:r>
    </w:p>
    <w:p w14:paraId="7011102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result_type 欄位：solo / relay，區分個人與接力成績</w:t>
      </w:r>
    </w:p>
    <w:p w14:paraId="59A4E3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接力成績的 athlete_id 設為 null，由 TEAM 表管理成員關係</w:t>
      </w:r>
    </w:p>
    <w:p w14:paraId="25B40A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total_seconds 仍為完賽總時間，排行榜排序依據不變</w:t>
      </w:r>
    </w:p>
    <w:p w14:paraId="06F76FEA" w14:textId="77777777" w:rsidR="00A77E4B" w:rsidRDefault="00A77E4B">
      <w:pPr>
        <w:spacing w:after="120"/>
      </w:pPr>
    </w:p>
    <w:p w14:paraId="5D8D1862" w14:textId="77777777" w:rsidR="00A77E4B" w:rsidRDefault="00000000">
      <w:pPr>
        <w:pStyle w:val="Heading2"/>
      </w:pPr>
      <w:r>
        <w:rPr>
          <w:color w:val="0D1526"/>
        </w:rPr>
        <w:t>20.4 T1 / T2 換區時間歸屬</w:t>
      </w:r>
    </w:p>
    <w:p w14:paraId="08ED402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接力賽的換區時間在實務上存在計時系統差異（晶片偵測點不同），無法精確歸屬到特定成員。採以下設計：</w:t>
      </w:r>
    </w:p>
    <w:p w14:paraId="10C37F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T1、T2 作為隊伍層級欄位，存放在 TEAM 表，不強制歸屬任何成員</w:t>
      </w:r>
    </w:p>
    <w:p w14:paraId="370F53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成員的 split_seconds 只計算自己負責分項的純運動時間，不含換區</w:t>
      </w:r>
    </w:p>
    <w:p w14:paraId="620177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隊伍完賽時間 = 所有成員 split_seconds 之和 + T1 + T2</w:t>
      </w:r>
    </w:p>
    <w:p w14:paraId="6D4CE5AD" w14:textId="77777777" w:rsidR="00A77E4B" w:rsidRDefault="00A77E4B">
      <w:pPr>
        <w:spacing w:after="120"/>
      </w:pPr>
    </w:p>
    <w:p w14:paraId="3A141536" w14:textId="77777777" w:rsidR="00A77E4B" w:rsidRDefault="00000000">
      <w:pPr>
        <w:pStyle w:val="Heading2"/>
      </w:pPr>
      <w:r>
        <w:rPr>
          <w:color w:val="0D1526"/>
        </w:rPr>
        <w:t>20.5 排行榜設計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79DC6B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79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CED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</w:t>
            </w:r>
          </w:p>
        </w:tc>
      </w:tr>
      <w:tr w:rsidR="00A77E4B" w14:paraId="35CB38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1C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榜單獨立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53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接力榜與 solo 榜完全分開，不混合排列</w:t>
            </w:r>
          </w:p>
        </w:tc>
      </w:tr>
      <w:tr w:rsidR="00A77E4B" w14:paraId="46245E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B2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63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沿用賽事慣例：男子組、女子組、混合組</w:t>
            </w:r>
          </w:p>
        </w:tc>
      </w:tr>
      <w:tr w:rsidR="00A77E4B" w14:paraId="163A0A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BA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AF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初期不做接力的年齡組分組，以隊伍整體參賽為單位</w:t>
            </w:r>
          </w:p>
        </w:tc>
      </w:tr>
      <w:tr w:rsidR="00A77E4B" w14:paraId="1D46EDF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ED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地區篩選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A7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依隊伍成員的國籍多數決，或依隊長（第一位認領者）國籍</w:t>
            </w:r>
          </w:p>
        </w:tc>
      </w:tr>
      <w:tr w:rsidR="00A77E4B" w14:paraId="0F86761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75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賽事接力紀錄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35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策展層不主動收錄接力歷史；社群層成績自然形成各賽事接力最速紀錄</w:t>
            </w:r>
          </w:p>
        </w:tc>
      </w:tr>
    </w:tbl>
    <w:p w14:paraId="346C7458" w14:textId="77777777" w:rsidR="00A77E4B" w:rsidRDefault="00A77E4B">
      <w:pPr>
        <w:spacing w:after="120"/>
      </w:pPr>
    </w:p>
    <w:p w14:paraId="3FB82BB6" w14:textId="77777777" w:rsidR="00A77E4B" w:rsidRDefault="00000000">
      <w:pPr>
        <w:pStyle w:val="Heading2"/>
      </w:pPr>
      <w:r>
        <w:rPr>
          <w:color w:val="0D1526"/>
        </w:rPr>
        <w:t>20.6 認領機制</w:t>
      </w:r>
    </w:p>
    <w:p w14:paraId="1771B37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任一成員認領即可使隊伍成績出現在排行榜</w:t>
      </w:r>
    </w:p>
    <w:p w14:paraId="7FFFC27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其他成員可各自認領，認領後分項成績出現在個人頁面</w:t>
      </w:r>
    </w:p>
    <w:p w14:paraId="11D412F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成員之間的認領狀態獨立，不互相影響</w:t>
      </w:r>
    </w:p>
    <w:p w14:paraId="0FE86F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若成員不同意成績公開，可向助手申請將自己的部分設為私人（隊伍整體成績仍保留，個人分項不顯示）</w:t>
      </w:r>
    </w:p>
    <w:p w14:paraId="63051042" w14:textId="77777777" w:rsidR="00A77E4B" w:rsidRDefault="00A77E4B">
      <w:pPr>
        <w:spacing w:after="120"/>
      </w:pPr>
    </w:p>
    <w:p w14:paraId="544DAD22" w14:textId="77777777" w:rsidR="00A77E4B" w:rsidRDefault="00000000">
      <w:pPr>
        <w:pStyle w:val="Heading2"/>
      </w:pPr>
      <w:r>
        <w:rPr>
          <w:color w:val="0D1526"/>
        </w:rPr>
        <w:t>20.7 個人頁面呈現</w:t>
      </w:r>
    </w:p>
    <w:p w14:paraId="42F7E68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成績為主區塊，接力成績為獨立的次要區塊</w:t>
      </w:r>
    </w:p>
    <w:p w14:paraId="3B54194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接力成績顯示：分項名稱、個人分項時間、隊名、隊友姓名、完賽總時間</w:t>
      </w:r>
    </w:p>
    <w:p w14:paraId="245A3D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點擊隊名可進入隊伍成績頁面，查看完整隊伍資料與所有成員</w:t>
      </w:r>
    </w:p>
    <w:p w14:paraId="34F3D59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未來可提供個人頁面排版設定，讓選手自訂 solo 與接力的顯示比重</w:t>
      </w:r>
    </w:p>
    <w:p w14:paraId="0954FA64" w14:textId="77777777" w:rsidR="00A77E4B" w:rsidRDefault="00A77E4B">
      <w:pPr>
        <w:spacing w:after="120"/>
      </w:pPr>
    </w:p>
    <w:p w14:paraId="1C167239" w14:textId="77777777" w:rsidR="00A77E4B" w:rsidRDefault="00000000">
      <w:pPr>
        <w:pStyle w:val="Heading2"/>
      </w:pPr>
      <w:r>
        <w:rPr>
          <w:color w:val="0D1526"/>
        </w:rPr>
        <w:t>20.8 成績合理性偵測</w:t>
      </w:r>
    </w:p>
    <w:p w14:paraId="2428A86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接力成員只完成單項，合理範圍與 solo 不同。以 Full Ironman 為基準：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4AA9D5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845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8A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合理下限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2D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0C4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E8BAE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4F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D1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35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BA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03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低於下限標記異常，高於上限視為超時</w:t>
            </w:r>
          </w:p>
        </w:tc>
      </w:tr>
      <w:tr w:rsidR="00A77E4B" w14:paraId="379A80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10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77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 小時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AC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9448" w14:textId="77777777" w:rsidR="00A77E4B" w:rsidRDefault="00A77E4B"/>
        </w:tc>
      </w:tr>
      <w:tr w:rsidR="00A77E4B" w14:paraId="41407F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09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8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C6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03E6" w14:textId="77777777" w:rsidR="00A77E4B" w:rsidRDefault="00A77E4B"/>
        </w:tc>
      </w:tr>
      <w:tr w:rsidR="00A77E4B" w14:paraId="3688BF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54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A7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0B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9B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各距離各有獨立基準</w:t>
            </w:r>
          </w:p>
        </w:tc>
      </w:tr>
      <w:tr w:rsidR="00A77E4B" w14:paraId="4D7E5F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F9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9B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52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AF77" w14:textId="77777777" w:rsidR="00A77E4B" w:rsidRDefault="00A77E4B"/>
        </w:tc>
      </w:tr>
      <w:tr w:rsidR="00A77E4B" w14:paraId="08FDBF5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CC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34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10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24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E890" w14:textId="77777777" w:rsidR="00A77E4B" w:rsidRDefault="00A77E4B"/>
        </w:tc>
      </w:tr>
    </w:tbl>
    <w:p w14:paraId="09A357F0" w14:textId="77777777" w:rsidR="00A77E4B" w:rsidRDefault="00A77E4B">
      <w:pPr>
        <w:spacing w:after="120"/>
      </w:pPr>
    </w:p>
    <w:p w14:paraId="5A713D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與接力使用同一套單項基準，邏輯一致，維護成本低</w:t>
      </w:r>
    </w:p>
    <w:p w14:paraId="453FCB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超出合理範圍的成績不直接拒絕，標記為「待確認」，由助手人工判斷</w:t>
      </w:r>
    </w:p>
    <w:p w14:paraId="3B672F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Olympic 與 Sprint 距離的基準另行定義，初期可參考歷史賽事成績分佈設定</w:t>
      </w:r>
    </w:p>
    <w:p w14:paraId="00A6609B" w14:textId="77777777" w:rsidR="00A77E4B" w:rsidRDefault="00A77E4B">
      <w:pPr>
        <w:spacing w:after="120"/>
      </w:pPr>
    </w:p>
    <w:p w14:paraId="09D4D50E" w14:textId="77777777" w:rsidR="00A77E4B" w:rsidRDefault="00000000">
      <w:pPr>
        <w:pStyle w:val="Heading2"/>
      </w:pPr>
      <w:r>
        <w:rPr>
          <w:color w:val="0D1526"/>
        </w:rPr>
        <w:t>20.9 新增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3853"/>
        <w:gridCol w:w="1434"/>
        <w:gridCol w:w="1984"/>
      </w:tblGrid>
      <w:tr w:rsidR="00A77E4B" w14:paraId="0640BA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3D2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AF9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E8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B7B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C9041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8B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25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3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11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新增接力成績，同時建立 TEAM 與 TEAM_MEMBER 記錄</w:t>
            </w:r>
          </w:p>
        </w:tc>
      </w:tr>
      <w:tr w:rsidR="00A77E4B" w14:paraId="04F464C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DA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C7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FC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F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取得隊伍詳細資料（含成員、分項時間、換區時間）</w:t>
            </w:r>
          </w:p>
        </w:tc>
      </w:tr>
      <w:tr w:rsidR="00A77E4B" w14:paraId="2872687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35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CE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/api/teams/:id/members/:memberId/claim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6F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3C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成員認領自己的接力分項成績</w:t>
            </w:r>
          </w:p>
        </w:tc>
      </w:tr>
      <w:tr w:rsidR="00A77E4B" w14:paraId="2FE0AED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9C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99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45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DE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接力排行榜，支援 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distance / gender_category / race_id 篩選</w:t>
            </w:r>
          </w:p>
        </w:tc>
      </w:tr>
    </w:tbl>
    <w:p w14:paraId="599F7924" w14:textId="77777777" w:rsidR="00A77E4B" w:rsidRDefault="00A77E4B">
      <w:pPr>
        <w:spacing w:after="240"/>
      </w:pPr>
    </w:p>
    <w:p w14:paraId="55F74586" w14:textId="77777777" w:rsidR="00A77E4B" w:rsidRDefault="00000000">
      <w:pPr>
        <w:pStyle w:val="Heading1"/>
      </w:pPr>
      <w:r>
        <w:rPr>
          <w:color w:val="060D18"/>
        </w:rPr>
        <w:t>21. 規格補充與決策更新</w:t>
      </w:r>
    </w:p>
    <w:p w14:paraId="0A3311A8" w14:textId="77777777" w:rsidR="00A77E4B" w:rsidRDefault="00000000">
      <w:pPr>
        <w:pStyle w:val="Heading2"/>
      </w:pPr>
      <w:r>
        <w:rPr>
          <w:color w:val="0D1526"/>
        </w:rPr>
        <w:t>21.1 排行榜顯示邏輯（更新第 3 章）</w:t>
      </w:r>
    </w:p>
    <w:p w14:paraId="643903B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排行榜提供兩種顯示模式，用戶可自由切換：</w:t>
      </w:r>
    </w:p>
    <w:p w14:paraId="7A4F76D6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20B1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F2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049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6E7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</w:t>
            </w:r>
          </w:p>
        </w:tc>
      </w:tr>
      <w:tr w:rsidR="00A77E4B" w14:paraId="4C9E5AB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A5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Leaderboard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EA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每位選手只取最佳成績，榜單最精簡，代表「這個人能做到的最好」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5B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預設</w:t>
            </w:r>
          </w:p>
        </w:tc>
      </w:tr>
      <w:tr w:rsidR="00A77E4B" w14:paraId="5372331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19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Records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40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顯示全部成績，可進一步切換子類別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09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手動切換</w:t>
            </w:r>
          </w:p>
        </w:tc>
      </w:tr>
    </w:tbl>
    <w:p w14:paraId="5F1E067D" w14:textId="77777777" w:rsidR="00A77E4B" w:rsidRDefault="00A77E4B">
      <w:pPr>
        <w:spacing w:after="120"/>
      </w:pPr>
    </w:p>
    <w:p w14:paraId="1DEBD82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Records 模式的子類別：</w:t>
      </w:r>
    </w:p>
    <w:p w14:paraId="7BD03BD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個人歷史：同一選手的所有成績，按時間排序，呈現進步軌跡</w:t>
      </w:r>
    </w:p>
    <w:p w14:paraId="7E9481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賽事最快紀錄：同一賽事屆次的最快成績，不限選手</w:t>
      </w:r>
    </w:p>
    <w:p w14:paraId="223D746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年度紀錄：篩選特定年份的所有成績，觀察年度趨勢</w:t>
      </w:r>
    </w:p>
    <w:p w14:paraId="2AA82DF9" w14:textId="77777777" w:rsidR="00A77E4B" w:rsidRDefault="00A77E4B">
      <w:pPr>
        <w:spacing w:after="120"/>
      </w:pPr>
    </w:p>
    <w:p w14:paraId="10F88207" w14:textId="77777777" w:rsidR="00A77E4B" w:rsidRDefault="00000000">
      <w:pPr>
        <w:pStyle w:val="Heading2"/>
      </w:pPr>
      <w:r>
        <w:rPr>
          <w:color w:val="0D1526"/>
        </w:rPr>
        <w:t>21.2 顯示名稱為進榜必要條件（更新第 8 章）</w:t>
      </w:r>
    </w:p>
    <w:p w14:paraId="28A0EE7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匿名成績不納入排行榜，避免公信力問題。規則如下：</w:t>
      </w:r>
    </w:p>
    <w:p w14:paraId="40E9B7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進入排行榜的成績，選手必須填寫顯示名稱（nickname）</w:t>
      </w:r>
    </w:p>
    <w:p w14:paraId="612DD8A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不強制使用真實姓名，顯示名稱可為暱稱，但不可為空白或純空格</w:t>
      </w:r>
    </w:p>
    <w:p w14:paraId="36DCC67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未填寫顯示名稱的成績仍可私人保存，但不出現在任何排行榜</w:t>
      </w:r>
    </w:p>
    <w:p w14:paraId="4EB6E0F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策展層的未認領成績使用 athlete_name_snapshot，不受此限制</w:t>
      </w:r>
    </w:p>
    <w:p w14:paraId="58E0D80A" w14:textId="77777777" w:rsidR="00A77E4B" w:rsidRDefault="00A77E4B">
      <w:pPr>
        <w:spacing w:after="120"/>
      </w:pPr>
    </w:p>
    <w:p w14:paraId="44CCEAF3" w14:textId="77777777" w:rsidR="00A77E4B" w:rsidRDefault="00000000">
      <w:pPr>
        <w:pStyle w:val="Heading2"/>
      </w:pPr>
      <w:r>
        <w:rPr>
          <w:color w:val="0D1526"/>
        </w:rPr>
        <w:t>21.3 首次成績登錄引導流程（更新第 5 章）</w:t>
      </w:r>
    </w:p>
    <w:p w14:paraId="045E34A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選手完成第一筆成績登錄時，系統引導填寫以下必要欄位，完成後成績才正式提交：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9DD9A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FCB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5F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0AF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是否強制</w:t>
            </w:r>
          </w:p>
        </w:tc>
      </w:tr>
      <w:tr w:rsidR="00A77E4B" w14:paraId="0E5F066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01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nickname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5D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排行榜顯示名稱，進榜必要條件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CC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3C1D8A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5D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FD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排行榜性別分組依據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09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0415E6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13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80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B0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780CEE8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50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75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7F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</w:tbl>
    <w:p w14:paraId="23281BCC" w14:textId="77777777" w:rsidR="00A77E4B" w:rsidRDefault="00A77E4B">
      <w:pPr>
        <w:spacing w:after="120"/>
      </w:pPr>
    </w:p>
    <w:p w14:paraId="54BF17B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此引導流程僅在第一筆成績登錄時觸發，之後不再重複</w:t>
      </w:r>
    </w:p>
    <w:p w14:paraId="41FE4A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若選手之前已填寫 Profile，自動帶入，無需重複填寫</w:t>
      </w:r>
    </w:p>
    <w:p w14:paraId="5385D40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私人成績不受此限制，可在未填寫 Profile 的狀態下儲存私人成績</w:t>
      </w:r>
    </w:p>
    <w:p w14:paraId="5024FB0C" w14:textId="77777777" w:rsidR="00A77E4B" w:rsidRDefault="00A77E4B">
      <w:pPr>
        <w:spacing w:after="120"/>
      </w:pPr>
    </w:p>
    <w:p w14:paraId="35BFCCA8" w14:textId="77777777" w:rsidR="00A77E4B" w:rsidRDefault="00000000">
      <w:pPr>
        <w:spacing w:before="80" w:after="60"/>
        <w:rPr>
          <w:ins w:id="0" w:author="Claude" w:date="2026-06-04T00:00:00Z"/>
        </w:rPr>
      </w:pPr>
      <w:ins w:id="1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1A1B25F2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2" w:author="Claude" w:date="2026-06-04T00:00:00Z"/>
        </w:rPr>
      </w:pPr>
      <w:ins w:id="3" w:author="Claude" w:date="2026-06-04T00:00:00Z">
        <w:r>
          <w:rPr>
            <w:rFonts w:eastAsia="Arial"/>
            <w:color w:val="333333"/>
          </w:rPr>
          <w:t>僅顯示尚未填寫的欄位，已有資料的欄位不重複詢問（例：gender 已填則只顯示 nickname 欄位）</w:t>
        </w:r>
      </w:ins>
    </w:p>
    <w:p w14:paraId="1E8B71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4" w:author="Claude" w:date="2026-06-04T00:00:00Z"/>
        </w:rPr>
      </w:pPr>
      <w:ins w:id="5" w:author="Claude" w:date="2026-06-04T00:00:00Z">
        <w:r>
          <w:rPr>
            <w:rFonts w:eastAsia="Arial"/>
            <w:color w:val="333333"/>
          </w:rPr>
          <w:t>公開 / 私人 checkbox 即時切換補充區塊顯示狀態（React state 驅動，無需重新載入）</w:t>
        </w:r>
      </w:ins>
    </w:p>
    <w:p w14:paraId="6689867B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6" w:author="Claude" w:date="2026-06-04T00:00:00Z"/>
        </w:rPr>
      </w:pPr>
      <w:ins w:id="7" w:author="Claude" w:date="2026-06-04T00:00:00Z">
        <w:r>
          <w:rPr>
            <w:rFonts w:eastAsia="Arial"/>
            <w:color w:val="333333"/>
          </w:rPr>
          <w:t>createResult server action 在插入成績前先更新 athletes 表，再二次驗證完整性，不完整則阻擋提交並回傳錯誤</w:t>
        </w:r>
      </w:ins>
    </w:p>
    <w:p w14:paraId="44F8FA45" w14:textId="77777777" w:rsidR="00A77E4B" w:rsidRDefault="00A77E4B">
      <w:pPr>
        <w:spacing w:after="120"/>
      </w:pPr>
    </w:p>
    <w:p w14:paraId="1EA5FDE3" w14:textId="77777777" w:rsidR="00A77E4B" w:rsidRDefault="00000000">
      <w:pPr>
        <w:pStyle w:val="Heading2"/>
      </w:pPr>
      <w:r>
        <w:rPr>
          <w:color w:val="0D1526"/>
        </w:rPr>
        <w:t>21.4 策展層隱私衝突解法（更新第 13、14 章）</w:t>
      </w:r>
    </w:p>
    <w:p w14:paraId="6109B89E" w14:textId="77777777" w:rsidR="00A77E4B" w:rsidRDefault="00000000">
      <w:pPr>
        <w:pStyle w:val="Heading3"/>
      </w:pPr>
      <w:r>
        <w:rPr>
          <w:color w:val="FF6B3D"/>
        </w:rPr>
        <w:t>問題描述</w:t>
      </w:r>
    </w:p>
    <w:p w14:paraId="4CFC665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選手可能在不知情的情況下被策展層建檔（例如接力賽成績被助手收錄）。若選手後來不希望公開，與策展層永久保留原則產生衝突。</w:t>
      </w:r>
    </w:p>
    <w:p w14:paraId="09EF8C8D" w14:textId="77777777" w:rsidR="00A77E4B" w:rsidRDefault="00A77E4B">
      <w:pPr>
        <w:spacing w:after="120"/>
      </w:pPr>
    </w:p>
    <w:p w14:paraId="45EFA862" w14:textId="77777777" w:rsidR="00A77E4B" w:rsidRDefault="00000000">
      <w:pPr>
        <w:pStyle w:val="Heading3"/>
      </w:pPr>
      <w:r>
        <w:rPr>
          <w:color w:val="FF6B3D"/>
        </w:rPr>
        <w:t>解法：unlinked 狀態</w:t>
      </w:r>
    </w:p>
    <w:p w14:paraId="161B830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在認領狀態流程中新增 unlinked 狀態，完整流程如下：</w:t>
      </w:r>
    </w:p>
    <w:p w14:paraId="387F868E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06D4FA1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C09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33E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FC1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689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個人頁面</w:t>
            </w:r>
          </w:p>
        </w:tc>
      </w:tr>
      <w:tr w:rsidR="00A77E4B" w14:paraId="49B10B5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15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84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策展層建檔，尚未被認領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04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2B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09D654E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3F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選手已提交認領申請，待助手審核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EB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顯示（待審標示）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DF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5B3416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9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46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認領完成，與帳號關聯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FA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顯示（已公證）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BB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</w:t>
            </w:r>
          </w:p>
        </w:tc>
      </w:tr>
      <w:tr w:rsidR="00A77E4B" w14:paraId="274DA0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97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unlinked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FF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選手申請解除關聯，成績回到公共狀態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58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F9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</w:tbl>
    <w:p w14:paraId="68077E5F" w14:textId="77777777" w:rsidR="00A77E4B" w:rsidRDefault="00A77E4B">
      <w:pPr>
        <w:spacing w:after="120"/>
      </w:pPr>
    </w:p>
    <w:p w14:paraId="0287E50C" w14:textId="77777777" w:rsidR="00A77E4B" w:rsidRDefault="00000000">
      <w:pPr>
        <w:pStyle w:val="Heading3"/>
      </w:pPr>
      <w:r>
        <w:rPr>
          <w:color w:val="FF6B3D"/>
        </w:rPr>
        <w:t>unlinked 的操作規則</w:t>
      </w:r>
    </w:p>
    <w:p w14:paraId="326AAB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任何已認領的成績，選手均可申請解除關聯（claimed → unlinked）</w:t>
      </w:r>
    </w:p>
    <w:p w14:paraId="413CFC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解除後，策展層成績作為公共資料繼續保留，但移除與帳號的關聯</w:t>
      </w:r>
    </w:p>
    <w:p w14:paraId="5BBD47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成績回到類似未認領的狀態，athlete_id 重設為 null</w:t>
      </w:r>
    </w:p>
    <w:p w14:paraId="077B794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保留原始姓名，作為公共紀錄的一部分</w:t>
      </w:r>
    </w:p>
    <w:p w14:paraId="26E859E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解除關聯後，其他選手仍可重新認領（若該成績確實屬於他人）</w:t>
      </w:r>
    </w:p>
    <w:p w14:paraId="3ACDED34" w14:textId="77777777" w:rsidR="00A77E4B" w:rsidRDefault="00A77E4B">
      <w:pPr>
        <w:spacing w:after="120"/>
      </w:pPr>
    </w:p>
    <w:p w14:paraId="0911A827" w14:textId="77777777" w:rsidR="00A77E4B" w:rsidRDefault="00000000">
      <w:pPr>
        <w:pStyle w:val="Heading3"/>
      </w:pPr>
      <w:r>
        <w:rPr>
          <w:color w:val="FF6B3D"/>
        </w:rPr>
        <w:lastRenderedPageBreak/>
        <w:t>帳號刪除時的處理</w:t>
      </w:r>
    </w:p>
    <w:p w14:paraId="056CA5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帳號刪除後，所有 claimed 成績自動變更為 unlinked</w:t>
      </w:r>
    </w:p>
    <w:p w14:paraId="3423733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社群層（community）的自填成績：1 個月緩衝後永久刪除</w:t>
      </w:r>
    </w:p>
    <w:p w14:paraId="4F06CD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策展層（curated）的成績：保留公共資料，僅移除帳號關聯</w:t>
      </w:r>
    </w:p>
    <w:p w14:paraId="5314271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完賽證書檔案：與帳號解除關聯，但檔案本身長期保留備查</w:t>
      </w:r>
    </w:p>
    <w:p w14:paraId="472CAA12" w14:textId="77777777" w:rsidR="00A77E4B" w:rsidRDefault="00A77E4B">
      <w:pPr>
        <w:spacing w:after="120"/>
      </w:pPr>
    </w:p>
    <w:p w14:paraId="17855307" w14:textId="77777777" w:rsidR="00A77E4B" w:rsidRDefault="00000000">
      <w:pPr>
        <w:pStyle w:val="Heading3"/>
      </w:pPr>
      <w:r>
        <w:rPr>
          <w:color w:val="FF6B3D"/>
        </w:rPr>
        <w:t>接力成員的個別申請</w:t>
      </w:r>
    </w:p>
    <w:p w14:paraId="70CEE8E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接力成員可單獨申請自己的分項成績解除關聯，不影響其他成員</w:t>
      </w:r>
    </w:p>
    <w:p w14:paraId="4CC9594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若所有成員均解除關聯，隊伍整體成績仍保留於策展層，成員欄位回到未認領狀態</w:t>
      </w:r>
    </w:p>
    <w:p w14:paraId="6371F824" w14:textId="77777777" w:rsidR="00A77E4B" w:rsidRDefault="00000000">
      <w:pPr>
        <w:spacing w:before="80" w:after="60"/>
        <w:rPr>
          <w:ins w:id="8" w:author="Claude" w:date="2026-06-04T00:00:00Z"/>
        </w:rPr>
      </w:pPr>
      <w:ins w:id="9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26495BA4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0" w:author="Claude" w:date="2026-06-04T00:00:00Z"/>
        </w:rPr>
      </w:pPr>
      <w:ins w:id="11" w:author="Claude" w:date="2026-06-04T00:00:00Z">
        <w:r>
          <w:rPr>
            <w:rFonts w:eastAsia="Arial"/>
            <w:color w:val="333333"/>
          </w:rPr>
          <w:t>UI 入口：「我的紀錄」（/records）頁面，僅對 source_credibility = ‘official’ 且 claim_status = ‘claimed’ 的成績顯示「解除關聯」按鈕（UnlinkButton 元件）</w:t>
        </w:r>
      </w:ins>
    </w:p>
    <w:p w14:paraId="674D5E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2" w:author="Claude" w:date="2026-06-04T00:00:00Z"/>
        </w:rPr>
      </w:pPr>
      <w:ins w:id="13" w:author="Claude" w:date="2026-06-04T00:00:00Z">
        <w:r>
          <w:rPr>
            <w:rFonts w:eastAsia="Arial"/>
            <w:color w:val="333333"/>
          </w:rPr>
          <w:t>需二次確認後才執行，呼叫 unlink_result() DB Function，athlete_id 設為 null，claim_status 更新為 ‘unlinked’</w:t>
        </w:r>
      </w:ins>
    </w:p>
    <w:p w14:paraId="1E3E5980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4" w:author="Claude" w:date="2026-06-04T00:00:00Z"/>
        </w:rPr>
      </w:pPr>
      <w:ins w:id="15" w:author="Claude" w:date="2026-06-04T00:00:00Z">
        <w:r>
          <w:rPr>
            <w:rFonts w:eastAsia="Arial"/>
            <w:color w:val="333333"/>
          </w:rPr>
          <w:t>自填成績（self_reported）顯示「編輯」「刪除」按鈕；官方成績（official）+ 已公證成績（certificate）不顯示編輯刪除，避免覆蓋有公信力的資料</w:t>
        </w:r>
      </w:ins>
    </w:p>
    <w:p w14:paraId="58FC42F7" w14:textId="77777777" w:rsidR="00A77E4B" w:rsidRDefault="00A77E4B">
      <w:pPr>
        <w:spacing w:after="240"/>
      </w:pPr>
    </w:p>
    <w:p w14:paraId="60A1D1CC" w14:textId="77777777" w:rsidR="00A77E4B" w:rsidRDefault="00000000">
      <w:pPr>
        <w:pStyle w:val="Heading1"/>
      </w:pPr>
      <w:r>
        <w:rPr>
          <w:color w:val="060D18"/>
        </w:rPr>
        <w:t>22. 資料模型修訂</w:t>
      </w:r>
    </w:p>
    <w:p w14:paraId="3AFA77AB" w14:textId="77777777" w:rsidR="00A77E4B" w:rsidRDefault="00000000">
      <w:pPr>
        <w:pStyle w:val="Heading2"/>
      </w:pPr>
      <w:r>
        <w:rPr>
          <w:color w:val="0D1526"/>
        </w:rPr>
        <w:t>22.1 RESULT 結構分叉（修訂第 16 章）</w:t>
      </w:r>
    </w:p>
    <w:p w14:paraId="35CDBEE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solo 與 relay 在領域模型上本質不同，不應強行統一。solo 的換區是個人表現；relay 的換區是團隊交接成本。硬要統一會把資料語意搞髒。</w:t>
      </w:r>
    </w:p>
    <w:p w14:paraId="312261D7" w14:textId="77777777" w:rsidR="00A77E4B" w:rsidRDefault="00A77E4B">
      <w:pPr>
        <w:spacing w:after="120"/>
      </w:pPr>
    </w:p>
    <w:p w14:paraId="0F10437C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7DF99F5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 保留所有分項欄位，但 relay 時一律為 null</w:t>
      </w:r>
    </w:p>
    <w:p w14:paraId="6C63E99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relay 的分項時間改放 TEAM_MEMBER，T1/T2 放 TEAM</w:t>
      </w:r>
    </w:p>
    <w:p w14:paraId="5005E74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T1/T2 不以反推計算（total - swim - bike - run），反推會遇到四捨五入、晶片切點差異、缺漏分項等問題，反推是報表手段，不是資料來源</w:t>
      </w:r>
    </w:p>
    <w:p w14:paraId="0D8768E4" w14:textId="77777777" w:rsidR="00A77E4B" w:rsidRDefault="00A77E4B">
      <w:pPr>
        <w:spacing w:after="120"/>
      </w:pPr>
    </w:p>
    <w:p w14:paraId="1ECFA63B" w14:textId="77777777" w:rsidR="00A77E4B" w:rsidRDefault="00000000">
      <w:pPr>
        <w:pStyle w:val="Heading3"/>
      </w:pPr>
      <w:r>
        <w:rPr>
          <w:color w:val="FF6B3D"/>
        </w:rPr>
        <w:t>RESULT 最終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057FBC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F02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4C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1AE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9F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A77E4B" w14:paraId="2A77E8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B1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80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14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0D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462CF7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34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result_type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6A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9C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F9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relay</w:t>
            </w:r>
          </w:p>
        </w:tc>
      </w:tr>
      <w:tr w:rsidR="00A77E4B" w14:paraId="6570EF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30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12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91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4C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324264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72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0A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C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50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null（由 TEAM 管理）</w:t>
            </w:r>
          </w:p>
        </w:tc>
      </w:tr>
      <w:tr w:rsidR="00A77E4B" w14:paraId="6DAB4B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7E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C7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58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姓名快照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61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33760B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37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total_seconds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FA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42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F0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</w:tr>
      <w:tr w:rsidR="00A77E4B" w14:paraId="3675C2C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66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0D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78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E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B4717D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2C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D3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13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1F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7C0D4DC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2E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3D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F4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82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7BE3796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0B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CA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17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09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138227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06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DB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C5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37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34B9A3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06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0D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F1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9E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DADE9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B5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35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7B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29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576E8C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BA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1A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6C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60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073568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5E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83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9D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1E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0A212C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4F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09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BC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08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F447E6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B8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87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A3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0A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110C59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02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BD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6B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B6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3DA5F9E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B0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0C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04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D6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</w:tbl>
    <w:p w14:paraId="23722DE7" w14:textId="77777777" w:rsidR="00A77E4B" w:rsidRDefault="00A77E4B">
      <w:pPr>
        <w:spacing w:after="120"/>
      </w:pPr>
    </w:p>
    <w:p w14:paraId="6E57B5DB" w14:textId="77777777" w:rsidR="00A77E4B" w:rsidRDefault="00000000">
      <w:pPr>
        <w:pStyle w:val="Heading3"/>
      </w:pPr>
      <w:r>
        <w:rPr>
          <w:color w:val="FF6B3D"/>
        </w:rPr>
        <w:t>開發規則（寫死）</w:t>
      </w:r>
    </w:p>
    <w:p w14:paraId="35E8829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solo：RESULT 必須有 swim / t1 / bike / t2 / run / total</w:t>
      </w:r>
    </w:p>
    <w:p w14:paraId="33E6308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relay：RESULT 只保留 total；TEAM 必須有 t1 / t2；TEAM_MEMBER 必須有各分項 split_seconds</w:t>
      </w:r>
    </w:p>
    <w:p w14:paraId="20E04678" w14:textId="77777777" w:rsidR="00A77E4B" w:rsidRDefault="00A77E4B">
      <w:pPr>
        <w:spacing w:after="120"/>
      </w:pPr>
    </w:p>
    <w:p w14:paraId="56FC2F80" w14:textId="77777777" w:rsidR="00A77E4B" w:rsidRDefault="00000000">
      <w:pPr>
        <w:pStyle w:val="Heading2"/>
      </w:pPr>
      <w:r>
        <w:rPr>
          <w:color w:val="0D1526"/>
        </w:rPr>
        <w:t>22.2 來源可信度分層（修訂第 14、16 章）</w:t>
      </w:r>
    </w:p>
    <w:p w14:paraId="23B72D6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原有的 source_type 與 verification_status 兩個欄位語意重疊，合併為單一欄位 source_credibility，明確表達資料的可信程度。</w:t>
      </w:r>
    </w:p>
    <w:p w14:paraId="45556B1C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43EDB2D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EED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3D2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61B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04D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326746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5F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official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8A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17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策展層助手建立，來自官方賽事結果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A1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助手手動建立或批次匯入</w:t>
            </w:r>
          </w:p>
        </w:tc>
      </w:tr>
      <w:tr w:rsidR="00A77E4B" w14:paraId="7F657C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09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FD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75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選手上傳完賽證書，人工審核通過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F8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選手上傳，助手審核</w:t>
            </w:r>
          </w:p>
        </w:tc>
      </w:tr>
      <w:tr w:rsidR="00A77E4B" w14:paraId="09EBACA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6F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self_reported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66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F5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選手自填，無附加驗證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F6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</w:tr>
    </w:tbl>
    <w:p w14:paraId="314BE733" w14:textId="77777777" w:rsidR="00A77E4B" w:rsidRDefault="00A77E4B">
      <w:pPr>
        <w:spacing w:after="120"/>
      </w:pPr>
    </w:p>
    <w:p w14:paraId="47F16984" w14:textId="77777777" w:rsidR="00A77E4B" w:rsidRDefault="00000000">
      <w:pPr>
        <w:pStyle w:val="Heading3"/>
      </w:pPr>
      <w:r>
        <w:rPr>
          <w:color w:val="FF6B3D"/>
        </w:rPr>
        <w:t>排行榜顯示規則</w:t>
      </w:r>
    </w:p>
    <w:p w14:paraId="1369CC9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official：顯示官方策展標章</w:t>
      </w:r>
    </w:p>
    <w:p w14:paraId="5CD981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certificate：顯示已公證標章</w:t>
      </w:r>
    </w:p>
    <w:p w14:paraId="1F485AD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self_reported：顯示自填標示，排列於已公證成績之後</w:t>
      </w:r>
    </w:p>
    <w:p w14:paraId="35D1D52E" w14:textId="77777777" w:rsidR="00A77E4B" w:rsidRDefault="00A77E4B">
      <w:pPr>
        <w:spacing w:after="120"/>
      </w:pPr>
    </w:p>
    <w:p w14:paraId="4DEC0ED7" w14:textId="77777777" w:rsidR="00A77E4B" w:rsidRDefault="00000000">
      <w:pPr>
        <w:pStyle w:val="Heading3"/>
      </w:pPr>
      <w:r>
        <w:rPr>
          <w:color w:val="FF6B3D"/>
        </w:rPr>
        <w:t>認領後的 source_credibility</w:t>
      </w:r>
    </w:p>
    <w:p w14:paraId="740232B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策展層成績（official）被選手認領並上傳證書後，source_credibility 維持 official</w:t>
      </w:r>
    </w:p>
    <w:p w14:paraId="13612DF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理由：資料來源本身沒有改變，認領只是建立帳號關聯，不影響原始資料的可信度</w:t>
      </w:r>
    </w:p>
    <w:p w14:paraId="122D242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從 unclaimed 更新為 claimed，兩個欄位各自獨立表達不同語意</w:t>
      </w:r>
    </w:p>
    <w:p w14:paraId="68D03086" w14:textId="77777777" w:rsidR="00A77E4B" w:rsidRDefault="00A77E4B">
      <w:pPr>
        <w:spacing w:after="120"/>
      </w:pPr>
    </w:p>
    <w:p w14:paraId="15E26E68" w14:textId="77777777" w:rsidR="00A77E4B" w:rsidRDefault="00000000">
      <w:pPr>
        <w:pStyle w:val="Heading3"/>
      </w:pPr>
      <w:r>
        <w:rPr>
          <w:color w:val="FF6B3D"/>
        </w:rPr>
        <w:t>verification_status 的處置</w:t>
      </w:r>
    </w:p>
    <w:p w14:paraId="2AB24A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 verification_status（unverified / pending / verified）廢棄</w:t>
      </w:r>
    </w:p>
    <w:p w14:paraId="14E3A52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證書上傳流程改用 source_credibility 升級表達：self_reported → certificate（審核通過後）</w:t>
      </w:r>
    </w:p>
    <w:p w14:paraId="7C4267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待審期間可在 claim_status 中以 pending 表示，不需要額外欄位</w:t>
      </w:r>
    </w:p>
    <w:p w14:paraId="1A7D5682" w14:textId="77777777" w:rsidR="00A77E4B" w:rsidRDefault="00A77E4B">
      <w:pPr>
        <w:spacing w:after="240"/>
      </w:pPr>
    </w:p>
    <w:p w14:paraId="556C8A5F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400553DA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v1.0　·　2026 年 6 月　·　trilog.run</w:t>
      </w:r>
    </w:p>
    <w:p w14:paraId="276E96E8" w14:textId="77777777" w:rsidR="00A77E4B" w:rsidRDefault="00000000">
      <w:pPr>
        <w:pStyle w:val="Heading1"/>
      </w:pPr>
      <w:r>
        <w:rPr>
          <w:color w:val="060D18"/>
        </w:rPr>
        <w:t>23. 最速榜設計規格</w:t>
      </w:r>
    </w:p>
    <w:p w14:paraId="58A00B69" w14:textId="77777777" w:rsidR="00A77E4B" w:rsidRDefault="00000000">
      <w:pPr>
        <w:pStyle w:val="Heading2"/>
      </w:pPr>
      <w:r>
        <w:rPr>
          <w:color w:val="0D1526"/>
        </w:rPr>
        <w:t>23.1 核心概念</w:t>
      </w:r>
    </w:p>
    <w:p w14:paraId="0EE29FC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最速榜是 Tri·log 的首頁核心視覺，也是整個產品的起心動念。它是台灣鐵人三項選手的個人最佳成績彙整，跨賽事排列，每人只取最快的那筆。榜單本身就是產品的核心價值，不是功能的附屬品。</w:t>
      </w:r>
    </w:p>
    <w:p w14:paraId="2718469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693A79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22F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21B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設計決策</w:t>
            </w:r>
          </w:p>
        </w:tc>
      </w:tr>
      <w:tr w:rsidR="00A77E4B" w14:paraId="11516F0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94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呈現邏輯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6B1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每人只取個人最佳成績（Leaderboard 模式），同一選手不重複出現</w:t>
            </w:r>
          </w:p>
        </w:tc>
      </w:tr>
      <w:tr w:rsidR="00A77E4B" w14:paraId="317FAB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59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排列依據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B8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完賽總時間由快至慢</w:t>
            </w:r>
          </w:p>
        </w:tc>
      </w:tr>
      <w:tr w:rsidR="00A77E4B" w14:paraId="352E2B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0D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30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台灣選手（依國籍篩選），不限賽事舉辦地點</w:t>
            </w:r>
          </w:p>
        </w:tc>
      </w:tr>
      <w:tr w:rsidR="00A77E4B" w14:paraId="7CCB328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75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89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跨賽事，普悠瑪、Challenge Taiwan、IM Taiwan、海外賽事皆可納入</w:t>
            </w:r>
          </w:p>
        </w:tc>
      </w:tr>
      <w:tr w:rsidR="00A77E4B" w14:paraId="7FB0611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0D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初期距離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B7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全距離為首發，其他距離（113、51.5、25.75）預留頁籤，待資料累積後開啟</w:t>
            </w:r>
          </w:p>
        </w:tc>
      </w:tr>
      <w:tr w:rsidR="00A77E4B" w14:paraId="0786C62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62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5E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男子組、女子組各自排列，同頁呈現，用色彩系統區分</w:t>
            </w:r>
          </w:p>
        </w:tc>
      </w:tr>
      <w:tr w:rsidR="00A77E4B" w14:paraId="27AEEE8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4F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資料來源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CA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策展層（助手建立）優先，社群登錄為補充</w:t>
            </w:r>
          </w:p>
        </w:tc>
      </w:tr>
    </w:tbl>
    <w:p w14:paraId="7D0190A6" w14:textId="77777777" w:rsidR="00A77E4B" w:rsidRDefault="00A77E4B">
      <w:pPr>
        <w:spacing w:after="120"/>
      </w:pPr>
    </w:p>
    <w:p w14:paraId="401727D1" w14:textId="77777777" w:rsidR="00A77E4B" w:rsidRDefault="00000000">
      <w:pPr>
        <w:pStyle w:val="Heading2"/>
      </w:pPr>
      <w:r>
        <w:rPr>
          <w:color w:val="0D1526"/>
        </w:rPr>
        <w:t>23.2 視覺設計系統</w:t>
      </w:r>
    </w:p>
    <w:p w14:paraId="535F4BF9" w14:textId="77777777" w:rsidR="00A77E4B" w:rsidRDefault="00000000">
      <w:pPr>
        <w:pStyle w:val="Heading3"/>
      </w:pPr>
      <w:r>
        <w:rPr>
          <w:color w:val="FF6B3D"/>
        </w:rPr>
        <w:t>色彩系統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D19DB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818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CSS 變數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D08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F0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001872C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95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--bg-deep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AB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#060D18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82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主背景，最深層，賦予尊榮感</w:t>
            </w:r>
          </w:p>
        </w:tc>
      </w:tr>
      <w:tr w:rsidR="00A77E4B" w14:paraId="733171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0D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--bg-surface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DC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#0D1526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F9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次要表面</w:t>
            </w:r>
          </w:p>
        </w:tc>
      </w:tr>
      <w:tr w:rsidR="00A77E4B" w14:paraId="3050DD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77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--bg-card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BA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#111E35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2D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卡片背景</w:t>
            </w:r>
          </w:p>
        </w:tc>
      </w:tr>
      <w:tr w:rsidR="00A77E4B" w14:paraId="6FB3FEF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8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--bg-hover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AB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#162440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CB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hover 狀態</w:t>
            </w:r>
          </w:p>
        </w:tc>
      </w:tr>
      <w:tr w:rsidR="00A77E4B" w14:paraId="2E14482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55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--swim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BA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#22C9C9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A8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游泳分項色（青藍）</w:t>
            </w:r>
          </w:p>
        </w:tc>
      </w:tr>
      <w:tr w:rsidR="00A77E4B" w14:paraId="788F15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02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--bike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A4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#A8E063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57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自行車分項色（草地綠）</w:t>
            </w:r>
          </w:p>
        </w:tc>
      </w:tr>
      <w:tr w:rsidR="00A77E4B" w14:paraId="249EF7F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08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--run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D1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#FF6B3D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F5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跑步分項色（珊瑚橘）兼主品牌強調色</w:t>
            </w:r>
          </w:p>
        </w:tc>
      </w:tr>
      <w:tr w:rsidR="00A77E4B" w14:paraId="12B376E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3B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--gold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4A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#F5C842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0C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第一名</w:t>
            </w:r>
          </w:p>
        </w:tc>
      </w:tr>
      <w:tr w:rsidR="00A77E4B" w14:paraId="231B380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E5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--silver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27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#A0A0A0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3E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第二名</w:t>
            </w:r>
          </w:p>
        </w:tc>
      </w:tr>
      <w:tr w:rsidR="00A77E4B" w14:paraId="474E2EB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9B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--bronze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87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#CD9660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60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第三名</w:t>
            </w:r>
          </w:p>
        </w:tc>
      </w:tr>
      <w:tr w:rsidR="00A77E4B" w14:paraId="0EB4C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04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--female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5E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#D4537E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29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女子組主色（粉紫）</w:t>
            </w:r>
          </w:p>
        </w:tc>
      </w:tr>
      <w:tr w:rsidR="00A77E4B" w14:paraId="3631FA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B6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DE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#F0EDE6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6D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主要文字：名字、時間</w:t>
            </w:r>
          </w:p>
        </w:tc>
      </w:tr>
      <w:tr w:rsidR="00A77E4B" w14:paraId="4C5405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01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C1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#8A96A8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F0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次要文字</w:t>
            </w:r>
          </w:p>
        </w:tc>
      </w:tr>
      <w:tr w:rsidR="00A77E4B" w14:paraId="3B14092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EC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5E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#4A5568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5A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輔助文字：名次、賽事名</w:t>
            </w:r>
          </w:p>
        </w:tc>
      </w:tr>
    </w:tbl>
    <w:p w14:paraId="0AAFCDBA" w14:textId="77777777" w:rsidR="00A77E4B" w:rsidRDefault="00A77E4B">
      <w:pPr>
        <w:spacing w:after="120"/>
      </w:pPr>
    </w:p>
    <w:p w14:paraId="157400A9" w14:textId="77777777" w:rsidR="00A77E4B" w:rsidRDefault="00000000">
      <w:pPr>
        <w:pStyle w:val="Heading3"/>
      </w:pPr>
      <w:r>
        <w:rPr>
          <w:color w:val="FF6B3D"/>
        </w:rPr>
        <w:t>字體系統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CEB18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0DB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FEE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39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:rsidR="00A77E4B" w14:paraId="068056E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32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Syne 800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BD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品牌標誌、頁面大標題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9B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幾何感、力量感</w:t>
            </w:r>
          </w:p>
        </w:tc>
      </w:tr>
      <w:tr w:rsidR="00A77E4B" w14:paraId="2D22C36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C5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DM Mono 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09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時間數字、標籤、更新日期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2D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等寬、精準、數據感</w:t>
            </w:r>
          </w:p>
        </w:tc>
      </w:tr>
      <w:tr w:rsidR="00A77E4B" w14:paraId="1C0B28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1A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Noto Sans TC 300/400/500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19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中文選手姓名、UI 文字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88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清晰、易讀</w:t>
            </w:r>
          </w:p>
        </w:tc>
      </w:tr>
    </w:tbl>
    <w:p w14:paraId="730B1092" w14:textId="77777777" w:rsidR="00A77E4B" w:rsidRDefault="00A77E4B">
      <w:pPr>
        <w:spacing w:after="120"/>
      </w:pPr>
    </w:p>
    <w:p w14:paraId="0A879931" w14:textId="77777777" w:rsidR="00A77E4B" w:rsidRDefault="00000000">
      <w:pPr>
        <w:pStyle w:val="Heading2"/>
      </w:pPr>
      <w:r>
        <w:rPr>
          <w:color w:val="0D1526"/>
        </w:rPr>
        <w:t>23.3 榜單元件結構</w:t>
      </w:r>
    </w:p>
    <w:p w14:paraId="0F0CB2B6" w14:textId="77777777" w:rsidR="00A77E4B" w:rsidRDefault="00000000">
      <w:pPr>
        <w:pStyle w:val="Heading3"/>
      </w:pPr>
      <w:r>
        <w:rPr>
          <w:color w:val="FF6B3D"/>
        </w:rPr>
        <w:t>HTML 元件 .tlb</w:t>
      </w:r>
    </w:p>
    <w:p w14:paraId="7530B5A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最速榜封裝為獨立的 .tlb 元件，可重複使用於不同距離。以下為元件的 CSS class 說明：</w:t>
      </w:r>
    </w:p>
    <w:p w14:paraId="68B590B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98D2F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E6F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8E4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F918E4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55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3E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最速榜根元件，深色背景 #060D18，圓角 16px，外邊框 1px</w:t>
            </w:r>
          </w:p>
        </w:tc>
      </w:tr>
      <w:tr w:rsidR="00A77E4B" w14:paraId="62D35C7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FC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A1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英雄區塊，含距離浮水印（data-distance 屬性）、標籤、標題、頁籤</w:t>
            </w:r>
          </w:p>
        </w:tc>
      </w:tr>
      <w:tr w:rsidR="00A77E4B" w14:paraId="06AF4C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DA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.tlb-hero::before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E3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CSS 偽元素，讀取 data-distance 屬性渲染大字浮水印，opacity 0.03</w:t>
            </w:r>
          </w:p>
        </w:tc>
      </w:tr>
      <w:tr w:rsidR="00A77E4B" w14:paraId="1D6D2A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D3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.tlb-tabs / .tlb-tab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F0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距離切換頁籤，active 狀態底線為 --run 色，disabled 狀態 opacity 0.35</w:t>
            </w:r>
          </w:p>
        </w:tc>
      </w:tr>
      <w:tr w:rsidR="00A77E4B" w14:paraId="4D3F83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07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.tlb-gender-head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A9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性別區塊標頭，含性別標籤、更新日期、筆數</w:t>
            </w:r>
          </w:p>
        </w:tc>
      </w:tr>
      <w:tr w:rsidR="00A77E4B" w14:paraId="626637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62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.tlb-gender-label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E5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男子組用 --swim 色 border-left，女子組加 .female class 改為 --female 色</w:t>
            </w:r>
          </w:p>
        </w:tc>
      </w:tr>
      <w:tr w:rsidR="00A77E4B" w14:paraId="7C7F25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74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.tlb-row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27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榜單列，grid 四欄：名次 36px / 姓名 1fr / 時間 110px / 賽事 1fr</w:t>
            </w:r>
          </w:p>
        </w:tc>
      </w:tr>
      <w:tr w:rsidR="00A77E4B" w14:paraId="34885F7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19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.tlb-rank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39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名次，DM Mono，.rank-1 金色 / .rank-2 銀色 / .rank-3 銅色</w:t>
            </w:r>
          </w:p>
        </w:tc>
      </w:tr>
      <w:tr w:rsidR="00A77E4B" w14:paraId="2F1DB7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5D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.tlb-name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62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選手姓名，未認領加 .unclaimed class 降低透明度</w:t>
            </w:r>
          </w:p>
        </w:tc>
      </w:tr>
      <w:tr w:rsidR="00A77E4B" w14:paraId="045B29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3C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.tlb-time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BC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完賽時間，DM Mono 等寬。男 Sub10 加 .male-sub10（橘色）；女 Sub10 加 .female-sub10（粉紫色）；第一名分別加 .male-first / .female-first</w:t>
            </w:r>
          </w:p>
        </w:tc>
      </w:tr>
      <w:tr w:rsidR="00A77E4B" w14:paraId="733AABA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E6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.tlb-race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51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賽事名稱，右對齊，DM Mono，text-3 色</w:t>
            </w:r>
          </w:p>
        </w:tc>
      </w:tr>
      <w:tr w:rsidR="00A77E4B" w14:paraId="213EC73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ED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.tlb-divider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F5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分界線，1px 細線，margin 4px 0，視覺隔開不同段位</w:t>
            </w:r>
          </w:p>
        </w:tc>
      </w:tr>
      <w:tr w:rsidR="00A77E4B" w14:paraId="7801B8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3C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.tlb-gender-gap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EC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男女組之間的 8px 空隙</w:t>
            </w:r>
          </w:p>
        </w:tc>
      </w:tr>
      <w:tr w:rsidR="00A77E4B" w14:paraId="5996845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D1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.tlb-footer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70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底部，左側免責說明 + 右側「登錄我的成績」膠囊按鈕</w:t>
            </w:r>
          </w:p>
        </w:tc>
      </w:tr>
    </w:tbl>
    <w:p w14:paraId="7E5F3A9E" w14:textId="77777777" w:rsidR="00A77E4B" w:rsidRDefault="00A77E4B">
      <w:pPr>
        <w:spacing w:after="120"/>
      </w:pPr>
    </w:p>
    <w:p w14:paraId="2658B0C4" w14:textId="77777777" w:rsidR="00A77E4B" w:rsidRDefault="00000000">
      <w:pPr>
        <w:pStyle w:val="Heading2"/>
      </w:pPr>
      <w:r>
        <w:rPr>
          <w:color w:val="0D1526"/>
        </w:rPr>
        <w:t>23.4 Sub 分界線邏輯</w:t>
      </w:r>
    </w:p>
    <w:p w14:paraId="3382224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分界線是最速榜的核心視覺語言，不需要文字標示「Sub 10」或「Sub 11」，一條細線讓社群自己讀懂。</w:t>
      </w:r>
    </w:p>
    <w:p w14:paraId="226AA84F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F86829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AB5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6E9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男子分界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867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女子分界</w:t>
            </w:r>
          </w:p>
        </w:tc>
      </w:tr>
      <w:tr w:rsidR="00A77E4B" w14:paraId="007E044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6C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25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10（10:00:00）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12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 / Sub 11（依資料量決定）</w:t>
            </w:r>
          </w:p>
        </w:tc>
      </w:tr>
      <w:tr w:rsidR="00A77E4B" w14:paraId="18DCE1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46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CC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5（5:00:00）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D3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5.5（待定）</w:t>
            </w:r>
          </w:p>
        </w:tc>
      </w:tr>
      <w:tr w:rsidR="00A77E4B" w14:paraId="262B24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53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FC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2（2:00:00）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6F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2.5（待定）</w:t>
            </w:r>
          </w:p>
        </w:tc>
      </w:tr>
      <w:tr w:rsidR="00A77E4B" w14:paraId="12076B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60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6B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1（1:00:00）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B3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1.2（待定）</w:t>
            </w:r>
          </w:p>
        </w:tc>
      </w:tr>
    </w:tbl>
    <w:p w14:paraId="41B7F8FE" w14:textId="77777777" w:rsidR="00A77E4B" w:rsidRDefault="00A77E4B">
      <w:pPr>
        <w:spacing w:after="120"/>
      </w:pPr>
    </w:p>
    <w:p w14:paraId="49D8006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分界線位置由系統自動計算，不需要人工標記</w:t>
      </w:r>
    </w:p>
    <w:p w14:paraId="7E93C7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若某距離目前登錄數量不足，暫時不顯示分界線</w:t>
      </w:r>
    </w:p>
    <w:p w14:paraId="064D1B29" w14:textId="77777777" w:rsidR="00A77E4B" w:rsidRDefault="00A77E4B">
      <w:pPr>
        <w:spacing w:after="120"/>
      </w:pPr>
    </w:p>
    <w:p w14:paraId="5717B980" w14:textId="77777777" w:rsidR="00A77E4B" w:rsidRDefault="00000000">
      <w:pPr>
        <w:pStyle w:val="Heading2"/>
      </w:pPr>
      <w:r>
        <w:rPr>
          <w:color w:val="0D1526"/>
        </w:rPr>
        <w:t>23.5 距離頁籤擴充計畫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666C3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59E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330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898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啟用條件</w:t>
            </w:r>
          </w:p>
        </w:tc>
      </w:tr>
      <w:tr w:rsidR="00A77E4B" w14:paraId="61FB6A3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EB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35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MVP 啟用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B0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初期手動建立台灣主要賽事歷史資料</w:t>
            </w:r>
          </w:p>
        </w:tc>
      </w:tr>
      <w:tr w:rsidR="00A77E4B" w14:paraId="7DFEFBC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C1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41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7F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50 筆已公證成績後啟用</w:t>
            </w:r>
          </w:p>
        </w:tc>
      </w:tr>
      <w:tr w:rsidR="00A77E4B" w14:paraId="42E3AB9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E2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92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CE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  <w:tr w:rsidR="00A77E4B" w14:paraId="70CE9C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52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ED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ED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</w:tbl>
    <w:p w14:paraId="4145B494" w14:textId="77777777" w:rsidR="00A77E4B" w:rsidRDefault="00A77E4B">
      <w:pPr>
        <w:spacing w:after="120"/>
      </w:pPr>
    </w:p>
    <w:p w14:paraId="2A2D7665" w14:textId="77777777" w:rsidR="00A77E4B" w:rsidRDefault="00000000">
      <w:pPr>
        <w:pStyle w:val="Heading2"/>
      </w:pPr>
      <w:r>
        <w:rPr>
          <w:color w:val="0D1526"/>
        </w:rPr>
        <w:t>23.6 頁面架構</w:t>
      </w:r>
    </w:p>
    <w:p w14:paraId="2D23D85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最速榜作為首頁（/）的核心視覺，選手點擊任一列可進入選手個人頁面，看到完整的分項時間歷史；點擊賽事名稱可進入賽事頁面，看到該賽事的歷屆成績與天氣資料。</w:t>
      </w:r>
    </w:p>
    <w:p w14:paraId="533008D4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8E670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8AD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互動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AA6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0A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CB8E2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84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點擊選手列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CB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/athletes/:id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C3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個人頁面，含分項時間、歷年成績、接力紀錄</w:t>
            </w:r>
          </w:p>
        </w:tc>
      </w:tr>
      <w:tr w:rsidR="00A77E4B" w14:paraId="340EC44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AF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點擊賽事名稱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37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/races/:slug/editions/:year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CE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賽事屆次頁，含天氣、成績分佈</w:t>
            </w:r>
          </w:p>
        </w:tc>
      </w:tr>
      <w:tr w:rsidR="00A77E4B" w14:paraId="588F154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51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距離頁籤切換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11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同頁切換，URL 加 ?distance=113 等參數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F94E" w14:textId="77777777" w:rsidR="00A77E4B" w:rsidRDefault="00A77E4B"/>
        </w:tc>
      </w:tr>
      <w:tr w:rsidR="00A77E4B" w14:paraId="4D35EB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2C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登錄我的成績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25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/result/new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CB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新增成績頁面</w:t>
            </w:r>
          </w:p>
        </w:tc>
      </w:tr>
    </w:tbl>
    <w:p w14:paraId="28905711" w14:textId="77777777" w:rsidR="00A77E4B" w:rsidRDefault="00A77E4B">
      <w:pPr>
        <w:spacing w:after="120"/>
      </w:pPr>
    </w:p>
    <w:p w14:paraId="4468F134" w14:textId="77777777" w:rsidR="00A77E4B" w:rsidRDefault="00000000">
      <w:pPr>
        <w:pStyle w:val="Heading2"/>
      </w:pPr>
      <w:r>
        <w:rPr>
          <w:color w:val="0D1526"/>
        </w:rPr>
        <w:t>23.7 參考實作檔案</w:t>
      </w:r>
    </w:p>
    <w:p w14:paraId="08FA436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完整的最速榜 HTML 參考實作，包含詳細的 CSS 注釋與設計系統說明，存放於：</w:t>
      </w:r>
    </w:p>
    <w:p w14:paraId="03F90617" w14:textId="77777777" w:rsidR="00A77E4B" w:rsidRDefault="00A77E4B">
      <w:pPr>
        <w:spacing w:after="120"/>
      </w:pPr>
    </w:p>
    <w:p w14:paraId="036B45E6" w14:textId="77777777" w:rsidR="00A77E4B" w:rsidRDefault="00000000">
      <w:pPr>
        <w:spacing w:before="40"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trilog_fastest_board.html</w:t>
      </w:r>
    </w:p>
    <w:p w14:paraId="45653C1B" w14:textId="77777777" w:rsidR="00A77E4B" w:rsidRDefault="00A77E4B">
      <w:pPr>
        <w:spacing w:after="120"/>
      </w:pPr>
    </w:p>
    <w:p w14:paraId="57BFB073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此檔案包含：完整的 CSS 設計系統（含所有 CSS 變數與注釋）、導覽列 nav 元件、頁面 hero 區塊、.tlb 元件完整實作、226 全距離男女子組完整範例資料。可直接作為 Next.js 元件開發的視覺參考基準。</w:t>
      </w:r>
    </w:p>
    <w:p w14:paraId="6FE1010B" w14:textId="77777777" w:rsidR="00A77E4B" w:rsidRDefault="00A77E4B">
      <w:pPr>
        <w:spacing w:after="240"/>
      </w:pPr>
    </w:p>
    <w:p w14:paraId="25F1F7F6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4EC260AC" w14:textId="77777777" w:rsidR="00A77E4B" w:rsidRDefault="00000000">
      <w:pPr>
        <w:pStyle w:val="Heading1"/>
      </w:pPr>
      <w:r>
        <w:rPr>
          <w:color w:val="060D18"/>
        </w:rPr>
        <w:t>24. 導覽與管理區設計規格</w:t>
      </w:r>
    </w:p>
    <w:p w14:paraId="12038B31" w14:textId="77777777" w:rsidR="00A77E4B" w:rsidRDefault="00000000">
      <w:pPr>
        <w:pStyle w:val="Heading2"/>
      </w:pPr>
      <w:r>
        <w:rPr>
          <w:color w:val="0D1526"/>
        </w:rPr>
        <w:t>24.1 導覽列（Nav）連結規則</w:t>
      </w:r>
    </w:p>
    <w:p w14:paraId="2CFF8F1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導覽列為 Server Component，依登入狀態與角色動態顯示連結。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6A2C9B4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8F3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連結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029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73F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顯示條件</w:t>
            </w:r>
          </w:p>
        </w:tc>
      </w:tr>
      <w:tr w:rsidR="00A77E4B" w14:paraId="1DA16658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D6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22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13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41CBD23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F7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EA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B9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1A787FE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3A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10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/unclaimed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48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1DB832F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05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管理（下拉）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9D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F5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已登入且角色 ≥ assistant</w:t>
            </w:r>
          </w:p>
        </w:tc>
      </w:tr>
      <w:tr w:rsidR="00A77E4B" w14:paraId="592A538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10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我的紀錄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E9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A1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5E1F108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9F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+ 新增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AC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/records/new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67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0BC3F89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C3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首字母頭像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1E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8F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2686ED7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AD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F3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7C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  <w:tr w:rsidR="00A77E4B" w14:paraId="618ACED5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F9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5C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BB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</w:tbl>
    <w:p w14:paraId="252DA629" w14:textId="77777777" w:rsidR="00A77E4B" w:rsidRDefault="00000000">
      <w:pPr>
        <w:pStyle w:val="Heading3"/>
      </w:pPr>
      <w:r>
        <w:rPr>
          <w:color w:val="FF6B3D"/>
        </w:rPr>
        <w:t>管理下拉選單</w:t>
      </w:r>
    </w:p>
    <w:p w14:paraId="634C3222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「管理」連結以下拉選單呈現（Client Component），點擊展開後可直接選擇目標頁面。點擊選單外側自動關閉。此設計取代原本的單一連結，因管理區包含多個獨立功能頁面。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E4B" w14:paraId="5EBE634A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27E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C14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</w:tr>
      <w:tr w:rsidR="00A77E4B" w14:paraId="5C84CFC5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F0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審核中心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47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</w:t>
            </w:r>
          </w:p>
        </w:tc>
      </w:tr>
      <w:tr w:rsidR="00A77E4B" w14:paraId="7336DFB3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B1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賽事管理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FC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/admin/races</w:t>
            </w:r>
          </w:p>
        </w:tc>
      </w:tr>
    </w:tbl>
    <w:p w14:paraId="1B30CAC5" w14:textId="77777777" w:rsidR="00A77E4B" w:rsidRDefault="00000000">
      <w:pPr>
        <w:pStyle w:val="Heading2"/>
      </w:pPr>
      <w:r>
        <w:rPr>
          <w:color w:val="0D1526"/>
        </w:rPr>
        <w:t>24.2 管理區架構</w:t>
      </w:r>
    </w:p>
    <w:p w14:paraId="39DF9AE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管理區使用獨立的 (admin) route group，與一般用戶的 (main) route group 完全分離。兩者各有自己的 layout.tsx，未來調整各自版面不會互相影響。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38E1A0F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06E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93B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包含路由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3A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CE212F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0C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(main)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7B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 、 /rankings 、 /unclaimed 、 /records 、 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5A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一般用戶頁面</w:t>
            </w:r>
          </w:p>
        </w:tc>
      </w:tr>
      <w:tr w:rsidR="00A77E4B" w14:paraId="5D4155D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CF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(admin)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E4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 、 /admin/races/[id]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FA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管理區，獨立 layout，不受一般頁面改動影響</w:t>
            </w:r>
          </w:p>
        </w:tc>
      </w:tr>
      <w:tr w:rsidR="00A77E4B" w14:paraId="0877807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CB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(auth)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831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 、 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0B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全螢幕置中 layout</w:t>
            </w:r>
          </w:p>
        </w:tc>
      </w:tr>
    </w:tbl>
    <w:p w14:paraId="6B88DDA6" w14:textId="77777777" w:rsidR="00A77E4B" w:rsidRDefault="00000000">
      <w:pPr>
        <w:pStyle w:val="Heading3"/>
      </w:pPr>
      <w:r>
        <w:rPr>
          <w:color w:val="FF6B3D"/>
        </w:rPr>
        <w:t>管理區內頁籤切換</w:t>
      </w:r>
    </w:p>
    <w:p w14:paraId="7CAC29E1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進入管理區後，透過 AdminTabs 元件在「審核中心」與「賽事管理」之間切換，不需再經由 Nav 下拉選單。</w:t>
      </w:r>
    </w:p>
    <w:p w14:paraId="73CF9140" w14:textId="77777777" w:rsidR="00A77E4B" w:rsidRDefault="00000000">
      <w:pPr>
        <w:pStyle w:val="Heading1"/>
      </w:pPr>
      <w:r>
        <w:rPr>
          <w:color w:val="060D18"/>
        </w:rPr>
        <w:t>25. 賽事屆次管理規格（修訂第 3、16 章）</w:t>
      </w:r>
    </w:p>
    <w:p w14:paraId="7D042F78" w14:textId="77777777" w:rsidR="00A77E4B" w:rsidRDefault="00000000">
      <w:pPr>
        <w:pStyle w:val="Heading2"/>
      </w:pPr>
      <w:r>
        <w:rPr>
          <w:color w:val="0D1526"/>
        </w:rPr>
        <w:t>25.1 距離標示與標準距離</w:t>
      </w:r>
    </w:p>
    <w:p w14:paraId="249E0C1A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全站統一以數字顯示距離組別，對應 DB 的 distance_category 欄位值。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80"/>
        <w:gridCol w:w="2080"/>
        <w:gridCol w:w="3000"/>
      </w:tblGrid>
      <w:tr w:rsidR="00A77E4B" w14:paraId="0974E69B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FE8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值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C2D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顯示標示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082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游泳（m）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7E2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騎車（km）/ 跑步（km）</w:t>
            </w:r>
          </w:p>
        </w:tc>
      </w:tr>
      <w:tr w:rsidR="00A77E4B" w14:paraId="274648C4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77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full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C7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8E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3800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2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180 / 42.2</w:t>
            </w:r>
          </w:p>
        </w:tc>
      </w:tr>
      <w:tr w:rsidR="00A77E4B" w14:paraId="7E8F96B8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44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A6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DB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1900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0B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90 / 21.1</w:t>
            </w:r>
          </w:p>
        </w:tc>
      </w:tr>
      <w:tr w:rsidR="00A77E4B" w14:paraId="42842184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09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olympic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B7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7F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1500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2D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40 / 10</w:t>
            </w:r>
          </w:p>
        </w:tc>
      </w:tr>
      <w:tr w:rsidR="00A77E4B" w14:paraId="137E00A6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98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6D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D5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750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7D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20 / 5</w:t>
            </w:r>
          </w:p>
        </w:tc>
      </w:tr>
    </w:tbl>
    <w:p w14:paraId="63EBA83C" w14:textId="77777777" w:rsidR="00A77E4B" w:rsidRDefault="00000000">
      <w:pPr>
        <w:pStyle w:val="Heading2"/>
      </w:pPr>
      <w:r>
        <w:rPr>
          <w:color w:val="0D1526"/>
        </w:rPr>
        <w:t>25.2 屆次概念修訂</w:t>
      </w:r>
    </w:p>
    <w:p w14:paraId="62A1EE0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lastRenderedPageBreak/>
        <w:t>屆次（Edition）以「年份」為操作單位，而非「年份 + 距離」。一個屆次對應一個年份，可包含多個距離組別。DB 中每個 race_id + year + distance_category 為一筆記錄，UI 以年份整合呈現。</w:t>
      </w:r>
    </w:p>
    <w:p w14:paraId="7935290E" w14:textId="77777777" w:rsidR="00A77E4B" w:rsidRDefault="00000000">
      <w:pPr>
        <w:pStyle w:val="Heading2"/>
      </w:pPr>
      <w:r>
        <w:rPr>
          <w:color w:val="0D1526"/>
        </w:rPr>
        <w:t>25.3 新增屆次流程</w:t>
      </w:r>
    </w:p>
    <w:p w14:paraId="0774E5DE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1. 選擇開始日期（必填）與結束日期（選填，多日賽事）</w:t>
      </w:r>
    </w:p>
    <w:p w14:paraId="2AA318CB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2. 勾選本屆提供的距離組別（可多選：226 / 113 / 51.5 / Sprint）</w:t>
      </w:r>
    </w:p>
    <w:p w14:paraId="4DFADE7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3. 勾選後展開各距離的游泳 / 騎車 / 跑步欄位，預設帶入標準距離，可調整</w:t>
      </w:r>
    </w:p>
    <w:p w14:paraId="2C364AD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4. 填寫游泳環境、完賽人數、備註（選填）</w:t>
      </w:r>
    </w:p>
    <w:p w14:paraId="39E1BD0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5. 送出後每個勾選距離各建立一筆 race_editions 記錄</w:t>
      </w:r>
    </w:p>
    <w:p w14:paraId="241D5B62" w14:textId="77777777" w:rsidR="00A77E4B" w:rsidRDefault="00000000">
      <w:pPr>
        <w:pStyle w:val="Heading2"/>
      </w:pPr>
      <w:r>
        <w:rPr>
          <w:color w:val="0D1526"/>
        </w:rPr>
        <w:t>25.4 編輯與刪除</w:t>
      </w:r>
    </w:p>
    <w:p w14:paraId="15478E07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編輯以年份為單位：展開整個年份的表單，可修改日期、調整各距離 km、新增距離（勾選新距離）、移除距離（取消勾選，有成績時阻擋）。</w:t>
      </w:r>
    </w:p>
    <w:p w14:paraId="75206AB2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刪除以年份為單位：一次刪除該年全部距離記錄。任何距離底下有成績時，顯示筆數並阻擋刪除。</w:t>
      </w:r>
    </w:p>
    <w:p w14:paraId="77AA2BCB" w14:textId="77777777" w:rsidR="00A77E4B" w:rsidRDefault="00000000">
      <w:pPr>
        <w:pStyle w:val="Heading2"/>
      </w:pPr>
      <w:r>
        <w:rPr>
          <w:color w:val="0D1526"/>
        </w:rPr>
        <w:t>25.5 使用者新增成績的賽事選擇</w:t>
      </w:r>
    </w:p>
    <w:p w14:paraId="565EF19F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兩步驟選擇：第一步選「賽事 + 年份」（如：太魯閣 2024），第二步若該年有多個距離則出現距離按鈕，只有一個距離時自動選取。</w:t>
      </w:r>
    </w:p>
    <w:p w14:paraId="136849B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v1.1　·　2026 年 6 月　·　trilog.run</w:t>
      </w:r>
    </w:p>
    <w:p w14:paraId="22E19D7F" w14:textId="77777777" w:rsidR="00185876" w:rsidRDefault="00000000">
      <w:pPr>
        <w:pStyle w:val="Heading1"/>
      </w:pPr>
      <w:r>
        <w:rPr>
          <w:color w:val="060D18"/>
        </w:rPr>
        <w:t>26. 排行榜距離篩選修訂（更新第 3、19、21 章）</w:t>
      </w:r>
    </w:p>
    <w:p w14:paraId="4463CFB4" w14:textId="77777777" w:rsidR="00185876" w:rsidRDefault="00000000">
      <w:pPr>
        <w:pStyle w:val="Heading2"/>
      </w:pPr>
      <w:r>
        <w:rPr>
          <w:color w:val="0D1526"/>
        </w:rPr>
        <w:t>26.1 問題描述</w:t>
      </w:r>
    </w:p>
    <w:p w14:paraId="4423F991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排行榜若允許「所有距離」作為預設或可選狀態，短距離成績（Sprint、Olympic）的完賽時間天然比長距離（226、113）快，會自動排在榜單最前面。這讓跨距離混合的榜單完全失去參考意義，製造視覺上的弔詭——排第一的可能只是跑了 Sprint，而非最強的全距離選手。</w:t>
      </w:r>
    </w:p>
    <w:p w14:paraId="332A0CF6" w14:textId="77777777" w:rsidR="00185876" w:rsidRDefault="00185876">
      <w:pPr>
        <w:spacing w:after="120"/>
      </w:pPr>
    </w:p>
    <w:p w14:paraId="6F4018AC" w14:textId="77777777" w:rsidR="00185876" w:rsidRDefault="00000000">
      <w:pPr>
        <w:pStyle w:val="Heading2"/>
      </w:pPr>
      <w:r>
        <w:rPr>
          <w:color w:val="0D1526"/>
        </w:rPr>
        <w:t>26.2 設計決策</w:t>
      </w:r>
    </w:p>
    <w:p w14:paraId="08FF807D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移除排行榜的「所有距離」選項。距離為排行榜的必要篩選維度，使用者進入排行榜時必須選擇一個距離才能看到榜單。</w:t>
      </w:r>
    </w:p>
    <w:p w14:paraId="4CF0F494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6EC49B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C24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23C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0D72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609FC1D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AE0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距離篩選器預設值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D82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所有距離（全部混合）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292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全距離（預設）</w:t>
            </w:r>
          </w:p>
        </w:tc>
      </w:tr>
      <w:tr w:rsidR="00185876" w14:paraId="236D50C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75A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「所有距離」選項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2B68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存在，可選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275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移除，不存在</w:t>
            </w:r>
          </w:p>
        </w:tc>
      </w:tr>
      <w:tr w:rsidR="00185876" w14:paraId="0E7581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EAA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進入排行榜的體驗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1F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直接看到所有距離混合的榜單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D74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預設看到 226 榜單，可切換其他距離</w:t>
            </w:r>
          </w:p>
        </w:tc>
      </w:tr>
      <w:tr w:rsidR="00185876" w14:paraId="469975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58B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5A1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 / 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57B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Sprint（必選一）</w:t>
            </w:r>
          </w:p>
        </w:tc>
      </w:tr>
    </w:tbl>
    <w:p w14:paraId="0831F315" w14:textId="77777777" w:rsidR="00185876" w:rsidRDefault="00185876">
      <w:pPr>
        <w:spacing w:after="120"/>
      </w:pPr>
    </w:p>
    <w:p w14:paraId="7F472007" w14:textId="77777777" w:rsidR="00185876" w:rsidRDefault="00000000">
      <w:pPr>
        <w:pStyle w:val="Heading2"/>
      </w:pPr>
      <w:r>
        <w:rPr>
          <w:color w:val="0D1526"/>
        </w:rPr>
        <w:t>26.3 兩個頁面的定位切割</w:t>
      </w:r>
    </w:p>
    <w:p w14:paraId="66A49D9C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此修訂讓最速榜與排行榜的功能定位自然切開，不再重疊：</w:t>
      </w:r>
    </w:p>
    <w:p w14:paraId="543F4742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1B84BA9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83C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F444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8F4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3219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距離邏輯</w:t>
            </w:r>
          </w:p>
        </w:tc>
      </w:tr>
      <w:tr w:rsidR="00185876" w14:paraId="5A7AB6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97C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EA4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A3B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榮耀榜：各距離最快的人是誰，每人只取個人最佳成績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036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距離為頁籤，預設 226，不存在跨距離混合</w:t>
            </w:r>
          </w:p>
        </w:tc>
      </w:tr>
      <w:tr w:rsidR="00185876" w14:paraId="1BF9A9F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802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044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D74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查詢工具：可篩選賽事、年份、年齡組，同一選手可有多筆成績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F92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距離為必選篩選器，預設 226，無「全部」選項</w:t>
            </w:r>
          </w:p>
        </w:tc>
      </w:tr>
    </w:tbl>
    <w:p w14:paraId="53F9C13F" w14:textId="77777777" w:rsidR="00185876" w:rsidRDefault="00185876">
      <w:pPr>
        <w:spacing w:after="120"/>
      </w:pPr>
    </w:p>
    <w:p w14:paraId="2F7762EF" w14:textId="77777777" w:rsidR="00185876" w:rsidRDefault="00000000">
      <w:pPr>
        <w:pStyle w:val="Heading2"/>
      </w:pPr>
      <w:r>
        <w:rPr>
          <w:color w:val="0D1526"/>
        </w:rPr>
        <w:t>26.4 排行榜篩選器規格更新（修訂第 3.2 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1FEEDA4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2486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D6E9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8541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預設值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FBF0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185876" w14:paraId="341266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1F6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447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CD8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237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必選，無「全部」選項</w:t>
            </w:r>
          </w:p>
        </w:tc>
      </w:tr>
      <w:tr w:rsidR="00185876" w14:paraId="2AC1B7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6B1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E5B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46B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F07D" w14:textId="77777777" w:rsidR="00185876" w:rsidRDefault="00185876"/>
        </w:tc>
      </w:tr>
      <w:tr w:rsidR="00185876" w14:paraId="1867004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D17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640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 / 18–24 / 25–29 / 30–34 / 35–39 / 40–44…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10F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FACB" w14:textId="77777777" w:rsidR="00185876" w:rsidRDefault="00185876"/>
        </w:tc>
      </w:tr>
      <w:tr w:rsidR="00185876" w14:paraId="53D7AAF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AF6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2BA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7278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4667" w14:textId="77777777" w:rsidR="00185876" w:rsidRDefault="00185876"/>
        </w:tc>
      </w:tr>
      <w:tr w:rsidR="00185876" w14:paraId="55FE387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C5D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53A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（可選）依賽事名稱篩選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FEA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不限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811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</w:t>
            </w:r>
          </w:p>
        </w:tc>
      </w:tr>
    </w:tbl>
    <w:p w14:paraId="14C8745D" w14:textId="77777777" w:rsidR="00185876" w:rsidRDefault="00185876">
      <w:pPr>
        <w:spacing w:after="120"/>
      </w:pPr>
    </w:p>
    <w:p w14:paraId="6924CC6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 URL 應反映距離選擇，如 /rankings?distance=full，方便分享特定距離的榜單連結</w:t>
      </w:r>
    </w:p>
    <w:p w14:paraId="43C37E17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使用者首次進入 /rankings 時，預設帶入 226（full），直接顯示榜單，不需要先選擇才顯示</w:t>
      </w:r>
    </w:p>
    <w:p w14:paraId="3DC901EF" w14:textId="77777777" w:rsidR="00185876" w:rsidRDefault="00185876">
      <w:pPr>
        <w:spacing w:after="120"/>
      </w:pPr>
    </w:p>
    <w:p w14:paraId="635C15E6" w14:textId="77777777" w:rsidR="00185876" w:rsidRDefault="00000000">
      <w:pPr>
        <w:pStyle w:val="Heading2"/>
      </w:pPr>
      <w:r>
        <w:rPr>
          <w:color w:val="0D1526"/>
        </w:rPr>
        <w:t>26.5 API 更新（修訂第 19.2 章）</w:t>
      </w:r>
    </w:p>
    <w:p w14:paraId="5EC0FDDB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GET /api/leaderboard 的 distance 參數由選填改為必填，server 端拒絕無 distance 的請求：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0AA18D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AA94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B872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CE98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618AC50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8531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distance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9BB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選填，不傳回傳全距離混合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93E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必填，不傳回傳 400 錯誤</w:t>
            </w:r>
          </w:p>
        </w:tc>
      </w:tr>
      <w:tr w:rsidR="00185876" w14:paraId="347C7E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DCB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錯誤回應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C73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E47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{ error: 'distance_required', 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message: '請指定距離組別' }</w:t>
            </w:r>
          </w:p>
        </w:tc>
      </w:tr>
    </w:tbl>
    <w:p w14:paraId="26FDA9F9" w14:textId="77777777" w:rsidR="00185876" w:rsidRDefault="00185876">
      <w:pPr>
        <w:spacing w:after="120"/>
      </w:pPr>
    </w:p>
    <w:p w14:paraId="6C6E6DBA" w14:textId="77777777" w:rsidR="00185876" w:rsidRDefault="00000000">
      <w:pPr>
        <w:pStyle w:val="Heading2"/>
      </w:pPr>
      <w:r>
        <w:rPr>
          <w:color w:val="0D1526"/>
        </w:rPr>
        <w:t>26.6 前端邏輯更新</w:t>
      </w:r>
    </w:p>
    <w:p w14:paraId="6374623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排行榜頁面（/rankings）：移除「所有距離」下拉選項，distance selector 改為必選型態（無空白預設值）</w:t>
      </w:r>
    </w:p>
    <w:p w14:paraId="02E8DC8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頁面載入時若 URL 無 distance 參數，自動補上 ?distance=full 並重新導向</w:t>
      </w:r>
    </w:p>
    <w:p w14:paraId="3A610D3F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距離篩選器 UI 建議改為分頁按鈕（226 / 113 / 51.5 / Sprint），視覺上更清楚，不易誤選</w:t>
      </w:r>
    </w:p>
    <w:p w14:paraId="3845FA70" w14:textId="77777777" w:rsidR="00185876" w:rsidRDefault="00185876">
      <w:pPr>
        <w:spacing w:after="240"/>
      </w:pPr>
    </w:p>
    <w:p w14:paraId="6FA56F47" w14:textId="77777777" w:rsidR="00185876" w:rsidRDefault="00185876">
      <w:pPr>
        <w:pBdr>
          <w:bottom w:val="single" w:sz="4" w:space="0" w:color="E2E8F0"/>
        </w:pBdr>
        <w:spacing w:before="160" w:after="160"/>
      </w:pPr>
    </w:p>
    <w:p w14:paraId="38AAF9C5" w14:textId="77777777" w:rsidR="00185876" w:rsidRDefault="00000000">
      <w:pPr>
        <w:pStyle w:val="Heading1"/>
      </w:pPr>
      <w:r>
        <w:rPr>
          <w:color w:val="060D18"/>
        </w:rPr>
        <w:t>25. 接力功能實作細節（2026-06-04）</w:t>
      </w:r>
    </w:p>
    <w:p w14:paraId="123CC187" w14:textId="77777777" w:rsidR="00185876" w:rsidRDefault="00000000">
      <w:pPr>
        <w:pStyle w:val="Heading2"/>
      </w:pPr>
      <w:r>
        <w:rPr>
          <w:color w:val="0D1526"/>
        </w:rPr>
        <w:t>25.1 資料庫變更</w:t>
      </w:r>
    </w:p>
    <w:p w14:paraId="3FD90C0B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migration 20260604000005：results_relay_insert RLS policy</w:t>
      </w:r>
    </w:p>
    <w:p w14:paraId="04AFDE1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允許登入用戶建立 result_type=‘relay’ 且 athlete_id IS NULL 的成績</w:t>
      </w:r>
    </w:p>
    <w:p w14:paraId="69E7AE8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原有 results_athlete_insert policy 限制 result_type=‘solo’，無法涵蓋 relay</w:t>
      </w:r>
    </w:p>
    <w:p w14:paraId="781F8E9D" w14:textId="77777777" w:rsidR="00185876" w:rsidRDefault="00000000">
      <w:pPr>
        <w:pStyle w:val="Heading2"/>
      </w:pPr>
      <w:r>
        <w:rPr>
          <w:color w:val="0D1526"/>
        </w:rPr>
        <w:t>25.2 API 端點（已實作）</w:t>
      </w:r>
    </w:p>
    <w:p w14:paraId="6DAF1CD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/api/results/relay：新增接力成績，建立 RESULT → TEAM → TEAM_MEMBER</w:t>
      </w:r>
    </w:p>
    <w:p w14:paraId="71F31F7A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/api/teams/:id：取得隊伍詳細資料（含成員、分項時間、換區時間）</w:t>
      </w:r>
    </w:p>
    <w:p w14:paraId="170B796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/api/teams/:id/members/:memberId/claim：成員認領，claim_status → pending</w:t>
      </w:r>
    </w:p>
    <w:p w14:paraId="2E3CC4BA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/api/leaderboard/relay：接力排行榜，支援 distance / gender_category / race_id 篩選</w:t>
      </w:r>
    </w:p>
    <w:p w14:paraId="6C53CD6A" w14:textId="77777777" w:rsidR="00185876" w:rsidRDefault="00000000">
      <w:pPr>
        <w:pStyle w:val="Heading2"/>
      </w:pPr>
      <w:r>
        <w:rPr>
          <w:color w:val="0D1526"/>
        </w:rPr>
        <w:t>25.3 UI 頁面</w:t>
      </w:r>
    </w:p>
    <w:p w14:paraId="65FC3E0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/relay：接力榜，距離分頁 + 組別/賽事篩選，RelayLeaderboard Client Component</w:t>
      </w:r>
    </w:p>
    <w:p w14:paraId="18E4DA14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/teams/[id]：隊伍詳情頁，顯示完賽時間、T1/T2、成員列表（含分項 icon、個人時間、認領狀態）</w:t>
      </w:r>
    </w:p>
    <w:p w14:paraId="1E8EFFF1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/records/relay/new：新增接力成績表單，最多 3 位成員，可勾選「這是我」自動認領</w:t>
      </w:r>
    </w:p>
    <w:p w14:paraId="6EFD8FBF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/records：新增接力成績區塊，資料來源為 team_members WHERE athlete_id = me，點擊進入 /teams/[id]</w:t>
      </w:r>
    </w:p>
    <w:p w14:paraId="1080925E" w14:textId="77777777" w:rsidR="00185876" w:rsidRDefault="00000000">
      <w:pPr>
        <w:pStyle w:val="Heading2"/>
      </w:pPr>
      <w:r>
        <w:rPr>
          <w:color w:val="0D1526"/>
        </w:rPr>
        <w:t>25.4 共用元件：DisciplineIcon</w:t>
      </w:r>
    </w:p>
    <w:p w14:paraId="2F7BDCEB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路徑：src/components/ui/DisciplineIcon.tsx　　Props：discipline (“swim” | “bike” | “run”)，可選 className 覆寫尺寸/顏色</w:t>
      </w:r>
    </w:p>
    <w:p w14:paraId="3DD6E2C3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設計：viewBox 0 0 24 24，線條風格（stroke），顏色由 currentColor 控制，可在任何背景使用</w:t>
      </w:r>
    </w:p>
    <w:p w14:paraId="77C61FF0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4EA1FF"/>
        </w:rPr>
        <w:lastRenderedPageBreak/>
        <w:t xml:space="preserve">swim </w:t>
      </w:r>
      <w:r>
        <w:rPr>
          <w:rFonts w:eastAsia="Arial"/>
          <w:color w:val="333333"/>
        </w:rPr>
        <w:t>預設 text-swim（#4ea1ff）：頭 + 划水手臂 + 雙水波</w:t>
      </w:r>
    </w:p>
    <w:p w14:paraId="06C436DF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66C6BE"/>
        </w:rPr>
        <w:t xml:space="preserve">bike </w:t>
      </w:r>
      <w:r>
        <w:rPr>
          <w:rFonts w:eastAsia="Arial"/>
          <w:color w:val="333333"/>
        </w:rPr>
        <w:t>預設 text-bike（#66c6be）：雙輪車架 + 騎士頭</w:t>
      </w:r>
    </w:p>
    <w:p w14:paraId="3079C614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FF685E"/>
        </w:rPr>
        <w:t xml:space="preserve">run </w:t>
      </w:r>
      <w:r>
        <w:rPr>
          <w:rFonts w:eastAsia="Arial"/>
          <w:color w:val="333333"/>
        </w:rPr>
        <w:t>預設 text-run（#ff685e）：奔跑人形（頭 + 四肢）</w:t>
      </w:r>
    </w:p>
    <w:p w14:paraId="4AB0C887" w14:textId="77777777" w:rsidR="00185876" w:rsidRDefault="00000000">
      <w:pPr>
        <w:pStyle w:val="Heading1"/>
      </w:pPr>
      <w:r>
        <w:rPr>
          <w:color w:val="060D18"/>
        </w:rPr>
        <w:t>26. 認領邏輯修訂（2026-06-04）</w:t>
      </w:r>
    </w:p>
    <w:p w14:paraId="7B09C605" w14:textId="77777777" w:rsidR="00185876" w:rsidRDefault="00000000">
      <w:pPr>
        <w:pStyle w:val="Heading2"/>
      </w:pPr>
      <w:r>
        <w:rPr>
          <w:color w:val="0D1526"/>
        </w:rPr>
        <w:t>26.1 姓名比對機制</w:t>
      </w:r>
    </w:p>
    <w:p w14:paraId="40FEABFF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認領按鈕（ClaimButton）僅在 athlete_name_snapshot 與登入者 nickname 正規化相符時顯示。</w:t>
      </w:r>
    </w:p>
    <w:p w14:paraId="05192AFC" w14:textId="77777777" w:rsidR="00185876" w:rsidRDefault="00000000">
      <w:pPr>
        <w:spacing w:before="40" w:after="80"/>
      </w:pPr>
      <w:r>
        <w:rPr>
          <w:rFonts w:eastAsia="Arial"/>
          <w:color w:val="333333"/>
        </w:rPr>
        <w:t>正規化邏輯：</w:t>
      </w:r>
      <w:r>
        <w:rPr>
          <w:rFonts w:ascii="Courier New" w:eastAsia="Courier New" w:hAnsi="Courier New"/>
          <w:color w:val="555555"/>
        </w:rPr>
        <w:t>trim().toLowerCase().replace(/\s+/g, ‘’)</w:t>
      </w:r>
    </w:p>
    <w:p w14:paraId="3192B4C1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適用範圍：/unclaimed 頁面、/results/[id] 詳情頁、/teams/[id] 接力成員認領</w:t>
      </w:r>
    </w:p>
    <w:p w14:paraId="642D143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未設定 nickname 的用戶無法看到任何認領按鈕</w:t>
      </w:r>
    </w:p>
    <w:p w14:paraId="306DACD1" w14:textId="77777777" w:rsidR="00185876" w:rsidRDefault="00000000">
      <w:pPr>
        <w:pStyle w:val="Heading2"/>
      </w:pPr>
      <w:r>
        <w:rPr>
          <w:color w:val="0D1526"/>
        </w:rPr>
        <w:t>26.2 ClaimButton 實作規則</w:t>
      </w:r>
    </w:p>
    <w:p w14:paraId="7A8BAD2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visible prop（boolean，預設 true）控制是否顯示認領按鈕</w:t>
      </w:r>
    </w:p>
    <w:p w14:paraId="5B7ED290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(!visible) return null 必須放在 useActionState hook 之後（React Rules of Hooks）</w:t>
      </w:r>
    </w:p>
    <w:p w14:paraId="2B60C1E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Server Component 取 profile.nickname 計算 visible 值後傳入 Client Component</w:t>
      </w:r>
    </w:p>
    <w:p w14:paraId="39FB3107" w14:textId="77777777" w:rsidR="00185876" w:rsidRDefault="00000000">
      <w:pPr>
        <w:pStyle w:val="Heading2"/>
      </w:pPr>
      <w:r>
        <w:rPr>
          <w:color w:val="0D1526"/>
        </w:rPr>
        <w:t>26.3 TagButton 渲染順序修訂</w:t>
      </w:r>
    </w:p>
    <w:p w14:paraId="7494B447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問題：原本「已通知」判斷（hasTagged）早於「分享面板」（showShare），導致 revalidatePath 更新 prop 後直接跳到「已通知」，略過分享步驟。</w:t>
      </w:r>
    </w:p>
    <w:p w14:paraId="07D506BA" w14:textId="77777777" w:rsidR="00185876" w:rsidRDefault="00000000">
      <w:pPr>
        <w:spacing w:before="40" w:after="80"/>
      </w:pPr>
      <w:r>
        <w:rPr>
          <w:rFonts w:eastAsia="Arial"/>
          <w:b/>
          <w:color w:val="333333"/>
        </w:rPr>
        <w:t>修正後渲染順序：</w:t>
      </w:r>
    </w:p>
    <w:p w14:paraId="126FB583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分享面板（showShare &amp;&amp; shareText）— 優先，保證分享步驟不被跳過</w:t>
      </w:r>
    </w:p>
    <w:p w14:paraId="62930EF2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已標記（hasTagged）— 分享面板關閉後或重整後，顯示「✓ 已通知 + 撤銷」</w:t>
      </w:r>
    </w:p>
    <w:p w14:paraId="3EB14822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未登入 → 達上限 → 一般按鈕</w:t>
      </w:r>
    </w:p>
    <w:p w14:paraId="3229219C" w14:textId="77777777" w:rsidR="00185876" w:rsidRDefault="00185876">
      <w:pPr>
        <w:spacing w:after="240"/>
      </w:pPr>
    </w:p>
    <w:p w14:paraId="6EFB2EAB" w14:textId="77777777" w:rsidR="00185876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v1.2　·　2026 年 6 月　·　trilog.run</w:t>
      </w:r>
    </w:p>
    <w:p w14:paraId="353A3D86" w14:textId="77777777" w:rsidR="00857C82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28. Auth Modal 登入設計規格</w:t>
      </w:r>
    </w:p>
    <w:p w14:paraId="16570AA2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28.1 問題背景</w:t>
      </w:r>
    </w:p>
    <w:p w14:paraId="243FB13C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原有設計將登入介面設為獨立頁面（/login），使用者點擊「登入」後會離開當前頁面，完成登入後需要瀏覽器返回才能回到原本的位置。這違反網站自由移動的基本原則，對以排行榜為主要入口的 Tri·log 尤其不友善——訪客在瀏覽最速榜時產生登入意願，卻被強迫離開正在看的內容。</w:t>
      </w:r>
    </w:p>
    <w:p w14:paraId="3A7F101B" w14:textId="77777777" w:rsidR="00857C82" w:rsidRDefault="00857C82">
      <w:pPr>
        <w:spacing w:after="120"/>
      </w:pPr>
    </w:p>
    <w:p w14:paraId="3799B653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28.2 設計決策</w:t>
      </w:r>
    </w:p>
    <w:p w14:paraId="1EF451D1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採用 Auth Modal 方案：登入介面以彈出 Modal 呈現，使用者在不離開當前頁面的情況下完成</w:t>
      </w:r>
      <w:r>
        <w:rPr>
          <w:rFonts w:eastAsia="Arial"/>
          <w:color w:val="1A1A1A"/>
        </w:rPr>
        <w:lastRenderedPageBreak/>
        <w:t>登入或關閉，頁面狀態完整保留。</w:t>
      </w:r>
    </w:p>
    <w:p w14:paraId="1DF3733A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857C82" w14:paraId="786566D8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49AB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F78B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體驗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61D7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</w:tr>
      <w:tr w:rsidR="00857C82" w14:paraId="65BFE8D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625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A：Auth Modal（選用）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261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點擊登入 → Modal 彈出 → 登入成功後 Modal 關閉，留在原頁面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A6E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</w:tr>
      <w:tr w:rsidR="00857C82" w14:paraId="3756B4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7268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B：Parallel Routes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A68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架構更正確，/login 可同時呈現為 modal 或獨立頁面，但複雜度高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12A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未來可考慮升級</w:t>
            </w:r>
          </w:p>
        </w:tc>
      </w:tr>
      <w:tr w:rsidR="00857C82" w14:paraId="43CE8F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096C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C：獨立頁面 + 返回邏輯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30DA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加入 returnUrl 參數可緩解問題，但仍需跳頁，體驗最差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F30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</w:tr>
    </w:tbl>
    <w:p w14:paraId="66616AE4" w14:textId="77777777" w:rsidR="00857C82" w:rsidRDefault="00857C82">
      <w:pPr>
        <w:spacing w:after="120"/>
      </w:pPr>
    </w:p>
    <w:p w14:paraId="424E974D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28.3 User Stories</w:t>
      </w:r>
    </w:p>
    <w:p w14:paraId="5C0F4315" w14:textId="77777777" w:rsidR="00857C82" w:rsidRDefault="00000000">
      <w:pPr>
        <w:pStyle w:val="Heading3"/>
        <w:spacing w:before="180"/>
      </w:pPr>
      <w:r>
        <w:rPr>
          <w:color w:val="FF6B3D"/>
        </w:rPr>
        <w:t>US-01　訪客瀏覽最速榜，想登入</w:t>
      </w:r>
    </w:p>
    <w:p w14:paraId="508D5BDD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身為一位正在瀏覽最速榜的訪客，當我點擊 Nav 的「登入」按鈕時，我希望看到登入介面在目前頁面上彈出，而不是跳離最速榜，這樣我完成登入後可以繼續留在同一個位置。</w:t>
      </w:r>
    </w:p>
    <w:p w14:paraId="5A0A01F4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857C82" w14:paraId="69BEC13B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D138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3A8C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857C82" w14:paraId="239FEFB7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F35C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0517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Nav「登入」按鈕</w:t>
            </w:r>
          </w:p>
        </w:tc>
      </w:tr>
      <w:tr w:rsidR="00857C82" w14:paraId="3560B28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075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4F80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彈出，背景的最速榜仍可見（加上遮罩）</w:t>
            </w:r>
          </w:p>
        </w:tc>
      </w:tr>
      <w:tr w:rsidR="00857C82" w14:paraId="6AF4E45F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998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1015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自動關閉 → 留在最速榜，Nav 更新為已登入狀態</w:t>
            </w:r>
          </w:p>
        </w:tc>
      </w:tr>
      <w:tr w:rsidR="00857C82" w14:paraId="6721516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FC2F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71A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點擊遮罩或關閉按鈕 → Modal 關閉 → 留在最速榜，狀態不變</w:t>
            </w:r>
          </w:p>
        </w:tc>
      </w:tr>
    </w:tbl>
    <w:p w14:paraId="043C1983" w14:textId="77777777" w:rsidR="00857C82" w:rsidRDefault="00857C82">
      <w:pPr>
        <w:spacing w:after="120"/>
      </w:pPr>
    </w:p>
    <w:p w14:paraId="10AB6234" w14:textId="77777777" w:rsidR="00857C82" w:rsidRDefault="00000000">
      <w:pPr>
        <w:pStyle w:val="Heading3"/>
        <w:spacing w:before="180"/>
      </w:pPr>
      <w:r>
        <w:rPr>
          <w:color w:val="FF6B3D"/>
        </w:rPr>
        <w:t>US-02　訪客點擊「+ 新增成績」，尚未登入</w:t>
      </w:r>
    </w:p>
    <w:p w14:paraId="19E30D6E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身為一位尚未登入的訪客，當我點擊「+ 新增成績」按鈕時，我希望系統先彈出登入 Modal，完成登入後直接進入新增成績的流程，而不是先被導向登入頁、再手動重新點擊新增成績。</w:t>
      </w:r>
    </w:p>
    <w:p w14:paraId="3686F2B4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857C82" w14:paraId="648E3191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B0A4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67D5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857C82" w14:paraId="7C259057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63B0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32E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Nav「+ 新增成績」按鈕（未登入狀態）</w:t>
            </w:r>
          </w:p>
        </w:tc>
      </w:tr>
      <w:tr w:rsidR="00857C82" w14:paraId="5973A05D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590F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6D3C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'new_result'）</w:t>
            </w:r>
          </w:p>
        </w:tc>
      </w:tr>
      <w:tr w:rsidR="00857C82" w14:paraId="74AA57F1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FC8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D03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/result/new</w:t>
            </w:r>
          </w:p>
        </w:tc>
      </w:tr>
      <w:tr w:rsidR="00857C82" w14:paraId="5EEE9A8D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BED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6B50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留在當前頁面，不導向任何地方</w:t>
            </w:r>
          </w:p>
        </w:tc>
      </w:tr>
    </w:tbl>
    <w:p w14:paraId="02ABFFCC" w14:textId="77777777" w:rsidR="00857C82" w:rsidRDefault="00857C82">
      <w:pPr>
        <w:spacing w:after="120"/>
      </w:pPr>
    </w:p>
    <w:p w14:paraId="1B80F028" w14:textId="77777777" w:rsidR="00857C82" w:rsidRDefault="00000000">
      <w:pPr>
        <w:pStyle w:val="Heading3"/>
        <w:spacing w:before="180"/>
      </w:pPr>
      <w:r>
        <w:rPr>
          <w:color w:val="FF6B3D"/>
        </w:rPr>
        <w:t>US-03　訪客點擊未認領成績的「認領」按鈕，尚未登入</w:t>
      </w:r>
    </w:p>
    <w:p w14:paraId="3C89E71B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身為一位想認領成績的訪客，當我點擊某筆未認領成績的認領按鈕時，我希望登入 Modal 彈出，完成登入後直接進入該成績的認領流程，不需要重新找到那筆成績。</w:t>
      </w:r>
    </w:p>
    <w:p w14:paraId="1173C69C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857C82" w14:paraId="2F5203AC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134F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lastRenderedPageBreak/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7FDD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857C82" w14:paraId="3B0AB3C3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B4C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013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未認領成績列的「認領」按鈕（未登入狀態）</w:t>
            </w:r>
          </w:p>
        </w:tc>
      </w:tr>
      <w:tr w:rsidR="00857C82" w14:paraId="1C22BE07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015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C3EB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'claim', resultId: 'xxx'）</w:t>
            </w:r>
          </w:p>
        </w:tc>
      </w:tr>
      <w:tr w:rsidR="00857C82" w14:paraId="57660ADE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DA1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F3D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/results/xxx/claim</w:t>
            </w:r>
          </w:p>
        </w:tc>
      </w:tr>
      <w:tr w:rsidR="00857C82" w14:paraId="29C7FEF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D46C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EAAE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</w:t>
            </w:r>
          </w:p>
        </w:tc>
      </w:tr>
    </w:tbl>
    <w:p w14:paraId="788C0770" w14:textId="77777777" w:rsidR="00857C82" w:rsidRDefault="00857C82">
      <w:pPr>
        <w:spacing w:after="120"/>
      </w:pPr>
    </w:p>
    <w:p w14:paraId="2F06541E" w14:textId="77777777" w:rsidR="00857C82" w:rsidRDefault="00000000">
      <w:pPr>
        <w:pStyle w:val="Heading3"/>
        <w:spacing w:before="180"/>
      </w:pPr>
      <w:r>
        <w:rPr>
          <w:color w:val="FF6B3D"/>
        </w:rPr>
        <w:t>US-04　已登入選手，點擊登入（不應出現）</w:t>
      </w:r>
    </w:p>
    <w:p w14:paraId="20D5C31D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身為一位已登入的選手，我不應該在 Nav 看到「登入」按鈕。Nav 應該在已登入狀態下顯示「+ 新增成績」和個人頭像（或暱稱縮寫），讓我確認自己的登入狀態。</w:t>
      </w:r>
    </w:p>
    <w:p w14:paraId="43AAFC90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6084"/>
      </w:tblGrid>
      <w:tr w:rsidR="00857C82" w14:paraId="4DFDD7CD" w14:textId="77777777">
        <w:tc>
          <w:tcPr>
            <w:tcW w:w="327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EFAA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6084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0DF1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857C82" w14:paraId="556F0219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BA0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已登入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51C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顯示「+ 新增成績」+ 個人頭像按鈕（點擊展開下拉：我的紀錄、個人資料、登出）</w:t>
            </w:r>
          </w:p>
        </w:tc>
      </w:tr>
      <w:tr w:rsidR="00857C82" w14:paraId="6B9F625F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60A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0D3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顯示「登入」+ 「+ 新增成績」（後者觸發 Auth Modal）</w:t>
            </w:r>
          </w:p>
        </w:tc>
      </w:tr>
    </w:tbl>
    <w:p w14:paraId="5C8DD8A9" w14:textId="77777777" w:rsidR="00857C82" w:rsidRDefault="00857C82">
      <w:pPr>
        <w:spacing w:after="120"/>
      </w:pPr>
    </w:p>
    <w:p w14:paraId="48BDB8DD" w14:textId="77777777" w:rsidR="00857C82" w:rsidRDefault="00000000">
      <w:pPr>
        <w:pStyle w:val="Heading3"/>
        <w:spacing w:before="180"/>
      </w:pPr>
      <w:r>
        <w:rPr>
          <w:color w:val="FF6B3D"/>
        </w:rPr>
        <w:t>US-05　選手使用 Google 快速登入</w:t>
      </w:r>
    </w:p>
    <w:p w14:paraId="3169DE96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身為一位不想記密碼的選手，我希望在 Auth Modal 裡可以直接點擊「以 Google 登入」，完成 OAuth 授權後回到平台，Modal 自動關閉，不需要設定密碼。</w:t>
      </w:r>
    </w:p>
    <w:p w14:paraId="458CF456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857C82" w14:paraId="1DB6770B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6AE5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C35B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857C82" w14:paraId="55A97E3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939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提供的登入方式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392E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① Email + 密碼　② 以 Google 登入</w:t>
            </w:r>
          </w:p>
        </w:tc>
      </w:tr>
      <w:tr w:rsidR="00857C82" w14:paraId="124E222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E787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流程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1C0E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點擊 → 跳轉 Google 授權頁 → 授權完成 → 導向 /auth/callback → callback 處理 session → 導向原頁面或 intent 目標</w:t>
            </w:r>
          </w:p>
        </w:tc>
      </w:tr>
      <w:tr w:rsidR="00857C82" w14:paraId="610576F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D635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注意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974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必須跳頁，/auth/callback 是必要路由，這是唯一需要跳頁的登入情境</w:t>
            </w:r>
          </w:p>
        </w:tc>
      </w:tr>
    </w:tbl>
    <w:p w14:paraId="29B1160E" w14:textId="77777777" w:rsidR="00857C82" w:rsidRDefault="00857C82">
      <w:pPr>
        <w:spacing w:after="120"/>
      </w:pPr>
    </w:p>
    <w:p w14:paraId="09A7DF65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28.4 技術實作規格</w:t>
      </w:r>
    </w:p>
    <w:p w14:paraId="0831E409" w14:textId="77777777" w:rsidR="00857C82" w:rsidRDefault="00000000">
      <w:pPr>
        <w:pStyle w:val="Heading3"/>
        <w:spacing w:before="180"/>
      </w:pPr>
      <w:r>
        <w:rPr>
          <w:color w:val="FF6B3D"/>
        </w:rPr>
        <w:t>全域狀態管理</w:t>
      </w:r>
    </w:p>
    <w:p w14:paraId="7D05E58A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使用 React Context 或 Zustand 管理 Auth Modal 的開關狀態與觸發意圖</w:t>
      </w:r>
    </w:p>
    <w:p w14:paraId="6643C8C8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狀態結構：{ isOpen: boolean, intent: 'login' | 'new_result' | 'claim' | null, intentPayload: { resultId?: string } }</w:t>
      </w:r>
    </w:p>
    <w:p w14:paraId="517A7ED7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任何元件皆可呼叫 openAuthModal(intent?, payload?) 觸發 Modal</w:t>
      </w:r>
    </w:p>
    <w:p w14:paraId="6360E44E" w14:textId="77777777" w:rsidR="00857C82" w:rsidRDefault="00857C82">
      <w:pPr>
        <w:spacing w:after="120"/>
      </w:pPr>
    </w:p>
    <w:p w14:paraId="17237B40" w14:textId="77777777" w:rsidR="00857C82" w:rsidRDefault="00000000">
      <w:pPr>
        <w:pStyle w:val="Heading3"/>
        <w:spacing w:before="180"/>
      </w:pPr>
      <w:r>
        <w:rPr>
          <w:color w:val="FF6B3D"/>
        </w:rPr>
        <w:t>Modal 元件設計</w:t>
      </w:r>
    </w:p>
    <w:p w14:paraId="473C03D7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放置於 RootLayout，確保所有頁面皆可觸發</w:t>
      </w:r>
    </w:p>
    <w:p w14:paraId="646C34C8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lastRenderedPageBreak/>
        <w:t>背景遮罩：半透明黑色（rgba(0,0,0,0.6)），點擊遮罩可關閉</w:t>
      </w:r>
    </w:p>
    <w:p w14:paraId="2631C928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關閉按鈕：右上角 ✕，鍵盤 Escape 也可關閉</w:t>
      </w:r>
    </w:p>
    <w:p w14:paraId="5EFEB79B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Modal 內包含：Email/密碼登入表單、「以 Google 登入」按鈕、「還沒有帳號？立即註冊」切換</w:t>
      </w:r>
    </w:p>
    <w:p w14:paraId="6CD6985D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登入與註冊在同一 Modal 內切換，不需要重新開啟</w:t>
      </w:r>
    </w:p>
    <w:p w14:paraId="7FA00691" w14:textId="77777777" w:rsidR="00857C82" w:rsidRDefault="00857C82">
      <w:pPr>
        <w:spacing w:after="120"/>
      </w:pPr>
    </w:p>
    <w:p w14:paraId="3928E056" w14:textId="77777777" w:rsidR="00857C82" w:rsidRDefault="00000000">
      <w:pPr>
        <w:pStyle w:val="Heading3"/>
        <w:spacing w:before="180"/>
      </w:pPr>
      <w:r>
        <w:rPr>
          <w:color w:val="FF6B3D"/>
        </w:rPr>
        <w:t>登入成功後的跳轉邏輯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857C82" w14:paraId="5DA742C5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203A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intent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3ADE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登入成功後行為</w:t>
            </w:r>
          </w:p>
        </w:tc>
      </w:tr>
      <w:tr w:rsidR="00857C82" w14:paraId="2E5CB1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5D9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login（預設）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B537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關閉，留在當前頁面，Nav 更新</w:t>
            </w:r>
          </w:p>
        </w:tc>
      </w:tr>
      <w:tr w:rsidR="00857C82" w14:paraId="0DAABD0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C5F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new_result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4145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/result/new</w:t>
            </w:r>
          </w:p>
        </w:tc>
      </w:tr>
      <w:tr w:rsidR="00857C82" w14:paraId="3B8603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4C0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claim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6EA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/results/:resultId/claim</w:t>
            </w:r>
          </w:p>
        </w:tc>
      </w:tr>
    </w:tbl>
    <w:p w14:paraId="1F417715" w14:textId="77777777" w:rsidR="00857C82" w:rsidRDefault="00857C82">
      <w:pPr>
        <w:spacing w:after="120"/>
      </w:pPr>
    </w:p>
    <w:p w14:paraId="2D8226D7" w14:textId="77777777" w:rsidR="00857C82" w:rsidRDefault="00000000">
      <w:pPr>
        <w:pStyle w:val="Heading3"/>
        <w:spacing w:before="180"/>
      </w:pPr>
      <w:r>
        <w:rPr>
          <w:color w:val="FF6B3D"/>
        </w:rPr>
        <w:t>/auth/callback 路由</w:t>
      </w:r>
    </w:p>
    <w:p w14:paraId="7518C125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Google OAuth 必須經過 /auth/callback 處理 session</w:t>
      </w:r>
    </w:p>
    <w:p w14:paraId="51B6ADBD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callback 完成後，讀取 localStorage 暫存的 intent，執行對應跳轉</w:t>
      </w:r>
    </w:p>
    <w:p w14:paraId="68340AE4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若無 intent，導向 / （最速榜首頁）</w:t>
      </w:r>
    </w:p>
    <w:p w14:paraId="2F92C7DD" w14:textId="77777777" w:rsidR="00857C82" w:rsidRDefault="00857C82">
      <w:pPr>
        <w:spacing w:after="120"/>
      </w:pPr>
    </w:p>
    <w:p w14:paraId="2D0A2681" w14:textId="77777777" w:rsidR="00857C82" w:rsidRDefault="00000000">
      <w:pPr>
        <w:pStyle w:val="Heading3"/>
        <w:spacing w:before="180"/>
      </w:pPr>
      <w:r>
        <w:rPr>
          <w:color w:val="FF6B3D"/>
        </w:rPr>
        <w:t>/login 獨立頁面的處置</w:t>
      </w:r>
    </w:p>
    <w:p w14:paraId="7973E5B2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保留 /login 路由，但改為顯示完整的登入頁面（針對直接連結進入的情況，如 Email 通知中的連結）</w:t>
      </w:r>
    </w:p>
    <w:p w14:paraId="6E3FDEC3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從 Nav 觸發的登入一律走 Auth Modal，不導向 /login</w:t>
      </w:r>
    </w:p>
    <w:p w14:paraId="2351DDD8" w14:textId="77777777" w:rsidR="00857C82" w:rsidRDefault="00857C82">
      <w:pPr>
        <w:spacing w:after="240"/>
      </w:pPr>
    </w:p>
    <w:p w14:paraId="16B87CD1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28.5 Auth Modal 狀態流程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857C82" w14:paraId="6F07ADF9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0D22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9577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描述</w:t>
            </w:r>
          </w:p>
        </w:tc>
      </w:tr>
      <w:tr w:rsidR="00857C82" w14:paraId="1618AF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2F0F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00D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Modal 未顯示，預設狀態</w:t>
            </w:r>
          </w:p>
        </w:tc>
      </w:tr>
      <w:tr w:rsidR="00857C82" w14:paraId="12BE4B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0C6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open:login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337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顯示 Email/密碼登入表單</w:t>
            </w:r>
          </w:p>
        </w:tc>
      </w:tr>
      <w:tr w:rsidR="00857C82" w14:paraId="1826DE1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B7C7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open:register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21E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顯示註冊表單（在 Modal 內切換）</w:t>
            </w:r>
          </w:p>
        </w:tc>
      </w:tr>
      <w:tr w:rsidR="00857C82" w14:paraId="0D960BA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6C3A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open:loading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A11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登入請求進行中，表單 disabled，顯示 loading 指示</w:t>
            </w:r>
          </w:p>
        </w:tc>
      </w:tr>
      <w:tr w:rsidR="00857C82" w14:paraId="7B5398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DC08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open:error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EFC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登入失敗，顯示錯誤訊息，表單重新可用</w:t>
            </w:r>
          </w:p>
        </w:tc>
      </w:tr>
      <w:tr w:rsidR="00857C82" w14:paraId="7EEF273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3AF5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closed:success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B71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登入成功，Modal 關閉，執行 intent 跳轉</w:t>
            </w:r>
          </w:p>
        </w:tc>
      </w:tr>
    </w:tbl>
    <w:p w14:paraId="37C08EF3" w14:textId="77777777" w:rsidR="00857C82" w:rsidRDefault="00857C82">
      <w:pPr>
        <w:spacing w:after="240"/>
      </w:pPr>
    </w:p>
    <w:p w14:paraId="7138C0A3" w14:textId="77777777" w:rsidR="00857C82" w:rsidRDefault="00857C82">
      <w:pPr>
        <w:pBdr>
          <w:bottom w:val="single" w:sz="4" w:space="0" w:color="FF6B3D"/>
        </w:pBdr>
        <w:spacing w:before="160" w:after="160"/>
      </w:pPr>
    </w:p>
    <w:p w14:paraId="29432E8B" w14:textId="77777777" w:rsidR="00857C82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v1.4　·　2026 年 6 月　·　trilog.run</w:t>
      </w:r>
    </w:p>
    <w:p w14:paraId="115D519B" w14:textId="77777777" w:rsidR="00857C82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29. 品牌標誌實作規格</w:t>
      </w:r>
    </w:p>
    <w:p w14:paraId="4410693F" w14:textId="77777777" w:rsidR="00857C82" w:rsidRDefault="00000000">
      <w:pPr>
        <w:pStyle w:val="Heading2"/>
        <w:spacing w:before="280" w:after="100"/>
      </w:pPr>
      <w:r>
        <w:rPr>
          <w:color w:val="0D1526"/>
        </w:rPr>
        <w:lastRenderedPageBreak/>
        <w:t>29.1 設計概念</w:t>
      </w:r>
    </w:p>
    <w:p w14:paraId="44A269BB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標誌由兩個部分組成：左側的三角形符號（Mark）與右側的文字標誌（Wordmark）。三角形的三條邊各自採用不同的線條質感，直接對應鐵人三項的三個項目。這是設計的核心意圖——「懂的人一眼讀懂，不懂的人也覺得好看」。</w:t>
      </w:r>
    </w:p>
    <w:p w14:paraId="25BF0E97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857C82" w14:paraId="279D050E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80A9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三角形邊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AA03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運動項目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0E08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線條質感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13AF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857C82" w14:paraId="185ABD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B3D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左邊（底左→頂點）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289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6C7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波浪曲線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DBA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#22C9C9（--swim）</w:t>
            </w:r>
          </w:p>
        </w:tc>
      </w:tr>
      <w:tr w:rsidR="00857C82" w14:paraId="07D0A9F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126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右邊（頂點→底右）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C31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78A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等距虛線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AD2E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#A8E063（--bike）</w:t>
            </w:r>
          </w:p>
        </w:tc>
      </w:tr>
      <w:tr w:rsidR="00857C82" w14:paraId="1824836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EE1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底邊（底右→底左）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64AF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6B50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鋸齒折線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9875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#FF6B3D（--run）</w:t>
            </w:r>
          </w:p>
        </w:tc>
      </w:tr>
    </w:tbl>
    <w:p w14:paraId="4BD25B37" w14:textId="77777777" w:rsidR="00857C82" w:rsidRDefault="00857C82">
      <w:pPr>
        <w:spacing w:after="120"/>
      </w:pPr>
    </w:p>
    <w:p w14:paraId="6002216C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29.2 文字標誌規格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857C82" w14:paraId="2BD54C28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2146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部分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49A1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7F1A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字重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EB93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857C82" w14:paraId="6C9D84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67A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Tri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882B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品牌名稱前段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BD0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800（超粗）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76FC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  <w:tr w:rsidR="00857C82" w14:paraId="0113100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06DB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·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FB4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中間點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3558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627C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#FF6B3D（--run，品牌強調色）</w:t>
            </w:r>
          </w:p>
        </w:tc>
      </w:tr>
      <w:tr w:rsidR="00857C82" w14:paraId="49D400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D1DA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log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69B8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品牌名稱後段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8EC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300（超細）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9D4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</w:tbl>
    <w:p w14:paraId="6528740E" w14:textId="77777777" w:rsidR="00857C82" w:rsidRDefault="00857C82">
      <w:pPr>
        <w:spacing w:after="120"/>
      </w:pPr>
    </w:p>
    <w:p w14:paraId="5BF921F0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字重對比（800 vs 300）是標誌記憶點，不可調整為相同字重</w:t>
      </w:r>
    </w:p>
    <w:p w14:paraId="7F97E0C1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字距：letter-spacing: -0.04em（視覺緊縮，避免散開感）</w:t>
      </w:r>
    </w:p>
    <w:p w14:paraId="009653E3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字體：系統優先使用 Arial，fallback 為 Helvetica Neue、sans-serif</w:t>
      </w:r>
    </w:p>
    <w:p w14:paraId="221CE40A" w14:textId="77777777" w:rsidR="00857C82" w:rsidRDefault="00857C82">
      <w:pPr>
        <w:spacing w:after="120"/>
      </w:pPr>
    </w:p>
    <w:p w14:paraId="49650C6E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29.3 SVG 符號原始碼</w:t>
      </w:r>
    </w:p>
    <w:p w14:paraId="449AB12A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以下為標準尺寸 Logo 的完整 SVG，viewBox="0 0 260 68"，符號置於左側，文字置於右側。Claude Code 可直接複製使用。</w:t>
      </w:r>
    </w:p>
    <w:p w14:paraId="7D8B6847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57C82" w14:paraId="65137E92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2C6BB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0B2C67E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419AD36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6BACB8A8" w14:textId="77777777" w:rsidR="00857C82" w:rsidRDefault="00857C82">
            <w:pPr>
              <w:spacing w:after="40"/>
            </w:pPr>
          </w:p>
          <w:p w14:paraId="5C35059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游泳：波浪曲線（青藍，底左 → 頂點）--&gt;</w:t>
            </w:r>
          </w:p>
          <w:p w14:paraId="7924FFD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1B77067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403EC6C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stroke-linecap="round"/&gt;</w:t>
            </w:r>
          </w:p>
          <w:p w14:paraId="435CED87" w14:textId="77777777" w:rsidR="00857C82" w:rsidRDefault="00857C82">
            <w:pPr>
              <w:spacing w:after="40"/>
            </w:pPr>
          </w:p>
          <w:p w14:paraId="5F112C1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自行車：虛線（草地綠，頂點 → 底右）--&gt;</w:t>
            </w:r>
          </w:p>
          <w:p w14:paraId="30D50BE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78357FF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77A2C2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64FC815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stroke-dasharray="5 3"/&gt;</w:t>
            </w:r>
          </w:p>
          <w:p w14:paraId="45FB217A" w14:textId="77777777" w:rsidR="00857C82" w:rsidRDefault="00857C82">
            <w:pPr>
              <w:spacing w:after="40"/>
            </w:pPr>
          </w:p>
          <w:p w14:paraId="4E401F9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跑步：鋸齒折線（珊瑚橘，底右 → 底左）--&gt;</w:t>
            </w:r>
          </w:p>
          <w:p w14:paraId="0D0978C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3F6BC46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245AC09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489C4A6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2EDE7B6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2830E42E" w14:textId="77777777" w:rsidR="00857C82" w:rsidRDefault="00857C82">
            <w:pPr>
              <w:spacing w:after="40"/>
            </w:pPr>
          </w:p>
          <w:p w14:paraId="76AE704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1D17580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2397AEA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D12F39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2B16A11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1E2E0D80" w14:textId="77777777" w:rsidR="00857C82" w:rsidRDefault="00857C82">
            <w:pPr>
              <w:spacing w:after="40"/>
            </w:pPr>
          </w:p>
          <w:p w14:paraId="67C8B8C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1A66470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60BF6DA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2ADE433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2BC43FA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22CB0B37" w14:textId="77777777" w:rsidR="00857C82" w:rsidRDefault="00857C82">
            <w:pPr>
              <w:spacing w:after="40"/>
            </w:pPr>
          </w:p>
          <w:p w14:paraId="627A082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7E96E14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7D4E6F2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450C560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054D69C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05DF5D8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37EB9D47" w14:textId="77777777" w:rsidR="00857C82" w:rsidRDefault="00857C82">
      <w:pPr>
        <w:spacing w:after="120"/>
      </w:pPr>
    </w:p>
    <w:p w14:paraId="64FD7865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29.4 符號單獨版（Mark Only）</w:t>
      </w:r>
    </w:p>
    <w:p w14:paraId="6B009F18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用於 favicon、App icon、頭像等只需要符號的場合，viewBox="0 0 68 68"，三條邊線加粗以補償小尺寸的視覺損失。</w:t>
      </w:r>
    </w:p>
    <w:p w14:paraId="11E444D9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57C82" w14:paraId="475427A2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D31E64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width="48" height="48" viewBox="0 0 68 68"</w:t>
            </w:r>
          </w:p>
          <w:p w14:paraId="7E5D6EB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616D52A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3A0880FF" w14:textId="77777777" w:rsidR="00857C82" w:rsidRDefault="00857C82">
            <w:pPr>
              <w:spacing w:after="40"/>
            </w:pPr>
          </w:p>
          <w:p w14:paraId="7349968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 --&gt;</w:t>
            </w:r>
          </w:p>
          <w:p w14:paraId="69213F8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3B8E8FE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67329E4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stroke-linecap="round"/&gt;</w:t>
            </w:r>
          </w:p>
          <w:p w14:paraId="1BEEE715" w14:textId="77777777" w:rsidR="00857C82" w:rsidRDefault="00857C82">
            <w:pPr>
              <w:spacing w:after="40"/>
            </w:pPr>
          </w:p>
          <w:p w14:paraId="3723C99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 --&gt;</w:t>
            </w:r>
          </w:p>
          <w:p w14:paraId="72F8E80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51EAA71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21906E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052BAFA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stroke-dasharray="6 3.5"/&gt;</w:t>
            </w:r>
          </w:p>
          <w:p w14:paraId="77FF6A2B" w14:textId="77777777" w:rsidR="00857C82" w:rsidRDefault="00857C82">
            <w:pPr>
              <w:spacing w:after="40"/>
            </w:pPr>
          </w:p>
          <w:p w14:paraId="1C98EA2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 --&gt;</w:t>
            </w:r>
          </w:p>
          <w:p w14:paraId="315BE80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2DE068A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L25 49 L18 56 L11 49 L6 56"</w:t>
            </w:r>
          </w:p>
          <w:p w14:paraId="151B6C9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5820BC5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7AE6EC6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080873E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02815835" w14:textId="77777777" w:rsidR="00857C82" w:rsidRDefault="00857C82">
      <w:pPr>
        <w:spacing w:after="120"/>
      </w:pPr>
    </w:p>
    <w:p w14:paraId="3721A160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29.5 React / Next.js 元件</w:t>
      </w:r>
    </w:p>
    <w:p w14:paraId="2038BB98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以下為可直接放入 Next.js 專案的 TSX 元件，支援 size 和 markOnly 兩個 prop。</w:t>
      </w:r>
    </w:p>
    <w:p w14:paraId="3B8166EC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57C82" w14:paraId="4D54B373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56481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</w:t>
            </w:r>
          </w:p>
          <w:p w14:paraId="7F19A5AC" w14:textId="77777777" w:rsidR="00857C82" w:rsidRDefault="00857C82">
            <w:pPr>
              <w:spacing w:after="40"/>
            </w:pPr>
          </w:p>
          <w:p w14:paraId="15F5C49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1083167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"sm" | "md" | "lg"</w:t>
            </w:r>
          </w:p>
          <w:p w14:paraId="1000BB2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07179EC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034190E" w14:textId="77777777" w:rsidR="00857C82" w:rsidRDefault="00857C82">
            <w:pPr>
              <w:spacing w:after="40"/>
            </w:pPr>
          </w:p>
          <w:p w14:paraId="59B20E3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1ED855E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C647DC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6639DC4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54C3CD2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6A34B8E" w14:textId="77777777" w:rsidR="00857C82" w:rsidRDefault="00857C82">
            <w:pPr>
              <w:spacing w:after="40"/>
            </w:pPr>
          </w:p>
          <w:p w14:paraId="71966B5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32A1B47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= "md",</w:t>
            </w:r>
          </w:p>
          <w:p w14:paraId="0094FF7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6F184D1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125270A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7FB8A14A" w14:textId="77777777" w:rsidR="00857C82" w:rsidRDefault="00857C82">
            <w:pPr>
              <w:spacing w:after="40"/>
            </w:pPr>
          </w:p>
          <w:p w14:paraId="69107FE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if (markOnly) {</w:t>
            </w:r>
          </w:p>
          <w:p w14:paraId="3908A47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(</w:t>
            </w:r>
          </w:p>
          <w:p w14:paraId="1B99CB9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width={48} height={48} viewBox="0 0 68 68"</w:t>
            </w:r>
          </w:p>
          <w:p w14:paraId="7623097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392FC06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77F4E78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096374D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478668E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strokeLinecap="round"/&gt;</w:t>
            </w:r>
          </w:p>
          <w:p w14:paraId="0A72FEA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789FD78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271C633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0716CA3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strokeDasharray="6 3.5"/&gt;</w:t>
            </w:r>
          </w:p>
          <w:p w14:paraId="1057566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d="M60 56 L53 49 L46 56 L39 49 L32 56 L25 49 L18 56 L11 49 L6 56"</w:t>
            </w:r>
          </w:p>
          <w:p w14:paraId="019B55EA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3F3B9BF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6CDB482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336B8A9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3FB0598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</w:t>
            </w:r>
          </w:p>
          <w:p w14:paraId="6B689E3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278A6099" w14:textId="77777777" w:rsidR="00857C82" w:rsidRDefault="00857C82">
            <w:pPr>
              <w:spacing w:after="40"/>
            </w:pPr>
          </w:p>
          <w:p w14:paraId="02A8A57A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1AE0EF4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&lt;svg width={w} height={h} viewBox="0 0 260 68"</w:t>
            </w:r>
          </w:p>
          <w:p w14:paraId="4247FB8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xmlns="http://www.w3.org/2000/svg"</w:t>
            </w:r>
          </w:p>
          <w:p w14:paraId="5E88D27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role="img" aria-label="Tri·log"&gt;</w:t>
            </w:r>
          </w:p>
          <w:p w14:paraId="41FE0A9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 56 C10 44 16 30 21 20 C24 14 27 11 31 9"</w:t>
            </w:r>
          </w:p>
          <w:p w14:paraId="49E874D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stroke="#22C9C9"</w:t>
            </w:r>
          </w:p>
          <w:p w14:paraId="75D7CC0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strokeLinecap="round"/&gt;</w:t>
            </w:r>
          </w:p>
          <w:p w14:paraId="72BAF38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d="M31 9 L60 56"</w:t>
            </w:r>
          </w:p>
          <w:p w14:paraId="091E14F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stroke="#A8E063"</w:t>
            </w:r>
          </w:p>
          <w:p w14:paraId="6216BF6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1DBA192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strokeDasharray="5 3"/&gt;</w:t>
            </w:r>
          </w:p>
          <w:p w14:paraId="0762D5B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d="M60 56 L53 49 L46 56 L39 49 L32 56 L25 49 L18 56 L11 49 L6 56"</w:t>
            </w:r>
          </w:p>
          <w:p w14:paraId="75AE89D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stroke="#FF6B3D"</w:t>
            </w:r>
          </w:p>
          <w:p w14:paraId="43EA5F8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115EE1C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strokeLinejoin="round"/&gt;</w:t>
            </w:r>
          </w:p>
          <w:p w14:paraId="0009850A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x={78} y={43}</w:t>
            </w:r>
          </w:p>
          <w:p w14:paraId="0841850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5498764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77FEF73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letterSpacing={-2}&gt;Tri&lt;/text&gt;</w:t>
            </w:r>
          </w:p>
          <w:p w14:paraId="0B5E52F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x={126} y={43}</w:t>
            </w:r>
          </w:p>
          <w:p w14:paraId="3CA2B0A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860542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328959A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fill="#FF6B3D"&gt;·&lt;/text&gt;</w:t>
            </w:r>
          </w:p>
          <w:p w14:paraId="5A41FED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x={136} y={43}</w:t>
            </w:r>
          </w:p>
          <w:p w14:paraId="30DA526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297FA2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fontWeight={300}</w:t>
            </w:r>
          </w:p>
          <w:p w14:paraId="5B64A7F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letterSpacing={-2}&gt;log&lt;/text&gt;</w:t>
            </w:r>
          </w:p>
          <w:p w14:paraId="3F8CD45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&lt;/svg&gt;</w:t>
            </w:r>
          </w:p>
          <w:p w14:paraId="18BA37F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3B01C0F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457515F3" w14:textId="77777777" w:rsidR="00857C82" w:rsidRDefault="00857C82">
      <w:pPr>
        <w:spacing w:after="120"/>
      </w:pPr>
    </w:p>
    <w:p w14:paraId="37D7D695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57C82" w14:paraId="1B298262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4FDAA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導覽列（標準尺寸）</w:t>
            </w:r>
          </w:p>
          <w:p w14:paraId="088458A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/&gt;</w:t>
            </w:r>
          </w:p>
          <w:p w14:paraId="58495DEC" w14:textId="77777777" w:rsidR="00857C82" w:rsidRDefault="00857C82">
            <w:pPr>
              <w:spacing w:after="40"/>
            </w:pPr>
          </w:p>
          <w:p w14:paraId="11A5187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行動裝置 Nav（精簡尺寸）</w:t>
            </w:r>
          </w:p>
          <w:p w14:paraId="05A8CFD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size="sm" /&gt;</w:t>
            </w:r>
          </w:p>
          <w:p w14:paraId="38397A6A" w14:textId="77777777" w:rsidR="00857C82" w:rsidRDefault="00857C82">
            <w:pPr>
              <w:spacing w:after="40"/>
            </w:pPr>
          </w:p>
          <w:p w14:paraId="101A072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 / App icon（僅符號）</w:t>
            </w:r>
          </w:p>
          <w:p w14:paraId="51914A6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  <w:p w14:paraId="4DE0D040" w14:textId="77777777" w:rsidR="00857C82" w:rsidRDefault="00857C82">
            <w:pPr>
              <w:spacing w:after="40"/>
            </w:pPr>
          </w:p>
          <w:p w14:paraId="44A1F7D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標題頁 / 大型展示</w:t>
            </w:r>
          </w:p>
          <w:p w14:paraId="14AF10F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/&gt;</w:t>
            </w:r>
          </w:p>
        </w:tc>
      </w:tr>
    </w:tbl>
    <w:p w14:paraId="227BB01C" w14:textId="77777777" w:rsidR="00857C82" w:rsidRDefault="00857C82">
      <w:pPr>
        <w:spacing w:after="120"/>
      </w:pPr>
    </w:p>
    <w:p w14:paraId="7E1FF916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29.7 使用規範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857C82" w14:paraId="238B27A0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B5CF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規則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8092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857C82" w14:paraId="11BBA5E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DCA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最小使用尺寸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96A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完整 Logo 最小寬度 130px；Mark Only 最小 24px</w:t>
            </w:r>
          </w:p>
        </w:tc>
      </w:tr>
      <w:tr w:rsidR="00857C82" w14:paraId="1752B0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B18E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背景色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885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設計於深色背景（#060D18）上使用，淺色背景需另行測試對比度</w:t>
            </w:r>
          </w:p>
        </w:tc>
      </w:tr>
      <w:tr w:rsidR="00857C82" w14:paraId="7DD2665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D7A0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不可修改顏色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F1E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三條邊的顏色為品牌設計系統的三項色，不可替換為其他顏色</w:t>
            </w:r>
          </w:p>
        </w:tc>
      </w:tr>
      <w:tr w:rsidR="00857C82" w14:paraId="6EBB96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A98C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不可拉伸變形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165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維持 viewBox 比例，不可單獨拉寬或拉高</w:t>
            </w:r>
          </w:p>
        </w:tc>
      </w:tr>
      <w:tr w:rsidR="00857C82" w14:paraId="18BE38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C50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字重不可改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547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Tri 必須是 800，log 必須是 300，對比是記憶點的來源</w:t>
            </w:r>
          </w:p>
        </w:tc>
      </w:tr>
      <w:tr w:rsidR="00857C82" w14:paraId="4A6329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E1C5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留白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2207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Logo 四周最小留白為 Logo 高度的 25%</w:t>
            </w:r>
          </w:p>
        </w:tc>
      </w:tr>
    </w:tbl>
    <w:p w14:paraId="5945A854" w14:textId="77777777" w:rsidR="00857C82" w:rsidRDefault="00857C82">
      <w:pPr>
        <w:spacing w:after="240"/>
      </w:pPr>
    </w:p>
    <w:p w14:paraId="605788D6" w14:textId="77777777" w:rsidR="00857C82" w:rsidRDefault="00857C82">
      <w:pPr>
        <w:pBdr>
          <w:bottom w:val="single" w:sz="4" w:space="0" w:color="FF6B3D"/>
        </w:pBdr>
        <w:spacing w:before="160" w:after="160"/>
      </w:pPr>
    </w:p>
    <w:p w14:paraId="19297048" w14:textId="77777777" w:rsidR="00857C82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v1.4　·　2026 年 6 月　·　trilog.run</w:t>
      </w:r>
    </w:p>
    <w:p w14:paraId="65C53B44" w14:textId="77777777" w:rsidR="00857C82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29-A. 標誌動態波浪規格（補充第 29 章）</w:t>
      </w:r>
    </w:p>
    <w:p w14:paraId="5A7F99FC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29-A.1 動態設計決策</w:t>
      </w:r>
    </w:p>
    <w:p w14:paraId="6C43432B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橘色底邊（跑步項目）採用心電圖式波浪向前流動的動態效果。三個連續波峰持續向左位移，製造跑步節奏感與生命感。游泳曲線（青藍）與自行車虛線（草地綠）保持靜止。</w:t>
      </w:r>
    </w:p>
    <w:p w14:paraId="6B74B4AA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857C82" w14:paraId="1AA02377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DB1C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場景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BD08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動畫速度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9920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857C82" w14:paraId="4E69BB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4C1C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Nav 導覽列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8F0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A7E4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沉穩不搶眼，使用者瀏覽內容時不分心，像馬拉松配速</w:t>
            </w:r>
          </w:p>
        </w:tc>
      </w:tr>
      <w:tr w:rsidR="00857C82" w14:paraId="2851F8B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CFF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Login 登入頁 Logo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518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1.8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B29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稍快的節奏製造活力感，讓使用者感覺平台是活的</w:t>
            </w:r>
          </w:p>
        </w:tc>
      </w:tr>
      <w:tr w:rsidR="00857C82" w14:paraId="049A0C6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3E3F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其他場景（預設）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F8D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1C0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未明確指定時，使用 Nav 版本</w:t>
            </w:r>
          </w:p>
        </w:tc>
      </w:tr>
    </w:tbl>
    <w:p w14:paraId="24DB3BB7" w14:textId="77777777" w:rsidR="00857C82" w:rsidRDefault="00857C82">
      <w:pPr>
        <w:spacing w:after="120"/>
      </w:pPr>
    </w:p>
    <w:p w14:paraId="098EA2F7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29-A.2 波浪路徑說明</w:t>
      </w:r>
    </w:p>
    <w:p w14:paraId="400E9C25" w14:textId="77777777" w:rsidR="00857C82" w:rsidRDefault="00000000">
      <w:pPr>
        <w:spacing w:before="80" w:after="120"/>
      </w:pPr>
      <w:r>
        <w:rPr>
          <w:rFonts w:eastAsia="Arial"/>
          <w:color w:val="1A1A1A"/>
        </w:rPr>
        <w:t>波浪路徑從三角形邊界外（x=-12）延伸至邊界外（x=78），搭配 clipPath 限制可見範圍在底邊區域內，確保波浪兩端不溢出三角形。translateX 每次移動 -18px（一個波峰寬度），形成無縫循環。</w:t>
      </w:r>
    </w:p>
    <w:p w14:paraId="0B891D0C" w14:textId="77777777" w:rsidR="00857C82" w:rsidRDefault="00857C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857C82" w14:paraId="4ED37769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1487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373E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數值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01D7" w14:textId="77777777" w:rsidR="00857C82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857C82" w14:paraId="00D450F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DCF9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波峰數量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1088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3 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DD3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底邊可見範圍內維持 3 個完整波峰</w:t>
            </w:r>
          </w:p>
        </w:tc>
      </w:tr>
      <w:tr w:rsidR="00857C82" w14:paraId="02B9FCD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F9DB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波峰寬度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3680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18px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C01E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每個波峰佔 18px（底邊總寬 54px ÷ 3）</w:t>
            </w:r>
          </w:p>
        </w:tc>
      </w:tr>
      <w:tr w:rsidR="00857C82" w14:paraId="4A100F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8C71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波峰高度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A2F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9px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EADE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波峰 y=47，波谷 y=56，振幅 9px</w:t>
            </w:r>
          </w:p>
        </w:tc>
      </w:tr>
      <w:tr w:rsidR="00857C82" w14:paraId="124D1AC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6B37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位移量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F77F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-18px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86CD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每個週期移動一個波峰寬度，確保無縫循環</w:t>
            </w:r>
          </w:p>
        </w:tc>
      </w:tr>
      <w:tr w:rsidR="00857C82" w14:paraId="5F80843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EF87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動畫函數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E076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linear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0793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等速移動，不加 ease，模擬持續跑步節奏</w:t>
            </w:r>
          </w:p>
        </w:tc>
      </w:tr>
      <w:tr w:rsidR="00857C82" w14:paraId="0386D5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2ECF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clipPath 範圍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AC90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x:4~62, y:41~60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09B2" w14:textId="77777777" w:rsidR="00857C82" w:rsidRDefault="00000000">
            <w:r>
              <w:rPr>
                <w:rFonts w:eastAsia="Arial"/>
                <w:color w:val="1A1A1A"/>
                <w:sz w:val="20"/>
                <w:szCs w:val="20"/>
              </w:rPr>
              <w:t>限制波浪在底邊三角形區域內</w:t>
            </w:r>
          </w:p>
        </w:tc>
      </w:tr>
    </w:tbl>
    <w:p w14:paraId="66B55476" w14:textId="77777777" w:rsidR="00857C82" w:rsidRDefault="00857C82">
      <w:pPr>
        <w:spacing w:after="120"/>
      </w:pPr>
    </w:p>
    <w:p w14:paraId="55762BBA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29-A.3 CSS 動畫代碼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57C82" w14:paraId="0FC1C7D7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7857E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版本 — 3 秒，沉穩 */</w:t>
            </w:r>
          </w:p>
          <w:p w14:paraId="70D066B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wave-nav {</w:t>
            </w:r>
          </w:p>
          <w:p w14:paraId="0601971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060DCC3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5A60D7D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04515D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.logo-wave-nav {</w:t>
            </w:r>
          </w:p>
          <w:p w14:paraId="0564B96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wave-nav 3s linear infinite;</w:t>
            </w:r>
          </w:p>
          <w:p w14:paraId="042A1A9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E49ADE0" w14:textId="77777777" w:rsidR="00857C82" w:rsidRDefault="00857C82">
            <w:pPr>
              <w:spacing w:after="40"/>
            </w:pPr>
          </w:p>
          <w:p w14:paraId="4BA0409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Login 版本 — 1.8 秒，活力 */</w:t>
            </w:r>
          </w:p>
          <w:p w14:paraId="5DDBC9D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wave-login {</w:t>
            </w:r>
          </w:p>
          <w:p w14:paraId="53DBDC4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349F7EF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5D5BEE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408F46A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.logo-wave-login {</w:t>
            </w:r>
          </w:p>
          <w:p w14:paraId="76955A3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wave-login 1.8s linear infinite;</w:t>
            </w:r>
          </w:p>
          <w:p w14:paraId="5AB2529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0617FCB9" w14:textId="77777777" w:rsidR="00857C82" w:rsidRDefault="00857C82">
            <w:pPr>
              <w:spacing w:after="40"/>
            </w:pPr>
          </w:p>
          <w:p w14:paraId="6146F4B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prefers-reduced-motion：停用動畫 */</w:t>
            </w:r>
          </w:p>
          <w:p w14:paraId="7A26CA1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@media (prefers-reduced-motion: reduce) {</w:t>
            </w:r>
          </w:p>
          <w:p w14:paraId="3D24151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.logo-wave-nav,</w:t>
            </w:r>
          </w:p>
          <w:p w14:paraId="2C49344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.logo-wave-login {</w:t>
            </w:r>
          </w:p>
          <w:p w14:paraId="0F67280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none;</w:t>
            </w:r>
          </w:p>
          <w:p w14:paraId="0376D8F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016EB92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181C3F34" w14:textId="77777777" w:rsidR="00857C82" w:rsidRDefault="00857C82">
      <w:pPr>
        <w:spacing w:after="120"/>
      </w:pPr>
    </w:p>
    <w:p w14:paraId="0EB1606F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29-A.4 完整 SVG（含動畫）</w:t>
      </w:r>
    </w:p>
    <w:p w14:paraId="45CD3670" w14:textId="77777777" w:rsidR="00857C82" w:rsidRDefault="00000000">
      <w:pPr>
        <w:pStyle w:val="Heading3"/>
        <w:spacing w:before="180"/>
      </w:pPr>
      <w:r>
        <w:rPr>
          <w:color w:val="FF6B3D"/>
        </w:rPr>
        <w:t>Nav 版本（3 秒）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57C82" w14:paraId="4C31194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CAE3A0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72F5A7F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55388A4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751D11B7" w14:textId="77777777" w:rsidR="00857C82" w:rsidRDefault="00857C82">
            <w:pPr>
              <w:spacing w:after="40"/>
            </w:pPr>
          </w:p>
          <w:p w14:paraId="773D907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&lt;defs&gt;</w:t>
            </w:r>
          </w:p>
          <w:p w14:paraId="0FDC102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&lt;!-- 限制底邊波浪的可見範圍 --&gt;</w:t>
            </w:r>
          </w:p>
          <w:p w14:paraId="086489C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&lt;clipPath id="wave-clip"&gt;</w:t>
            </w:r>
          </w:p>
          <w:p w14:paraId="14074AF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&lt;polygon points="4,60 62,60 62,41 4,41"/&gt;</w:t>
            </w:r>
          </w:p>
          <w:p w14:paraId="76D31F1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&lt;/clipPath&gt;</w:t>
            </w:r>
          </w:p>
          <w:p w14:paraId="1C5BEAB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&lt;/defs&gt;</w:t>
            </w:r>
          </w:p>
          <w:p w14:paraId="0D48BEB6" w14:textId="77777777" w:rsidR="00857C82" w:rsidRDefault="00857C82">
            <w:pPr>
              <w:spacing w:after="40"/>
            </w:pPr>
          </w:p>
          <w:p w14:paraId="3AC8F72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游泳：靜止波浪曲線（青藍）--&gt;</w:t>
            </w:r>
          </w:p>
          <w:p w14:paraId="4ABD6A8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5FABB59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596192A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stroke-linecap="round"/&gt;</w:t>
            </w:r>
          </w:p>
          <w:p w14:paraId="0F441119" w14:textId="77777777" w:rsidR="00857C82" w:rsidRDefault="00857C82">
            <w:pPr>
              <w:spacing w:after="40"/>
            </w:pPr>
          </w:p>
          <w:p w14:paraId="4150AC4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自行車：靜止虛線（草地綠）--&gt;</w:t>
            </w:r>
          </w:p>
          <w:p w14:paraId="4EEEACA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3561B89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fill="none" stroke="#A8E063"</w:t>
            </w:r>
          </w:p>
          <w:p w14:paraId="00F253DE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6B88202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60471E7C" w14:textId="77777777" w:rsidR="00857C82" w:rsidRDefault="00857C82">
            <w:pPr>
              <w:spacing w:after="40"/>
            </w:pPr>
          </w:p>
          <w:p w14:paraId="2369730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跑步：動態波浪（珊瑚橘），clipPath 限制範圍 --&gt;</w:t>
            </w:r>
          </w:p>
          <w:p w14:paraId="1F6DE62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&lt;g clip-path="url(#wave-clip)"&gt;</w:t>
            </w:r>
          </w:p>
          <w:p w14:paraId="5623122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&lt;g class="logo-wave-nav"&gt;</w:t>
            </w:r>
          </w:p>
          <w:p w14:paraId="1A7C2D8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</w:t>
            </w:r>
          </w:p>
          <w:p w14:paraId="28EC235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d="M-12 56</w:t>
            </w:r>
          </w:p>
          <w:p w14:paraId="06154F8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C-9 56 -7 47 -3 47 C1 47 3 56 6 56</w:t>
            </w:r>
          </w:p>
          <w:p w14:paraId="7A99808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C9 56 11 47 15 47 C19 47 21 56 24 56</w:t>
            </w:r>
          </w:p>
          <w:p w14:paraId="6DE3BC1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C27 56 29 47 33 47 C37 47 39 56 42 56</w:t>
            </w:r>
          </w:p>
          <w:p w14:paraId="54B489EA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C45 56 47 47 51 47 C55 47 57 56 60 56</w:t>
            </w:r>
          </w:p>
          <w:p w14:paraId="2D1BA6B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C63 56 65 47 69 47 C73 47 75 56 78 56"</w:t>
            </w:r>
          </w:p>
          <w:p w14:paraId="18D7394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13BD5C9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6295FA1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2EA88AD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&lt;/g&gt;</w:t>
            </w:r>
          </w:p>
          <w:p w14:paraId="12E33A5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&lt;/g&gt;</w:t>
            </w:r>
          </w:p>
          <w:p w14:paraId="3240F198" w14:textId="77777777" w:rsidR="00857C82" w:rsidRDefault="00857C82">
            <w:pPr>
              <w:spacing w:after="40"/>
            </w:pPr>
          </w:p>
          <w:p w14:paraId="0081289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75FEF08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505F97A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7E4906A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5290341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012B3BE3" w14:textId="77777777" w:rsidR="00857C82" w:rsidRDefault="00857C82">
            <w:pPr>
              <w:spacing w:after="40"/>
            </w:pPr>
          </w:p>
          <w:p w14:paraId="72A52BA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4588D51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2D6327A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4FF5CF4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241E59F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3B6E643F" w14:textId="77777777" w:rsidR="00857C82" w:rsidRDefault="00857C82">
            <w:pPr>
              <w:spacing w:after="40"/>
            </w:pPr>
          </w:p>
          <w:p w14:paraId="1508A6F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07FA490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27CFFEE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71721B8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4197452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63443EF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12A35019" w14:textId="77777777" w:rsidR="00857C82" w:rsidRDefault="00857C82">
      <w:pPr>
        <w:spacing w:after="120"/>
      </w:pPr>
    </w:p>
    <w:p w14:paraId="1E44955E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29-A.5 React / Next.js 動態元件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57C82" w14:paraId="3AD169DA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22F92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components/TrilogLogo.tsx（含動態波浪版本）</w:t>
            </w:r>
          </w:p>
          <w:p w14:paraId="00BD74B6" w14:textId="77777777" w:rsidR="00857C82" w:rsidRDefault="00857C82">
            <w:pPr>
              <w:spacing w:after="40"/>
            </w:pPr>
          </w:p>
          <w:p w14:paraId="7F33234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67DD981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   "sm" | "md" | "lg"</w:t>
            </w:r>
          </w:p>
          <w:p w14:paraId="3B1F7C7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context?: "nav" | "login" | "static"</w:t>
            </w:r>
          </w:p>
          <w:p w14:paraId="41F60B1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1713430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8FE16D6" w14:textId="77777777" w:rsidR="00857C82" w:rsidRDefault="00857C82">
            <w:pPr>
              <w:spacing w:after="40"/>
            </w:pPr>
          </w:p>
          <w:p w14:paraId="26BF06A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096F18A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0610717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3FDCC22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lg: { w: 260, h: 68 },</w:t>
            </w:r>
          </w:p>
          <w:p w14:paraId="13125F8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2E707A5" w14:textId="77777777" w:rsidR="00857C82" w:rsidRDefault="00857C82">
            <w:pPr>
              <w:spacing w:after="40"/>
            </w:pPr>
          </w:p>
          <w:p w14:paraId="341D23BA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waveDuration = {</w:t>
            </w:r>
          </w:p>
          <w:p w14:paraId="5CF067C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nav:    "3s",</w:t>
            </w:r>
          </w:p>
          <w:p w14:paraId="0DCAACB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login:  "1.8s",</w:t>
            </w:r>
          </w:p>
          <w:p w14:paraId="334FC2E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static: "0s",   // 靜止，不動</w:t>
            </w:r>
          </w:p>
          <w:p w14:paraId="15F46E5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D3993FC" w14:textId="77777777" w:rsidR="00857C82" w:rsidRDefault="00857C82">
            <w:pPr>
              <w:spacing w:after="40"/>
            </w:pPr>
          </w:p>
          <w:p w14:paraId="04EF13FA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62DE00B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   = "md",</w:t>
            </w:r>
          </w:p>
          <w:p w14:paraId="79CF1ED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 = "nav",</w:t>
            </w:r>
          </w:p>
          <w:p w14:paraId="19DFD3B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3AC9B54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673C153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0706060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duration = waveDuration[context]</w:t>
            </w:r>
          </w:p>
          <w:p w14:paraId="0D22968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isAnimated = context !== "static"</w:t>
            </w:r>
          </w:p>
          <w:p w14:paraId="02F5C4A3" w14:textId="77777777" w:rsidR="00857C82" w:rsidRDefault="00857C82">
            <w:pPr>
              <w:spacing w:after="40"/>
            </w:pPr>
          </w:p>
          <w:p w14:paraId="298563E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waveStyle: React.CSSProperties = isAnimated ? {</w:t>
            </w:r>
          </w:p>
          <w:p w14:paraId="7D5661B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`wave-run ${duration} linear infinite`,</w:t>
            </w:r>
          </w:p>
          <w:p w14:paraId="75EFC7A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 : {}</w:t>
            </w:r>
          </w:p>
          <w:p w14:paraId="0ACB3C98" w14:textId="77777777" w:rsidR="00857C82" w:rsidRDefault="00857C82">
            <w:pPr>
              <w:spacing w:after="40"/>
            </w:pPr>
          </w:p>
          <w:p w14:paraId="31E04E7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052FDEE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18867D4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{isAnimated &amp;&amp; (</w:t>
            </w:r>
          </w:p>
          <w:p w14:paraId="7A80422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&lt;style&gt;{`</w:t>
            </w:r>
          </w:p>
          <w:p w14:paraId="2577226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@keyframes wave-run {</w:t>
            </w:r>
          </w:p>
          <w:p w14:paraId="666F4E2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from { transform: translateX(0); }</w:t>
            </w:r>
          </w:p>
          <w:p w14:paraId="57157F9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to   { transform: translateX(-18px); }</w:t>
            </w:r>
          </w:p>
          <w:p w14:paraId="6ECB91E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12A9158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@media (prefers-reduced-motion: reduce) {</w:t>
            </w:r>
          </w:p>
          <w:p w14:paraId="7BAC726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.trilog-wave { animation: none !important; }</w:t>
            </w:r>
          </w:p>
          <w:p w14:paraId="21ADAB6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1E94EA3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`}&lt;/style&gt;</w:t>
            </w:r>
          </w:p>
          <w:p w14:paraId="51EA972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2FB6669A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width={w} height={h} viewBox="0 0 260 68"</w:t>
            </w:r>
          </w:p>
          <w:p w14:paraId="038ADFD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01B9EFE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5536597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&lt;defs&gt;</w:t>
            </w:r>
          </w:p>
          <w:p w14:paraId="211352E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&lt;clipPath id="wave-clip"&gt;</w:t>
            </w:r>
          </w:p>
          <w:p w14:paraId="7D60072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&lt;polygon points="4,60 62,60 62,41 4,41"/&gt;</w:t>
            </w:r>
          </w:p>
          <w:p w14:paraId="67FFA64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&lt;/clipPath&gt;</w:t>
            </w:r>
          </w:p>
          <w:p w14:paraId="559AF1B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&lt;/defs&gt;</w:t>
            </w:r>
          </w:p>
          <w:p w14:paraId="343715D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游泳：靜止 */}</w:t>
            </w:r>
          </w:p>
          <w:p w14:paraId="404D298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6B3EECC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680E1B6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strokeLinecap="round"/&gt;</w:t>
            </w:r>
          </w:p>
          <w:p w14:paraId="003E368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自行車：靜止 */}</w:t>
            </w:r>
          </w:p>
          <w:p w14:paraId="6DBEB96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48DB6E86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252BE51F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</w:t>
            </w:r>
          </w:p>
          <w:p w14:paraId="200192F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strokeDasharray="5 3"/&gt;</w:t>
            </w:r>
          </w:p>
          <w:p w14:paraId="776F796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跑步：動態波浪 */}</w:t>
            </w:r>
          </w:p>
          <w:p w14:paraId="0A921BD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&lt;g clipPath="url(#wave-clip)"&gt;</w:t>
            </w:r>
          </w:p>
          <w:p w14:paraId="22421D3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&lt;g className="trilog-wave" style={waveStyle}&gt;</w:t>
            </w:r>
          </w:p>
          <w:p w14:paraId="5D68476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&lt;path</w:t>
            </w:r>
          </w:p>
          <w:p w14:paraId="04876A79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d="M-12 56 C-9 56 -7 47 -3 47 C1 47 3 56 6 56</w:t>
            </w:r>
          </w:p>
          <w:p w14:paraId="5A0C5EB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C9 56 11 47 15 47 C19 47 21 56 24 56</w:t>
            </w:r>
          </w:p>
          <w:p w14:paraId="2799E27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C27 56 29 47 33 47 C37 47 39 56 42 56</w:t>
            </w:r>
          </w:p>
          <w:p w14:paraId="5591456B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C45 56 47 47 51 47 C55 47 57 56 60 56</w:t>
            </w:r>
          </w:p>
          <w:p w14:paraId="41210C7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C63 56 65 47 69 47 C73 47 75 56 78 56"</w:t>
            </w:r>
          </w:p>
          <w:p w14:paraId="2BE6F41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562FC4B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</w:t>
            </w:r>
          </w:p>
          <w:p w14:paraId="0199911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7B5F200D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&lt;/g&gt;</w:t>
            </w:r>
          </w:p>
          <w:p w14:paraId="0B5D7BA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&lt;/g&gt;</w:t>
            </w:r>
          </w:p>
          <w:p w14:paraId="1C5C738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x={78} y={43} fontFamily="Arial, Helvetica Neue, sans-serif"</w:t>
            </w:r>
          </w:p>
          <w:p w14:paraId="21C8EA0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</w:t>
            </w:r>
          </w:p>
          <w:p w14:paraId="33C78655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letterSpacing={-2}&gt;Tri&lt;/text&gt;</w:t>
            </w:r>
          </w:p>
          <w:p w14:paraId="087938A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x={126} y={43} fontFamily="Arial, Helvetica Neue, sans-serif"</w:t>
            </w:r>
          </w:p>
          <w:p w14:paraId="2D7F4D5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 fill="#FF6B3D"&gt;·&lt;/text&gt;</w:t>
            </w:r>
          </w:p>
          <w:p w14:paraId="07C6C0F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x={136} y={43} fontFamily="Arial, Helvetica Neue, sans-serif"</w:t>
            </w:r>
          </w:p>
          <w:p w14:paraId="6EE4E28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fontWeight={300}</w:t>
            </w:r>
          </w:p>
          <w:p w14:paraId="5DD3FE8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letterSpacing={-2}&gt;log&lt;/text&gt;</w:t>
            </w:r>
          </w:p>
          <w:p w14:paraId="28D79F6A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730B6558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173BD7E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6DD5B6C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0ED69236" w14:textId="77777777" w:rsidR="00857C82" w:rsidRDefault="00857C82">
      <w:pPr>
        <w:spacing w:after="120"/>
      </w:pPr>
    </w:p>
    <w:p w14:paraId="58B3D611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29-A.6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57C82" w14:paraId="1043380B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2829B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導覽列（3 秒，沉穩）</w:t>
            </w:r>
          </w:p>
          <w:p w14:paraId="4DD4F54C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context="nav" /&gt;</w:t>
            </w:r>
          </w:p>
          <w:p w14:paraId="7DD337B4" w14:textId="77777777" w:rsidR="00857C82" w:rsidRDefault="00857C82">
            <w:pPr>
              <w:spacing w:after="40"/>
            </w:pPr>
          </w:p>
          <w:p w14:paraId="2B0CDF17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Login 登入頁（1.8 秒，活力）</w:t>
            </w:r>
          </w:p>
          <w:p w14:paraId="27D74202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context="login" /&gt;</w:t>
            </w:r>
          </w:p>
          <w:p w14:paraId="080C199A" w14:textId="77777777" w:rsidR="00857C82" w:rsidRDefault="00857C82">
            <w:pPr>
              <w:spacing w:after="40"/>
            </w:pPr>
          </w:p>
          <w:p w14:paraId="533ED860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靜態（不動，用於文件 / 列印）</w:t>
            </w:r>
          </w:p>
          <w:p w14:paraId="2CFFB3E4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context="static" /&gt;</w:t>
            </w:r>
          </w:p>
          <w:p w14:paraId="68A50393" w14:textId="77777777" w:rsidR="00857C82" w:rsidRDefault="00857C82">
            <w:pPr>
              <w:spacing w:after="40"/>
            </w:pPr>
          </w:p>
          <w:p w14:paraId="1D86FEC3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Favicon（僅符號，不含波浪動畫）</w:t>
            </w:r>
          </w:p>
          <w:p w14:paraId="5EE848F1" w14:textId="77777777" w:rsidR="00857C82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</w:tc>
      </w:tr>
    </w:tbl>
    <w:p w14:paraId="7DC9C673" w14:textId="77777777" w:rsidR="00857C82" w:rsidRDefault="00857C82">
      <w:pPr>
        <w:spacing w:after="120"/>
      </w:pPr>
    </w:p>
    <w:p w14:paraId="40CF1C6B" w14:textId="77777777" w:rsidR="00857C82" w:rsidRDefault="00000000">
      <w:pPr>
        <w:pStyle w:val="Heading2"/>
        <w:spacing w:before="280" w:after="100"/>
      </w:pPr>
      <w:r>
        <w:rPr>
          <w:color w:val="0D1526"/>
        </w:rPr>
        <w:t>29-A.7 無障礙注意事項</w:t>
      </w:r>
    </w:p>
    <w:p w14:paraId="64820B43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已加入 prefers-reduced-motion media query，使用者若在系統設定中開啟「減少動態效果」，波浪動畫自動停止</w:t>
      </w:r>
    </w:p>
    <w:p w14:paraId="6BF6F3BC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SVG 已設定 role="img" 與 aria-label="Tri·log"，螢幕閱讀器可正確識別</w:t>
      </w:r>
    </w:p>
    <w:p w14:paraId="7BF170CC" w14:textId="77777777" w:rsidR="00857C8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動畫僅為視覺裝飾，不影響任何功能，停止動畫不影響使用體驗</w:t>
      </w:r>
    </w:p>
    <w:p w14:paraId="78814BE6" w14:textId="77777777" w:rsidR="00857C82" w:rsidRDefault="00857C82">
      <w:pPr>
        <w:spacing w:after="240"/>
      </w:pPr>
    </w:p>
    <w:p w14:paraId="1349B842" w14:textId="77777777" w:rsidR="00857C82" w:rsidRDefault="00857C82">
      <w:pPr>
        <w:pBdr>
          <w:bottom w:val="single" w:sz="4" w:space="0" w:color="FF6B3D"/>
        </w:pBdr>
        <w:spacing w:before="160" w:after="160"/>
      </w:pPr>
    </w:p>
    <w:p w14:paraId="0E2E7FA4" w14:textId="77777777" w:rsidR="00857C82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v1.4　·　2026 年 6 月　·　trilog.run</w:t>
      </w:r>
    </w:p>
    <w:sectPr w:rsidR="00857C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4DD"/>
    <w:multiLevelType w:val="hybridMultilevel"/>
    <w:tmpl w:val="1E2619B4"/>
    <w:lvl w:ilvl="0" w:tplc="78FE1DB0">
      <w:start w:val="1"/>
      <w:numFmt w:val="bullet"/>
      <w:lvlText w:val="•"/>
      <w:lvlJc w:val="left"/>
      <w:pPr>
        <w:ind w:left="720" w:hanging="360"/>
      </w:pPr>
    </w:lvl>
    <w:lvl w:ilvl="1" w:tplc="28A23932">
      <w:start w:val="1"/>
      <w:numFmt w:val="bullet"/>
      <w:lvlText w:val="◦"/>
      <w:lvlJc w:val="left"/>
      <w:pPr>
        <w:ind w:left="1080" w:hanging="360"/>
      </w:pPr>
    </w:lvl>
    <w:lvl w:ilvl="2" w:tplc="7F8A4AD4">
      <w:numFmt w:val="decimal"/>
      <w:lvlText w:val=""/>
      <w:lvlJc w:val="left"/>
    </w:lvl>
    <w:lvl w:ilvl="3" w:tplc="FC260214">
      <w:numFmt w:val="decimal"/>
      <w:lvlText w:val=""/>
      <w:lvlJc w:val="left"/>
    </w:lvl>
    <w:lvl w:ilvl="4" w:tplc="202CAF7A">
      <w:numFmt w:val="decimal"/>
      <w:lvlText w:val=""/>
      <w:lvlJc w:val="left"/>
    </w:lvl>
    <w:lvl w:ilvl="5" w:tplc="78EA2226">
      <w:numFmt w:val="decimal"/>
      <w:lvlText w:val=""/>
      <w:lvlJc w:val="left"/>
    </w:lvl>
    <w:lvl w:ilvl="6" w:tplc="612AE628">
      <w:numFmt w:val="decimal"/>
      <w:lvlText w:val=""/>
      <w:lvlJc w:val="left"/>
    </w:lvl>
    <w:lvl w:ilvl="7" w:tplc="367EFBC8">
      <w:numFmt w:val="decimal"/>
      <w:lvlText w:val=""/>
      <w:lvlJc w:val="left"/>
    </w:lvl>
    <w:lvl w:ilvl="8" w:tplc="E64EC7AC">
      <w:numFmt w:val="decimal"/>
      <w:lvlText w:val=""/>
      <w:lvlJc w:val="left"/>
    </w:lvl>
  </w:abstractNum>
  <w:abstractNum w:abstractNumId="1" w15:restartNumberingAfterBreak="0">
    <w:nsid w:val="6638379D"/>
    <w:multiLevelType w:val="hybridMultilevel"/>
    <w:tmpl w:val="9DB23D96"/>
    <w:lvl w:ilvl="0" w:tplc="351AB902">
      <w:start w:val="1"/>
      <w:numFmt w:val="bullet"/>
      <w:lvlText w:val="●"/>
      <w:lvlJc w:val="left"/>
      <w:pPr>
        <w:ind w:left="720" w:hanging="360"/>
      </w:pPr>
    </w:lvl>
    <w:lvl w:ilvl="1" w:tplc="30A2129A">
      <w:start w:val="1"/>
      <w:numFmt w:val="bullet"/>
      <w:lvlText w:val="○"/>
      <w:lvlJc w:val="left"/>
      <w:pPr>
        <w:ind w:left="1440" w:hanging="360"/>
      </w:pPr>
    </w:lvl>
    <w:lvl w:ilvl="2" w:tplc="D9D2EFAA">
      <w:start w:val="1"/>
      <w:numFmt w:val="bullet"/>
      <w:lvlText w:val="■"/>
      <w:lvlJc w:val="left"/>
      <w:pPr>
        <w:ind w:left="2160" w:hanging="360"/>
      </w:pPr>
    </w:lvl>
    <w:lvl w:ilvl="3" w:tplc="0C4E51F2">
      <w:start w:val="1"/>
      <w:numFmt w:val="bullet"/>
      <w:lvlText w:val="●"/>
      <w:lvlJc w:val="left"/>
      <w:pPr>
        <w:ind w:left="2880" w:hanging="360"/>
      </w:pPr>
    </w:lvl>
    <w:lvl w:ilvl="4" w:tplc="1368ED74">
      <w:start w:val="1"/>
      <w:numFmt w:val="bullet"/>
      <w:lvlText w:val="○"/>
      <w:lvlJc w:val="left"/>
      <w:pPr>
        <w:ind w:left="3600" w:hanging="360"/>
      </w:pPr>
    </w:lvl>
    <w:lvl w:ilvl="5" w:tplc="02EEE660">
      <w:start w:val="1"/>
      <w:numFmt w:val="bullet"/>
      <w:lvlText w:val="■"/>
      <w:lvlJc w:val="left"/>
      <w:pPr>
        <w:ind w:left="4320" w:hanging="360"/>
      </w:pPr>
    </w:lvl>
    <w:lvl w:ilvl="6" w:tplc="9BFEC8EC">
      <w:start w:val="1"/>
      <w:numFmt w:val="bullet"/>
      <w:lvlText w:val="●"/>
      <w:lvlJc w:val="left"/>
      <w:pPr>
        <w:ind w:left="5040" w:hanging="360"/>
      </w:pPr>
    </w:lvl>
    <w:lvl w:ilvl="7" w:tplc="82102F5C">
      <w:start w:val="1"/>
      <w:numFmt w:val="bullet"/>
      <w:lvlText w:val="●"/>
      <w:lvlJc w:val="left"/>
      <w:pPr>
        <w:ind w:left="5760" w:hanging="360"/>
      </w:pPr>
    </w:lvl>
    <w:lvl w:ilvl="8" w:tplc="392CC238">
      <w:start w:val="1"/>
      <w:numFmt w:val="bullet"/>
      <w:lvlText w:val="●"/>
      <w:lvlJc w:val="left"/>
      <w:pPr>
        <w:ind w:left="6480" w:hanging="360"/>
      </w:pPr>
    </w:lvl>
  </w:abstractNum>
  <w:num w:numId="1" w16cid:durableId="166292809">
    <w:abstractNumId w:val="1"/>
    <w:lvlOverride w:ilvl="0">
      <w:startOverride w:val="1"/>
    </w:lvlOverride>
  </w:num>
  <w:num w:numId="2" w16cid:durableId="7216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B"/>
    <w:rsid w:val="00185876"/>
    <w:rsid w:val="001C14E0"/>
    <w:rsid w:val="005834DE"/>
    <w:rsid w:val="00764025"/>
    <w:rsid w:val="00857C82"/>
    <w:rsid w:val="00A77E4B"/>
    <w:rsid w:val="00B0478D"/>
    <w:rsid w:val="00EC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7B4A9"/>
  <w15:docId w15:val="{1569D9DE-94FA-8D4D-95CF-2A28AD8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6837</Words>
  <Characters>38975</Characters>
  <Application>Microsoft Office Word</Application>
  <DocSecurity>0</DocSecurity>
  <Lines>324</Lines>
  <Paragraphs>91</Paragraphs>
  <ScaleCrop>false</ScaleCrop>
  <Company/>
  <LinksUpToDate>false</LinksUpToDate>
  <CharactersWithSpaces>45721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Ko</cp:lastModifiedBy>
  <cp:revision>2</cp:revision>
  <dcterms:created xsi:type="dcterms:W3CDTF">2026-06-05T02:42:00Z</dcterms:created>
  <dcterms:modified xsi:type="dcterms:W3CDTF">2026-06-05T02:42:00Z</dcterms:modified>
</cp:coreProperties>
</file>
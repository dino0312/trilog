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2133B" w14:textId="77777777" w:rsidR="00A77E4B" w:rsidRDefault="00000000">
      <w:pPr>
        <w:spacing w:before="1200" w:after="80"/>
      </w:pPr>
      <w:r>
        <w:rPr>
          <w:rFonts w:eastAsia="Arial"/>
          <w:b/>
          <w:bCs/>
          <w:color w:val="2E4A7A"/>
          <w:sz w:val="72"/>
          <w:szCs w:val="72"/>
        </w:rPr>
        <w:t>Tri·log</w:t>
      </w:r>
    </w:p>
    <w:p w14:paraId="7DE88E27" w14:textId="77777777" w:rsidR="00A77E4B" w:rsidRDefault="00000000">
      <w:pPr>
        <w:spacing w:after="160"/>
      </w:pPr>
      <w:r>
        <w:rPr>
          <w:rFonts w:eastAsia="Arial"/>
          <w:color w:val="555555"/>
          <w:sz w:val="32"/>
          <w:szCs w:val="32"/>
        </w:rPr>
        <w:t>鐵人三項成績記錄與排行榜平台</w:t>
      </w:r>
    </w:p>
    <w:p w14:paraId="5DA2788F" w14:textId="77777777" w:rsidR="00A77E4B" w:rsidRDefault="00000000">
      <w:pPr>
        <w:spacing w:after="80"/>
      </w:pPr>
      <w:r>
        <w:rPr>
          <w:rFonts w:eastAsia="Arial"/>
          <w:color w:val="888888"/>
        </w:rPr>
        <w:t>產品規格文件 v0.1</w:t>
      </w:r>
    </w:p>
    <w:p w14:paraId="3CF7F2AC" w14:textId="77777777" w:rsidR="00A77E4B" w:rsidRDefault="00000000">
      <w:pPr>
        <w:spacing w:after="80"/>
      </w:pPr>
      <w:r>
        <w:rPr>
          <w:rFonts w:eastAsia="Arial"/>
          <w:color w:val="888888"/>
        </w:rPr>
        <w:t>2026 年 5 月</w:t>
      </w:r>
    </w:p>
    <w:p w14:paraId="0F257978" w14:textId="77777777" w:rsidR="00A77E4B" w:rsidRDefault="00A77E4B">
      <w:pPr>
        <w:pBdr>
          <w:bottom w:val="single" w:sz="4" w:space="0" w:color="DDDDDD"/>
        </w:pBdr>
        <w:spacing w:before="160" w:after="160"/>
      </w:pPr>
    </w:p>
    <w:p w14:paraId="2BB1A0ED" w14:textId="77777777" w:rsidR="00A77E4B" w:rsidRDefault="00A77E4B">
      <w:pPr>
        <w:spacing w:after="240"/>
      </w:pPr>
    </w:p>
    <w:p w14:paraId="58775DA4" w14:textId="77777777" w:rsidR="00A77E4B" w:rsidRDefault="00000000">
      <w:pPr>
        <w:pStyle w:val="Heading1"/>
      </w:pPr>
      <w:r>
        <w:rPr>
          <w:color w:val="1A1A1A"/>
        </w:rPr>
        <w:t>1. 產品定位</w:t>
      </w:r>
    </w:p>
    <w:p w14:paraId="76504999" w14:textId="77777777" w:rsidR="00A77E4B" w:rsidRDefault="00000000">
      <w:pPr>
        <w:pStyle w:val="Heading2"/>
      </w:pPr>
      <w:r>
        <w:rPr>
          <w:color w:val="2E4A7A"/>
        </w:rPr>
        <w:t>1.1 核心理念</w:t>
      </w:r>
    </w:p>
    <w:p w14:paraId="0124577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Tri·log 是一個專為鐵人三項選手設計的成績記錄與排行榜平台。產品的核心出發點是：讓選手有一個地方可以完整保存自己的賽事成績歷史，同時透過跨賽事的社群排行榜，讓人知道「目前某距離最快的是誰」。</w:t>
      </w:r>
    </w:p>
    <w:p w14:paraId="6A3B29E5" w14:textId="77777777" w:rsidR="00A77E4B" w:rsidRDefault="00A77E4B">
      <w:pPr>
        <w:spacing w:after="120"/>
      </w:pPr>
    </w:p>
    <w:p w14:paraId="7AC3179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不同於以訓練課表為主的工具（如 intervals.icu）或以社群動態為主打的平台（如 Strava），Tri·log 專注於「賽事成績」這個維度，填補目前市場上缺乏純軟體、跨賽事成績歸檔工具的空缺。</w:t>
      </w:r>
    </w:p>
    <w:p w14:paraId="296D32FB" w14:textId="77777777" w:rsidR="00A77E4B" w:rsidRDefault="00A77E4B">
      <w:pPr>
        <w:spacing w:after="120"/>
      </w:pPr>
    </w:p>
    <w:p w14:paraId="5D499E53" w14:textId="77777777" w:rsidR="00A77E4B" w:rsidRDefault="00000000">
      <w:pPr>
        <w:pStyle w:val="Heading2"/>
      </w:pPr>
      <w:r>
        <w:rPr>
          <w:color w:val="2E4A7A"/>
        </w:rPr>
        <w:t>1.2 差異化定位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77E4B" w14:paraId="37A0C97E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BB981" w14:textId="77777777" w:rsidR="00A77E4B" w:rsidRDefault="00000000">
            <w:r>
              <w:rPr>
                <w:rFonts w:eastAsia="Arial"/>
                <w:b/>
                <w:bCs/>
                <w:color w:val="444444"/>
                <w:sz w:val="20"/>
                <w:szCs w:val="20"/>
              </w:rPr>
              <w:t>目標用戶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84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鐵人三項選手（業餘為主，職業亦可使用）</w:t>
            </w:r>
          </w:p>
        </w:tc>
      </w:tr>
      <w:tr w:rsidR="00A77E4B" w14:paraId="3F57EC79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EC52F" w14:textId="77777777" w:rsidR="00A77E4B" w:rsidRDefault="00000000">
            <w:r>
              <w:rPr>
                <w:rFonts w:eastAsia="Arial"/>
                <w:b/>
                <w:bCs/>
                <w:color w:val="444444"/>
                <w:sz w:val="20"/>
                <w:szCs w:val="20"/>
              </w:rPr>
              <w:t>核心價值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F70D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成績歷史檔案 × 跨賽事排行榜 × 賽事資料庫</w:t>
            </w:r>
          </w:p>
        </w:tc>
      </w:tr>
      <w:tr w:rsidR="00A77E4B" w14:paraId="689B83A5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7C309" w14:textId="77777777" w:rsidR="00A77E4B" w:rsidRDefault="00000000">
            <w:r>
              <w:rPr>
                <w:rFonts w:eastAsia="Arial"/>
                <w:b/>
                <w:bCs/>
                <w:color w:val="444444"/>
                <w:sz w:val="20"/>
                <w:szCs w:val="20"/>
              </w:rPr>
              <w:t>不做的事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0B6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訓練課表規劃、即時裝置追蹤、一般運動社群動態</w:t>
            </w:r>
          </w:p>
        </w:tc>
      </w:tr>
      <w:tr w:rsidR="00A77E4B" w14:paraId="51DE20D4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63100" w14:textId="77777777" w:rsidR="00A77E4B" w:rsidRDefault="00000000">
            <w:r>
              <w:rPr>
                <w:rFonts w:eastAsia="Arial"/>
                <w:b/>
                <w:bCs/>
                <w:color w:val="444444"/>
                <w:sz w:val="20"/>
                <w:szCs w:val="20"/>
              </w:rPr>
              <w:t>競品對比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A19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非 intervals.icu（訓練為主）、非 Strava（社群為主）</w:t>
            </w:r>
          </w:p>
        </w:tc>
      </w:tr>
    </w:tbl>
    <w:p w14:paraId="519E5256" w14:textId="77777777" w:rsidR="00A77E4B" w:rsidRDefault="00A77E4B">
      <w:pPr>
        <w:spacing w:after="240"/>
      </w:pPr>
    </w:p>
    <w:p w14:paraId="41C9879B" w14:textId="77777777" w:rsidR="00A77E4B" w:rsidRDefault="00000000">
      <w:pPr>
        <w:pStyle w:val="Heading1"/>
      </w:pPr>
      <w:r>
        <w:rPr>
          <w:color w:val="1A1A1A"/>
        </w:rPr>
        <w:t>2. 目標用戶</w:t>
      </w:r>
    </w:p>
    <w:p w14:paraId="6B642165" w14:textId="77777777" w:rsidR="00A77E4B" w:rsidRDefault="00000000">
      <w:pPr>
        <w:pStyle w:val="Heading2"/>
      </w:pPr>
      <w:r>
        <w:rPr>
          <w:color w:val="2E4A7A"/>
        </w:rPr>
        <w:t>2.1 主要用戶</w:t>
      </w:r>
    </w:p>
    <w:p w14:paraId="7B62029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業餘鐵人三項選手：希望系統性記錄歷年賽事成績、追蹤個人進步</w:t>
      </w:r>
    </w:p>
    <w:p w14:paraId="7A0A786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準備首次參賽的新手：查詢賽事資料、了解完賽時間分佈以設定目標</w:t>
      </w:r>
    </w:p>
    <w:p w14:paraId="7EBAED7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賽事研究者 / 教練：透過歷史成績與天氣資料分析賽事難度</w:t>
      </w:r>
    </w:p>
    <w:p w14:paraId="643623BC" w14:textId="77777777" w:rsidR="00A77E4B" w:rsidRDefault="00A77E4B">
      <w:pPr>
        <w:spacing w:after="120"/>
      </w:pPr>
    </w:p>
    <w:p w14:paraId="0C05D438" w14:textId="77777777" w:rsidR="00A77E4B" w:rsidRDefault="00000000">
      <w:pPr>
        <w:pStyle w:val="Heading2"/>
      </w:pPr>
      <w:r>
        <w:rPr>
          <w:color w:val="2E4A7A"/>
        </w:rPr>
        <w:lastRenderedPageBreak/>
        <w:t>2.2 用戶特質</w:t>
      </w:r>
    </w:p>
    <w:p w14:paraId="56AB118E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鐵人三項是小眾但忠誠度高的運動項目。選手通常長期持續訓練（以年計），對數據記錄有強烈需求，且習慣使用多種工具輔助訓練。這使得平台的早期用戶黏著度相對較高，口碑傳播效率也優於大眾運動社群。</w:t>
      </w:r>
    </w:p>
    <w:p w14:paraId="7BCD4AAD" w14:textId="77777777" w:rsidR="00A77E4B" w:rsidRDefault="00A77E4B">
      <w:pPr>
        <w:spacing w:after="240"/>
      </w:pPr>
    </w:p>
    <w:p w14:paraId="0DB6C3BD" w14:textId="77777777" w:rsidR="00A77E4B" w:rsidRDefault="00000000">
      <w:pPr>
        <w:pStyle w:val="Heading1"/>
      </w:pPr>
      <w:r>
        <w:rPr>
          <w:color w:val="1A1A1A"/>
        </w:rPr>
        <w:t>3. 核心功能模組</w:t>
      </w:r>
    </w:p>
    <w:p w14:paraId="377FEAEC" w14:textId="77777777" w:rsidR="00A77E4B" w:rsidRDefault="00000000">
      <w:pPr>
        <w:pStyle w:val="Heading2"/>
      </w:pPr>
      <w:r>
        <w:rPr>
          <w:color w:val="2E4A7A"/>
        </w:rPr>
        <w:t>3.1 個人成績記錄</w:t>
      </w:r>
    </w:p>
    <w:p w14:paraId="41644197" w14:textId="77777777" w:rsidR="00A77E4B" w:rsidRDefault="00000000">
      <w:pPr>
        <w:pStyle w:val="Heading3"/>
      </w:pPr>
      <w:r>
        <w:rPr>
          <w:color w:val="333333"/>
        </w:rPr>
        <w:t>成績輸入</w:t>
      </w:r>
    </w:p>
    <w:p w14:paraId="3E35203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支援手動輸入賽事成績（比賽名稱、日期、完賽時間）</w:t>
      </w:r>
    </w:p>
    <w:p w14:paraId="17228A9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同時支援上傳 GPX / 裝置匯出檔案（Garmin、Wahoo、Apple Watch 等）自動解析</w:t>
      </w:r>
    </w:p>
    <w:p w14:paraId="232BB92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拆分記錄三項成績：游泳時間、T1 換區、自行車時間、T2 換區、跑步時間</w:t>
      </w:r>
    </w:p>
    <w:p w14:paraId="5F6B793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備註欄位：選手可記錄當天狀態、策略、賽後心得</w:t>
      </w:r>
    </w:p>
    <w:p w14:paraId="39152D16" w14:textId="77777777" w:rsidR="00A77E4B" w:rsidRDefault="00A77E4B">
      <w:pPr>
        <w:spacing w:after="120"/>
      </w:pPr>
    </w:p>
    <w:p w14:paraId="7C6F6820" w14:textId="77777777" w:rsidR="00A77E4B" w:rsidRDefault="00000000">
      <w:pPr>
        <w:pStyle w:val="Heading3"/>
      </w:pPr>
      <w:r>
        <w:rPr>
          <w:color w:val="333333"/>
        </w:rPr>
        <w:t>公證機制</w:t>
      </w:r>
    </w:p>
    <w:p w14:paraId="58FA8A3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選手可上傳官方完賽證書（圖片或 PDF）作為成績公證依據</w:t>
      </w:r>
    </w:p>
    <w:p w14:paraId="1E960E5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成績狀態分為三層：</w:t>
      </w:r>
    </w:p>
    <w:p w14:paraId="7DB01030" w14:textId="77777777" w:rsidR="00A77E4B" w:rsidRDefault="00000000">
      <w:pPr>
        <w:pStyle w:val="ListParagraph"/>
        <w:numPr>
          <w:ilvl w:val="1"/>
          <w:numId w:val="2"/>
        </w:numPr>
        <w:spacing w:before="40" w:after="60"/>
      </w:pPr>
      <w:r>
        <w:rPr>
          <w:rFonts w:eastAsia="Arial"/>
          <w:color w:val="333333"/>
        </w:rPr>
        <w:t>已公證：附完賽證書，顯示公證標章</w:t>
      </w:r>
    </w:p>
    <w:p w14:paraId="666A0EAD" w14:textId="77777777" w:rsidR="00A77E4B" w:rsidRDefault="00000000">
      <w:pPr>
        <w:pStyle w:val="ListParagraph"/>
        <w:numPr>
          <w:ilvl w:val="1"/>
          <w:numId w:val="2"/>
        </w:numPr>
        <w:spacing w:before="40" w:after="60"/>
      </w:pPr>
      <w:r>
        <w:rPr>
          <w:rFonts w:eastAsia="Arial"/>
          <w:color w:val="333333"/>
        </w:rPr>
        <w:t>待審：已上傳但尚未審核完成</w:t>
      </w:r>
    </w:p>
    <w:p w14:paraId="0DC1EBD3" w14:textId="77777777" w:rsidR="00A77E4B" w:rsidRDefault="00000000">
      <w:pPr>
        <w:pStyle w:val="ListParagraph"/>
        <w:numPr>
          <w:ilvl w:val="1"/>
          <w:numId w:val="2"/>
        </w:numPr>
        <w:spacing w:before="40" w:after="60"/>
      </w:pPr>
      <w:r>
        <w:rPr>
          <w:rFonts w:eastAsia="Arial"/>
          <w:color w:val="333333"/>
        </w:rPr>
        <w:t>自填：未附證書，可顯示但在排行榜上有所區分</w:t>
      </w:r>
    </w:p>
    <w:p w14:paraId="6380C37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審核由認證助手執行（初期由建立者擔任）</w:t>
      </w:r>
    </w:p>
    <w:p w14:paraId="5DD850F9" w14:textId="77777777" w:rsidR="00A77E4B" w:rsidRDefault="00A77E4B">
      <w:pPr>
        <w:spacing w:after="120"/>
      </w:pPr>
    </w:p>
    <w:p w14:paraId="4EA753FF" w14:textId="77777777" w:rsidR="00A77E4B" w:rsidRDefault="00000000">
      <w:pPr>
        <w:pStyle w:val="Heading3"/>
      </w:pPr>
      <w:r>
        <w:rPr>
          <w:color w:val="333333"/>
        </w:rPr>
        <w:t>隱私設定</w:t>
      </w:r>
    </w:p>
    <w:p w14:paraId="044E3AE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每筆成績可設為「公開」或「私人」</w:t>
      </w:r>
    </w:p>
    <w:p w14:paraId="48374F0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公開成績納入排行榜計算；私人成績僅自己可見</w:t>
      </w:r>
    </w:p>
    <w:p w14:paraId="0CE034A3" w14:textId="77777777" w:rsidR="00A77E4B" w:rsidRDefault="00A77E4B">
      <w:pPr>
        <w:spacing w:after="240"/>
      </w:pPr>
    </w:p>
    <w:p w14:paraId="10500A50" w14:textId="77777777" w:rsidR="00A77E4B" w:rsidRDefault="00000000">
      <w:pPr>
        <w:pStyle w:val="Heading2"/>
      </w:pPr>
      <w:r>
        <w:rPr>
          <w:color w:val="2E4A7A"/>
        </w:rPr>
        <w:t>3.2 排行榜系統</w:t>
      </w:r>
    </w:p>
    <w:p w14:paraId="69A86245" w14:textId="77777777" w:rsidR="00A77E4B" w:rsidRDefault="00000000">
      <w:pPr>
        <w:pStyle w:val="Heading3"/>
      </w:pPr>
      <w:r>
        <w:rPr>
          <w:color w:val="333333"/>
        </w:rPr>
        <w:t>設計原則</w:t>
      </w:r>
    </w:p>
    <w:p w14:paraId="7BCEEEA5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排行榜以跨賽事的完賽時間為基準，目的是讓社群知道「某距離目前最快的選手是誰」。同場賽事的排名官方已提供，本平台不重複製作。</w:t>
      </w:r>
    </w:p>
    <w:p w14:paraId="4CA61A44" w14:textId="77777777" w:rsidR="00A77E4B" w:rsidRDefault="00A77E4B">
      <w:pPr>
        <w:spacing w:after="120"/>
      </w:pPr>
    </w:p>
    <w:p w14:paraId="1B4A72F4" w14:textId="77777777" w:rsidR="00A77E4B" w:rsidRDefault="00000000">
      <w:pPr>
        <w:pStyle w:val="Heading3"/>
      </w:pPr>
      <w:r>
        <w:rPr>
          <w:color w:val="333333"/>
        </w:rPr>
        <w:t>篩選維度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EB439F2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8C2B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篩選項目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3030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7285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63D879B8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FE1A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距離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10E0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Sprint / OLY / 70.3 / Full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D3A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四大標準距離各有獨立排行</w:t>
            </w:r>
          </w:p>
        </w:tc>
      </w:tr>
      <w:tr w:rsidR="00A77E4B" w14:paraId="604588DD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6FB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3D00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男子組 / 女子組 / 全部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1CBD5" w14:textId="77777777" w:rsidR="00A77E4B" w:rsidRDefault="00A77E4B"/>
        </w:tc>
      </w:tr>
      <w:tr w:rsidR="00A77E4B" w14:paraId="2F3BF14C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061F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年齡組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5A1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18–24, 25–29, 30–34… 等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7FD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依鐵人三項慣例分組</w:t>
            </w:r>
          </w:p>
        </w:tc>
      </w:tr>
      <w:tr w:rsidR="00A77E4B" w14:paraId="4A962350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4B12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BDB2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全球 / 亞洲 / 台灣 / 各國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3991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依選手登錄國籍篩選</w:t>
            </w:r>
          </w:p>
        </w:tc>
      </w:tr>
      <w:tr w:rsidR="00A77E4B" w14:paraId="28BBF5D5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580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D7F1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依賽事名稱篩選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189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查看特定賽事的最佳成績</w:t>
            </w:r>
          </w:p>
        </w:tc>
      </w:tr>
    </w:tbl>
    <w:p w14:paraId="4DD2B715" w14:textId="77777777" w:rsidR="00A77E4B" w:rsidRDefault="00A77E4B">
      <w:pPr>
        <w:spacing w:after="120"/>
      </w:pPr>
    </w:p>
    <w:p w14:paraId="27C67E24" w14:textId="77777777" w:rsidR="00A77E4B" w:rsidRDefault="00000000">
      <w:pPr>
        <w:pStyle w:val="Heading3"/>
      </w:pPr>
      <w:r>
        <w:rPr>
          <w:color w:val="333333"/>
        </w:rPr>
        <w:t>顯示欄位</w:t>
      </w:r>
    </w:p>
    <w:p w14:paraId="04E1F8E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名次、選手名稱、國籍、年齡組</w:t>
      </w:r>
    </w:p>
    <w:p w14:paraId="6C1791B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游泳、自行車、跑步分項時間</w:t>
      </w:r>
    </w:p>
    <w:p w14:paraId="5F3EB9E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完賽總時間</w:t>
      </w:r>
    </w:p>
    <w:p w14:paraId="046DCBD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對應賽事名稱與年份</w:t>
      </w:r>
    </w:p>
    <w:p w14:paraId="0331246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公證狀態標章</w:t>
      </w:r>
    </w:p>
    <w:p w14:paraId="0F4DAF6D" w14:textId="77777777" w:rsidR="00A77E4B" w:rsidRDefault="00A77E4B">
      <w:pPr>
        <w:spacing w:after="240"/>
      </w:pPr>
    </w:p>
    <w:p w14:paraId="324FAAB0" w14:textId="77777777" w:rsidR="00A77E4B" w:rsidRDefault="00000000">
      <w:pPr>
        <w:pStyle w:val="Heading2"/>
      </w:pPr>
      <w:r>
        <w:rPr>
          <w:color w:val="2E4A7A"/>
        </w:rPr>
        <w:t>3.3 賽事資料庫</w:t>
      </w:r>
    </w:p>
    <w:p w14:paraId="3553F45C" w14:textId="77777777" w:rsidR="00A77E4B" w:rsidRDefault="00000000">
      <w:pPr>
        <w:pStyle w:val="Heading3"/>
      </w:pPr>
      <w:r>
        <w:rPr>
          <w:color w:val="333333"/>
        </w:rPr>
        <w:t>資料結構</w:t>
      </w:r>
    </w:p>
    <w:p w14:paraId="70D23FC4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每場賽事作為一個獨立實體，與選手成績雙向連結。查詢賽事可看到歷年參賽成績分佈；登錄成績時自動歸檔至對應賽事。</w:t>
      </w:r>
    </w:p>
    <w:p w14:paraId="4CE533F2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6F4FF63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69A6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資料類別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EA3A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8508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來源</w:t>
            </w:r>
          </w:p>
        </w:tc>
      </w:tr>
      <w:tr w:rsidR="00A77E4B" w14:paraId="0A6008DA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65E5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基本資訊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E269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賽事名稱、距離、日期、地點、主辦單位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B59C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助手建立 / 社群貢獻</w:t>
            </w:r>
          </w:p>
        </w:tc>
      </w:tr>
      <w:tr w:rsidR="00A77E4B" w14:paraId="49209076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059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路線資訊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E254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游泳水域類型、自行車海拔、跑步地形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A162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助手建立 / 社群貢獻</w:t>
            </w:r>
          </w:p>
        </w:tc>
      </w:tr>
      <w:tr w:rsidR="00A77E4B" w14:paraId="4592AB73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2E4D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天氣資訊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214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氣溫、濕度、風速、風向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8564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API 自動抓取（歷史天氣）</w:t>
            </w:r>
          </w:p>
        </w:tc>
      </w:tr>
      <w:tr w:rsidR="00A77E4B" w14:paraId="5427F440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823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水域資訊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520A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水溫、浪況、能見度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3C9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社群回報</w:t>
            </w:r>
          </w:p>
        </w:tc>
      </w:tr>
      <w:tr w:rsidR="00A77E4B" w14:paraId="489390FA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E3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歷史數據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2D9B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各屆完賽人數、完賽率、成績分佈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6A84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系統自動彙整</w:t>
            </w:r>
          </w:p>
        </w:tc>
      </w:tr>
    </w:tbl>
    <w:p w14:paraId="602D9C16" w14:textId="77777777" w:rsidR="00A77E4B" w:rsidRDefault="00A77E4B">
      <w:pPr>
        <w:spacing w:after="120"/>
      </w:pPr>
    </w:p>
    <w:p w14:paraId="50C9ECF4" w14:textId="77777777" w:rsidR="00A77E4B" w:rsidRDefault="00000000">
      <w:pPr>
        <w:pStyle w:val="Heading3"/>
      </w:pPr>
      <w:r>
        <w:rPr>
          <w:color w:val="333333"/>
        </w:rPr>
        <w:t>天氣資料取得</w:t>
      </w:r>
    </w:p>
    <w:p w14:paraId="6D943B3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以賽事 GPS 座標 + 比賽日期，自動查詢歷史天氣 API（如 Open-Meteo 或 Visual Crossing）</w:t>
      </w:r>
    </w:p>
    <w:p w14:paraId="6AB14A8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免費層級 API 即可滿足初期需求</w:t>
      </w:r>
    </w:p>
    <w:p w14:paraId="2E85263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水溫、浪況等細節由參賽選手登錄成績時補充回報</w:t>
      </w:r>
    </w:p>
    <w:p w14:paraId="4518BC0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天氣資料讓跨賽事成績有脈絡可解讀（例：某年全體成績偏慢因逆風）</w:t>
      </w:r>
    </w:p>
    <w:p w14:paraId="60F2A937" w14:textId="77777777" w:rsidR="00A77E4B" w:rsidRDefault="00A77E4B">
      <w:pPr>
        <w:spacing w:after="120"/>
      </w:pPr>
    </w:p>
    <w:p w14:paraId="58529E29" w14:textId="77777777" w:rsidR="00A77E4B" w:rsidRDefault="00000000">
      <w:pPr>
        <w:pStyle w:val="Heading3"/>
      </w:pPr>
      <w:r>
        <w:rPr>
          <w:color w:val="333333"/>
        </w:rPr>
        <w:t>賽事狀態</w:t>
      </w:r>
    </w:p>
    <w:p w14:paraId="748A7C6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進行中 / 已結束（當年度）/ 已停辦</w:t>
      </w:r>
    </w:p>
    <w:p w14:paraId="7FD3A91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已停辦賽事保留所有歷史成績與資料，不刪除</w:t>
      </w:r>
    </w:p>
    <w:p w14:paraId="760B25EE" w14:textId="77777777" w:rsidR="00A77E4B" w:rsidRDefault="00A77E4B">
      <w:pPr>
        <w:spacing w:after="240"/>
      </w:pPr>
    </w:p>
    <w:p w14:paraId="24BB136C" w14:textId="77777777" w:rsidR="00A77E4B" w:rsidRDefault="00000000">
      <w:pPr>
        <w:pStyle w:val="Heading1"/>
      </w:pPr>
      <w:r>
        <w:rPr>
          <w:color w:val="1A1A1A"/>
        </w:rPr>
        <w:lastRenderedPageBreak/>
        <w:t>4. 資料架構與權限設計</w:t>
      </w:r>
    </w:p>
    <w:p w14:paraId="37E4E8BB" w14:textId="77777777" w:rsidR="00A77E4B" w:rsidRDefault="00000000">
      <w:pPr>
        <w:pStyle w:val="Heading2"/>
      </w:pPr>
      <w:r>
        <w:rPr>
          <w:color w:val="2E4A7A"/>
        </w:rPr>
        <w:t>4.1 資料主體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921810D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1273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資料主體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B898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7101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關聯</w:t>
            </w:r>
          </w:p>
        </w:tc>
      </w:tr>
      <w:tr w:rsidR="00A77E4B" w14:paraId="2FA0D030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08D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 (Athlete)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B5AF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使用者帳號，擁有個人成績記錄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D89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一對多：成績記錄</w:t>
            </w:r>
          </w:p>
        </w:tc>
      </w:tr>
      <w:tr w:rsidR="00A77E4B" w14:paraId="32C63BF3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F8F7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成績記錄 (Result)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E98E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單筆賽事成績，含分項時間與公證狀態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C87E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多對一：選手、賽事</w:t>
            </w:r>
          </w:p>
        </w:tc>
      </w:tr>
      <w:tr w:rsidR="00A77E4B" w14:paraId="64861961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6B85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 (Race)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B8E8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賽事基本資訊、路線、天氣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749C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一對多：成績記錄</w:t>
            </w:r>
          </w:p>
        </w:tc>
      </w:tr>
      <w:tr w:rsidR="00A77E4B" w14:paraId="5FBC697B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800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賽事版本 (Edition)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41B3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同一賽事的特定年份屆次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570F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多對一：賽事</w:t>
            </w:r>
          </w:p>
        </w:tc>
      </w:tr>
    </w:tbl>
    <w:p w14:paraId="5A279023" w14:textId="77777777" w:rsidR="00A77E4B" w:rsidRDefault="00A77E4B">
      <w:pPr>
        <w:spacing w:after="120"/>
      </w:pPr>
    </w:p>
    <w:p w14:paraId="3AD1839B" w14:textId="77777777" w:rsidR="00A77E4B" w:rsidRDefault="00000000">
      <w:pPr>
        <w:pStyle w:val="Heading2"/>
      </w:pPr>
      <w:r>
        <w:rPr>
          <w:color w:val="2E4A7A"/>
        </w:rPr>
        <w:t>4.2 權限層級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7EB80D5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2929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DCCE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A4F9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取得方式</w:t>
            </w:r>
          </w:p>
        </w:tc>
      </w:tr>
      <w:tr w:rsidR="00A77E4B" w14:paraId="025362C0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A61B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一般選手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295E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登錄 / 編輯自己的成績，設定公開或私人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C6C4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註冊帳號即可</w:t>
            </w:r>
          </w:p>
        </w:tc>
      </w:tr>
      <w:tr w:rsidR="00A77E4B" w14:paraId="774B4A13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09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認證助手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E7A4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 / 編輯賽事資料，審核公證成績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69C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由建立者授權</w:t>
            </w:r>
          </w:p>
        </w:tc>
      </w:tr>
      <w:tr w:rsidR="00A77E4B" w14:paraId="75AC6D48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5A44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賽事方（選配）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B13E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管理該賽事的官方資訊，加入官方認證標章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83B6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建立者邀請合作</w:t>
            </w:r>
          </w:p>
        </w:tc>
      </w:tr>
      <w:tr w:rsidR="00A77E4B" w14:paraId="2FDBB605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9553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系統管理員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64A8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全部權限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64ED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建立者</w:t>
            </w:r>
          </w:p>
        </w:tc>
      </w:tr>
    </w:tbl>
    <w:p w14:paraId="1AE2B9D5" w14:textId="77777777" w:rsidR="00A77E4B" w:rsidRDefault="00A77E4B">
      <w:pPr>
        <w:spacing w:after="240"/>
      </w:pPr>
    </w:p>
    <w:p w14:paraId="06FFD5F5" w14:textId="77777777" w:rsidR="00A77E4B" w:rsidRDefault="00000000">
      <w:pPr>
        <w:pStyle w:val="Heading1"/>
      </w:pPr>
      <w:r>
        <w:rPr>
          <w:color w:val="1A1A1A"/>
        </w:rPr>
        <w:t>5. 核心用戶旅程</w:t>
      </w:r>
    </w:p>
    <w:p w14:paraId="1FBFC69D" w14:textId="77777777" w:rsidR="00A77E4B" w:rsidRDefault="00000000">
      <w:pPr>
        <w:pStyle w:val="Heading2"/>
      </w:pPr>
      <w:r>
        <w:rPr>
          <w:color w:val="2E4A7A"/>
        </w:rPr>
        <w:t>5.1 選手登錄成績</w:t>
      </w:r>
    </w:p>
    <w:p w14:paraId="1B3327C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選手完賽後，進入「新增成績」頁面</w:t>
      </w:r>
    </w:p>
    <w:p w14:paraId="14893C8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輸入或搜尋賽事名稱（若資料庫無此賽事，可申請新增）</w:t>
      </w:r>
    </w:p>
    <w:p w14:paraId="6FE4EFD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填入完賽時間與三項分項時間</w:t>
      </w:r>
    </w:p>
    <w:p w14:paraId="3CD13C2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選擇是否上傳完賽證書（可跳過，之後補上）</w:t>
      </w:r>
    </w:p>
    <w:p w14:paraId="41FCACF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設定公開 / 私人</w:t>
      </w:r>
    </w:p>
    <w:p w14:paraId="15840D3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提交後成績出現在個人頁面，公開成績進入排行榜（未公證標示清楚）</w:t>
      </w:r>
    </w:p>
    <w:p w14:paraId="05FBEB7F" w14:textId="77777777" w:rsidR="00A77E4B" w:rsidRDefault="00A77E4B">
      <w:pPr>
        <w:spacing w:after="120"/>
      </w:pPr>
    </w:p>
    <w:p w14:paraId="2C862BEC" w14:textId="77777777" w:rsidR="00A77E4B" w:rsidRDefault="00000000">
      <w:pPr>
        <w:pStyle w:val="Heading2"/>
      </w:pPr>
      <w:r>
        <w:rPr>
          <w:color w:val="2E4A7A"/>
        </w:rPr>
        <w:t>5.2 查詢排行榜</w:t>
      </w:r>
    </w:p>
    <w:p w14:paraId="324FCCD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從首頁或排行榜入口選擇距離、性別、年齡組、地區等篩選條件</w:t>
      </w:r>
    </w:p>
    <w:p w14:paraId="3A71E7E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看到符合條件的全球前 N 名，含分項時間與公證狀態</w:t>
      </w:r>
    </w:p>
    <w:p w14:paraId="3ED9C78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點擊選手姓名可進入個人公開頁面</w:t>
      </w:r>
    </w:p>
    <w:p w14:paraId="43C78A1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點擊賽事名稱可進入賽事資料頁</w:t>
      </w:r>
    </w:p>
    <w:p w14:paraId="590A43BD" w14:textId="77777777" w:rsidR="00A77E4B" w:rsidRDefault="00A77E4B">
      <w:pPr>
        <w:spacing w:after="120"/>
      </w:pPr>
    </w:p>
    <w:p w14:paraId="79D59541" w14:textId="77777777" w:rsidR="00A77E4B" w:rsidRDefault="00000000">
      <w:pPr>
        <w:pStyle w:val="Heading2"/>
      </w:pPr>
      <w:r>
        <w:rPr>
          <w:color w:val="2E4A7A"/>
        </w:rPr>
        <w:t>5.3 查詢賽事</w:t>
      </w:r>
    </w:p>
    <w:p w14:paraId="11CBD88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搜尋賽事名稱或瀏覽地區列表</w:t>
      </w:r>
    </w:p>
    <w:p w14:paraId="543E548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進入賽事頁面，看到路線資訊、歷年天氣紀錄</w:t>
      </w:r>
    </w:p>
    <w:p w14:paraId="763DED0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查看歷屆完賽時間分佈圖，了解賽事難度</w:t>
      </w:r>
    </w:p>
    <w:p w14:paraId="40BAF68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看到在此賽事登錄過成績的選手列表</w:t>
      </w:r>
    </w:p>
    <w:p w14:paraId="5F90F39B" w14:textId="77777777" w:rsidR="00A77E4B" w:rsidRDefault="00A77E4B">
      <w:pPr>
        <w:spacing w:after="240"/>
      </w:pPr>
    </w:p>
    <w:p w14:paraId="56DE7B97" w14:textId="77777777" w:rsidR="00A77E4B" w:rsidRDefault="00000000">
      <w:pPr>
        <w:pStyle w:val="Heading1"/>
      </w:pPr>
      <w:r>
        <w:rPr>
          <w:color w:val="1A1A1A"/>
        </w:rPr>
        <w:t>6. 技術方向（初步建議）</w:t>
      </w:r>
    </w:p>
    <w:p w14:paraId="30383A7B" w14:textId="77777777" w:rsidR="00A77E4B" w:rsidRDefault="00000000">
      <w:pPr>
        <w:pStyle w:val="Heading2"/>
      </w:pPr>
      <w:r>
        <w:rPr>
          <w:color w:val="2E4A7A"/>
        </w:rPr>
        <w:t>6.1 外部 API 整合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2F4498C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8465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服務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05B2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5499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A77E4B" w14:paraId="4B1C82FD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63BB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Open-Meteo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E2D6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歷史天氣資料查詢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1AD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免費，無需 API key</w:t>
            </w:r>
          </w:p>
        </w:tc>
      </w:tr>
      <w:tr w:rsidR="00A77E4B" w14:paraId="3A9594D9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A0B3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Visual Crossing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DE92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備援天氣資料來源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5FCF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免費層有限額</w:t>
            </w:r>
          </w:p>
        </w:tc>
      </w:tr>
      <w:tr w:rsidR="00A77E4B" w14:paraId="2325D451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C26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Garmin Connect API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BEAE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成績檔案匯入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FEB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需申請開發者授權</w:t>
            </w:r>
          </w:p>
        </w:tc>
      </w:tr>
      <w:tr w:rsidR="00A77E4B" w14:paraId="633FED35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EEDC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Strava API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010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活動資料匯入（可選）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433B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需申請開發者授權</w:t>
            </w:r>
          </w:p>
        </w:tc>
      </w:tr>
    </w:tbl>
    <w:p w14:paraId="267BF747" w14:textId="77777777" w:rsidR="00A77E4B" w:rsidRDefault="00A77E4B">
      <w:pPr>
        <w:spacing w:after="120"/>
      </w:pPr>
    </w:p>
    <w:p w14:paraId="7CCA1D48" w14:textId="77777777" w:rsidR="00A77E4B" w:rsidRDefault="00000000">
      <w:pPr>
        <w:pStyle w:val="Heading2"/>
      </w:pPr>
      <w:r>
        <w:rPr>
          <w:color w:val="2E4A7A"/>
        </w:rPr>
        <w:t>6.2 成績資料可信度設計</w:t>
      </w:r>
    </w:p>
    <w:p w14:paraId="70D23FBA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公信力是平台的核心資產。建議從一開始就設計清楚的資料來源標示，讓使用者能自行判斷成績可信度，而非由平台做強制驗證（這樣可降低早期營運門檻，同時透過社群壓力維持品質）。</w:t>
      </w:r>
    </w:p>
    <w:p w14:paraId="4CE3A40D" w14:textId="77777777" w:rsidR="00A77E4B" w:rsidRDefault="00A77E4B">
      <w:pPr>
        <w:spacing w:after="240"/>
      </w:pPr>
    </w:p>
    <w:p w14:paraId="54196CB3" w14:textId="77777777" w:rsidR="00A77E4B" w:rsidRDefault="00000000">
      <w:pPr>
        <w:pStyle w:val="Heading1"/>
      </w:pPr>
      <w:r>
        <w:rPr>
          <w:color w:val="1A1A1A"/>
        </w:rPr>
        <w:t>7. 產品發展路線圖</w:t>
      </w:r>
    </w:p>
    <w:p w14:paraId="6E6BF108" w14:textId="77777777" w:rsidR="00A77E4B" w:rsidRDefault="00000000">
      <w:pPr>
        <w:pStyle w:val="Heading2"/>
      </w:pPr>
      <w:r>
        <w:rPr>
          <w:color w:val="2E4A7A"/>
        </w:rPr>
        <w:t>Phase 1 — 核心 MVP</w:t>
      </w:r>
    </w:p>
    <w:p w14:paraId="3E0AB03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選手帳號系統</w:t>
      </w:r>
    </w:p>
    <w:p w14:paraId="3B175F5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手動登錄成績（含三項分項）</w:t>
      </w:r>
    </w:p>
    <w:p w14:paraId="0AB13DE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完賽證書上傳與公證標示</w:t>
      </w:r>
    </w:p>
    <w:p w14:paraId="4CA0DB0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跨賽事排行榜（距離 / 性別 / 年齡組篩選）</w:t>
      </w:r>
    </w:p>
    <w:p w14:paraId="52005F8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基礎賽事資料庫（台灣主要賽事，由建立者手動建立）</w:t>
      </w:r>
    </w:p>
    <w:p w14:paraId="735DCE21" w14:textId="77777777" w:rsidR="00A77E4B" w:rsidRDefault="00A77E4B">
      <w:pPr>
        <w:spacing w:after="120"/>
      </w:pPr>
    </w:p>
    <w:p w14:paraId="70B9AD24" w14:textId="77777777" w:rsidR="00A77E4B" w:rsidRDefault="00000000">
      <w:pPr>
        <w:pStyle w:val="Heading2"/>
      </w:pPr>
      <w:r>
        <w:rPr>
          <w:color w:val="2E4A7A"/>
        </w:rPr>
        <w:t>Phase 2 — 賽事資料庫擴充</w:t>
      </w:r>
    </w:p>
    <w:p w14:paraId="1E34202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天氣資料自動抓取與顯示</w:t>
      </w:r>
    </w:p>
    <w:p w14:paraId="50C295E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社群賽事資料貢獻機制（認證助手角色）</w:t>
      </w:r>
    </w:p>
    <w:p w14:paraId="53FD333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賽事歷年成績分佈視覺化</w:t>
      </w:r>
    </w:p>
    <w:p w14:paraId="33A32B6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地區篩選（亞洲 / 全球）</w:t>
      </w:r>
    </w:p>
    <w:p w14:paraId="15C43D59" w14:textId="77777777" w:rsidR="00A77E4B" w:rsidRDefault="00A77E4B">
      <w:pPr>
        <w:spacing w:after="120"/>
      </w:pPr>
    </w:p>
    <w:p w14:paraId="247244A5" w14:textId="77777777" w:rsidR="00A77E4B" w:rsidRDefault="00000000">
      <w:pPr>
        <w:pStyle w:val="Heading2"/>
      </w:pPr>
      <w:r>
        <w:rPr>
          <w:color w:val="2E4A7A"/>
        </w:rPr>
        <w:t>Phase 3 — 裝置整合與個人頁面</w:t>
      </w:r>
    </w:p>
    <w:p w14:paraId="4EC0221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GPX / 裝置檔案匯入解析</w:t>
      </w:r>
    </w:p>
    <w:p w14:paraId="3BE8B66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個人成績歷史時間軸</w:t>
      </w:r>
    </w:p>
    <w:p w14:paraId="69A981E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個人公開頁面（可分享給他人）</w:t>
      </w:r>
    </w:p>
    <w:p w14:paraId="26E94C8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賽事方官方認證合作</w:t>
      </w:r>
    </w:p>
    <w:p w14:paraId="5F29365F" w14:textId="77777777" w:rsidR="00A77E4B" w:rsidRDefault="00A77E4B">
      <w:pPr>
        <w:spacing w:after="240"/>
      </w:pPr>
    </w:p>
    <w:p w14:paraId="4B17D339" w14:textId="77777777" w:rsidR="00A77E4B" w:rsidRDefault="00000000">
      <w:pPr>
        <w:pStyle w:val="Heading1"/>
      </w:pPr>
      <w:r>
        <w:rPr>
          <w:color w:val="1A1A1A"/>
        </w:rPr>
        <w:t>8. 帳號與身份設計</w:t>
      </w:r>
    </w:p>
    <w:p w14:paraId="6C0EFD15" w14:textId="77777777" w:rsidR="00A77E4B" w:rsidRDefault="00000000">
      <w:pPr>
        <w:pStyle w:val="Heading2"/>
      </w:pPr>
      <w:r>
        <w:rPr>
          <w:color w:val="2E4A7A"/>
        </w:rPr>
        <w:t>8.1 註冊與身份驗證</w:t>
      </w:r>
    </w:p>
    <w:p w14:paraId="1610047E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採基本身份驗證機制，確保每位成績登錄者有可追溯的帳號，同時降低初期入門門檻。</w:t>
      </w:r>
    </w:p>
    <w:p w14:paraId="7F8924F8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3E64E27A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C3E1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61BA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初期設計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054E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未來方向</w:t>
            </w:r>
          </w:p>
        </w:tc>
      </w:tr>
      <w:tr w:rsidR="00A77E4B" w14:paraId="708BB6DE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138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註冊方式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A8A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 或第三方登入（Google / Apple）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9D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可增加社群帳號綁定</w:t>
            </w:r>
          </w:p>
        </w:tc>
      </w:tr>
      <w:tr w:rsidR="00A77E4B" w14:paraId="6C5CBE79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360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身份驗證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95A4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 驗證即可開始使用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A3A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可增加手機號碼驗證</w:t>
            </w:r>
          </w:p>
        </w:tc>
      </w:tr>
      <w:tr w:rsidR="00A77E4B" w14:paraId="7DE5BF70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4294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Profile 填寫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9C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選填，不需填寫資料即可開始登錄成績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58E6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引導完成度提示（非強制）</w:t>
            </w:r>
          </w:p>
        </w:tc>
      </w:tr>
      <w:tr w:rsidR="00A77E4B" w14:paraId="2F1A217D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E35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成績登錄資格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F2A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完成 Email 驗證後即可登錄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86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可視社群狀況緊縮條件</w:t>
            </w:r>
          </w:p>
        </w:tc>
      </w:tr>
    </w:tbl>
    <w:p w14:paraId="18837F12" w14:textId="77777777" w:rsidR="00A77E4B" w:rsidRDefault="00A77E4B">
      <w:pPr>
        <w:spacing w:after="120"/>
      </w:pPr>
    </w:p>
    <w:p w14:paraId="07AE9408" w14:textId="77777777" w:rsidR="00A77E4B" w:rsidRDefault="00000000">
      <w:pPr>
        <w:pStyle w:val="Heading2"/>
      </w:pPr>
      <w:r>
        <w:rPr>
          <w:color w:val="2E4A7A"/>
        </w:rPr>
        <w:t>8.2 個人 Profile 欄位</w:t>
      </w:r>
    </w:p>
    <w:p w14:paraId="4F71BD1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Profile 欄位設計為「可選填、可隨時補充」，讓用戶在舒適的節奏下建立個人檔案。</w:t>
      </w:r>
    </w:p>
    <w:p w14:paraId="5970E2F1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4730006B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F167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E723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類型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028F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A77E4B" w14:paraId="6EC53CBF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CD24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姓名 / 暱稱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CAE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文字（選填）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055B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排行榜顯示名稱，未填則顯示匿名</w:t>
            </w:r>
          </w:p>
        </w:tc>
      </w:tr>
      <w:tr w:rsidR="00A77E4B" w14:paraId="0D0C022E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8617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42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選單（選填）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6AA3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排行榜分組依據</w:t>
            </w:r>
          </w:p>
        </w:tc>
      </w:tr>
      <w:tr w:rsidR="00A77E4B" w14:paraId="45CCB974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C533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出生年份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20B4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年份（選填）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84F0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自動計算年齡組</w:t>
            </w:r>
          </w:p>
        </w:tc>
      </w:tr>
      <w:tr w:rsidR="00A77E4B" w14:paraId="103C07A4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35EE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國籍 / 所在地區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D5E0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選單（選填）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CE14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地區排行榜篩選</w:t>
            </w:r>
          </w:p>
        </w:tc>
      </w:tr>
      <w:tr w:rsidR="00A77E4B" w14:paraId="61841C87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DC8B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自我介紹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8E4E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短文（選填）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31B8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個人公開頁面顯示</w:t>
            </w:r>
          </w:p>
        </w:tc>
      </w:tr>
      <w:tr w:rsidR="00A77E4B" w14:paraId="7DED4B2A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7450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頭像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F08A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圖片上傳（選填）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C184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排行榜與個人頁面顯示</w:t>
            </w:r>
          </w:p>
        </w:tc>
      </w:tr>
    </w:tbl>
    <w:p w14:paraId="13697A94" w14:textId="77777777" w:rsidR="00A77E4B" w:rsidRDefault="00A77E4B">
      <w:pPr>
        <w:spacing w:after="120"/>
      </w:pPr>
    </w:p>
    <w:p w14:paraId="50903E08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lastRenderedPageBreak/>
        <w:t>注意：性別與出生年份是排行榜分組的依據，若未填寫則該成績不納入分組排行榜，但仍顯示於全體總榜。此規則應在 UI 上清楚說明。</w:t>
      </w:r>
    </w:p>
    <w:p w14:paraId="48A89092" w14:textId="77777777" w:rsidR="00A77E4B" w:rsidRDefault="00A77E4B">
      <w:pPr>
        <w:spacing w:after="240"/>
      </w:pPr>
    </w:p>
    <w:p w14:paraId="05BF1ED0" w14:textId="77777777" w:rsidR="00A77E4B" w:rsidRDefault="00000000">
      <w:pPr>
        <w:pStyle w:val="Heading1"/>
      </w:pPr>
      <w:r>
        <w:rPr>
          <w:color w:val="1A1A1A"/>
        </w:rPr>
        <w:t>9. 公信力政策</w:t>
      </w:r>
    </w:p>
    <w:p w14:paraId="100DC903" w14:textId="77777777" w:rsidR="00A77E4B" w:rsidRDefault="00000000">
      <w:pPr>
        <w:pStyle w:val="Heading2"/>
      </w:pPr>
      <w:r>
        <w:rPr>
          <w:color w:val="2E4A7A"/>
        </w:rPr>
        <w:t>9.1 初期立場（寬鬆）</w:t>
      </w:r>
    </w:p>
    <w:p w14:paraId="7BE53B72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排行榜明確標示「僅供參考，非官方認證」。所有自填成績均可顯示，以公證狀態標章清楚區分，由使用者社群自行判斷可信度。</w:t>
      </w:r>
    </w:p>
    <w:p w14:paraId="24268FEF" w14:textId="77777777" w:rsidR="00A77E4B" w:rsidRDefault="00A77E4B">
      <w:pPr>
        <w:spacing w:after="120"/>
      </w:pPr>
    </w:p>
    <w:p w14:paraId="766C7F8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自填成績：顯示「自填」標示，可納入排行榜，位置在已公證成績之後</w:t>
      </w:r>
    </w:p>
    <w:p w14:paraId="3B65C86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已上傳證書但待審：顯示「待審」標示</w:t>
      </w:r>
    </w:p>
    <w:p w14:paraId="4AC6914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已公證成績：顯示公證標章，為排行榜的主要參考依據</w:t>
      </w:r>
    </w:p>
    <w:p w14:paraId="3EC12E69" w14:textId="77777777" w:rsidR="00A77E4B" w:rsidRDefault="00A77E4B">
      <w:pPr>
        <w:spacing w:after="120"/>
      </w:pPr>
    </w:p>
    <w:p w14:paraId="141E3A27" w14:textId="77777777" w:rsidR="00A77E4B" w:rsidRDefault="00000000">
      <w:pPr>
        <w:pStyle w:val="Heading2"/>
      </w:pPr>
      <w:r>
        <w:rPr>
          <w:color w:val="2E4A7A"/>
        </w:rPr>
        <w:t>9.2 未來緊縮方向（預留）</w:t>
      </w:r>
    </w:p>
    <w:p w14:paraId="66A9B2FF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隨社群規模成長，可分階段提高門檻：</w:t>
      </w:r>
    </w:p>
    <w:p w14:paraId="1744CFC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排行榜預設僅顯示已公證成績，自填成績需手動切換才能查看</w:t>
      </w:r>
    </w:p>
    <w:p w14:paraId="45E3074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特定距離（Full Ironman）要求強制公證才能進入排行榜</w:t>
      </w:r>
    </w:p>
    <w:p w14:paraId="319A819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引入社群舉報機制，針對明顯異常成績進行人工審核</w:t>
      </w:r>
    </w:p>
    <w:p w14:paraId="0F6B2992" w14:textId="77777777" w:rsidR="00A77E4B" w:rsidRDefault="00A77E4B">
      <w:pPr>
        <w:spacing w:after="240"/>
      </w:pPr>
    </w:p>
    <w:p w14:paraId="1D268F19" w14:textId="77777777" w:rsidR="00A77E4B" w:rsidRDefault="00000000">
      <w:pPr>
        <w:pStyle w:val="Heading1"/>
      </w:pPr>
      <w:r>
        <w:rPr>
          <w:color w:val="1A1A1A"/>
        </w:rPr>
        <w:t>10. 語言與市場定位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77E4B" w14:paraId="0482F5A7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C6960" w14:textId="77777777" w:rsidR="00A77E4B" w:rsidRDefault="00000000">
            <w:r>
              <w:rPr>
                <w:rFonts w:eastAsia="Arial"/>
                <w:b/>
                <w:bCs/>
                <w:color w:val="444444"/>
                <w:sz w:val="20"/>
                <w:szCs w:val="20"/>
              </w:rPr>
              <w:t>介面語言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38A0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繁體中文為主，英文為輔（欄位標籤與說明文字提供英文對照）</w:t>
            </w:r>
          </w:p>
        </w:tc>
      </w:tr>
      <w:tr w:rsidR="00A77E4B" w14:paraId="01CF0CB8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6C9AE" w14:textId="77777777" w:rsidR="00A77E4B" w:rsidRDefault="00000000">
            <w:r>
              <w:rPr>
                <w:rFonts w:eastAsia="Arial"/>
                <w:b/>
                <w:bCs/>
                <w:color w:val="444444"/>
                <w:sz w:val="20"/>
                <w:szCs w:val="20"/>
              </w:rPr>
              <w:t>初期目標市場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3F30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華語市場：台灣、香港、馬來西亞、新加坡等地鐵人三項社群</w:t>
            </w:r>
          </w:p>
        </w:tc>
      </w:tr>
      <w:tr w:rsidR="00A77E4B" w14:paraId="1C7B2D1D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792A8" w14:textId="77777777" w:rsidR="00A77E4B" w:rsidRDefault="00000000">
            <w:r>
              <w:rPr>
                <w:rFonts w:eastAsia="Arial"/>
                <w:b/>
                <w:bCs/>
                <w:color w:val="444444"/>
                <w:sz w:val="20"/>
                <w:szCs w:val="20"/>
              </w:rPr>
              <w:t>未來擴展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230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待平台規模穩定後，評估簡體中文或其他語系版本</w:t>
            </w:r>
          </w:p>
        </w:tc>
      </w:tr>
    </w:tbl>
    <w:p w14:paraId="3C7E751F" w14:textId="77777777" w:rsidR="00A77E4B" w:rsidRDefault="00A77E4B">
      <w:pPr>
        <w:spacing w:after="240"/>
      </w:pPr>
    </w:p>
    <w:p w14:paraId="5A5FF9F5" w14:textId="77777777" w:rsidR="00A77E4B" w:rsidRDefault="00000000">
      <w:pPr>
        <w:pStyle w:val="Heading1"/>
      </w:pPr>
      <w:r>
        <w:rPr>
          <w:color w:val="1A1A1A"/>
        </w:rPr>
        <w:t>11. 商業模式</w:t>
      </w:r>
    </w:p>
    <w:p w14:paraId="2F0501B9" w14:textId="77777777" w:rsidR="00A77E4B" w:rsidRDefault="00000000">
      <w:pPr>
        <w:pStyle w:val="Heading2"/>
      </w:pPr>
      <w:r>
        <w:rPr>
          <w:color w:val="2E4A7A"/>
        </w:rPr>
        <w:t>11.1 核心原則</w:t>
      </w:r>
    </w:p>
    <w:p w14:paraId="6E1FE840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初期以免費為主，優先累積用戶與資料規模。商業化採分階段推進，避免過早收費傷害社群信任。</w:t>
      </w:r>
    </w:p>
    <w:p w14:paraId="591DDB7B" w14:textId="77777777" w:rsidR="00A77E4B" w:rsidRDefault="00A77E4B">
      <w:pPr>
        <w:spacing w:after="120"/>
      </w:pPr>
    </w:p>
    <w:p w14:paraId="6979DDAA" w14:textId="77777777" w:rsidR="00A77E4B" w:rsidRDefault="00000000">
      <w:pPr>
        <w:pStyle w:val="Heading2"/>
      </w:pPr>
      <w:r>
        <w:rPr>
          <w:color w:val="2E4A7A"/>
        </w:rPr>
        <w:t>11.2 收入來源規劃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5C9405C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B6C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階段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9E1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收入來源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2D1D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79BE4166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6CAA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初期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A7D6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個人品牌經營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AC75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創辦人以在鐵人三項社群的影響力帶動平台曝光，建立品牌信任感，為後續商業化奠基</w:t>
            </w:r>
          </w:p>
        </w:tc>
      </w:tr>
      <w:tr w:rsidR="00A77E4B" w14:paraId="3BC35A04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FDC5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中期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5D4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賽事方合作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1570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賽事主辦單位付費取得官方認證標章、成績頁面品牌曝光、參賽者數據報告等增值服務</w:t>
            </w:r>
          </w:p>
        </w:tc>
      </w:tr>
      <w:tr w:rsidR="00A77E4B" w14:paraId="785C051F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11C1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中期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EEFD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廣告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3533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針對鐵人三項相關品牌（裝備、補給品、訓練服務）投放精準廣告，用戶輪廓明確，廣告價值高</w:t>
            </w:r>
          </w:p>
        </w:tc>
      </w:tr>
      <w:tr w:rsidR="00A77E4B" w14:paraId="75F7E5FA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D73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長期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49E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進階功能訂閱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493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個人成績分析、歷年進步趨勢、同年齡組百分位比較等付費功能</w:t>
            </w:r>
          </w:p>
        </w:tc>
      </w:tr>
      <w:tr w:rsidR="00A77E4B" w14:paraId="6F77600A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EA8E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長期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33E5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其他合作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BE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運動品牌聯名、賽事數據授權、教練認證推薦等機會</w:t>
            </w:r>
          </w:p>
        </w:tc>
      </w:tr>
    </w:tbl>
    <w:p w14:paraId="51AC4E3A" w14:textId="77777777" w:rsidR="00A77E4B" w:rsidRDefault="00A77E4B">
      <w:pPr>
        <w:spacing w:after="120"/>
      </w:pPr>
    </w:p>
    <w:p w14:paraId="5A41E4CE" w14:textId="77777777" w:rsidR="00A77E4B" w:rsidRDefault="00000000">
      <w:pPr>
        <w:pStyle w:val="Heading2"/>
      </w:pPr>
      <w:r>
        <w:rPr>
          <w:color w:val="2E4A7A"/>
        </w:rPr>
        <w:t>11.3 個人品牌策略</w:t>
      </w:r>
    </w:p>
    <w:p w14:paraId="2CF39598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鐵人三項是口碑社群，創辦人的可信度直接影響早期用戶信任。建議初期同步經營個人品牌：</w:t>
      </w:r>
    </w:p>
    <w:p w14:paraId="17BEAB2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在鐵人三項相關社群（Facebook 社團、Line 群組）分享平台動態</w:t>
      </w:r>
    </w:p>
    <w:p w14:paraId="08B7F2B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記錄平台建立過程，吸引對產品開發有興趣的受眾</w:t>
      </w:r>
    </w:p>
    <w:p w14:paraId="13E66B1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參與或贊助本地賽事，增加實體曝光</w:t>
      </w:r>
    </w:p>
    <w:p w14:paraId="09A7DFD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邀請知名選手或教練早期試用並公開推薦</w:t>
      </w:r>
    </w:p>
    <w:p w14:paraId="08435709" w14:textId="77777777" w:rsidR="00A77E4B" w:rsidRDefault="00A77E4B">
      <w:pPr>
        <w:spacing w:after="240"/>
      </w:pPr>
    </w:p>
    <w:p w14:paraId="1A6EA786" w14:textId="77777777" w:rsidR="00A77E4B" w:rsidRDefault="00000000">
      <w:pPr>
        <w:pStyle w:val="Heading1"/>
      </w:pPr>
      <w:r>
        <w:rPr>
          <w:color w:val="1A1A1A"/>
        </w:rPr>
        <w:t>12. 尚待決策的開放問題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5A69486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D7C7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問題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C072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 A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BC9B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 B</w:t>
            </w:r>
          </w:p>
        </w:tc>
      </w:tr>
      <w:tr w:rsidR="00A77E4B" w14:paraId="147BBA28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CBC1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匿名成績的排行榜處理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9597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未填姓名者以「匿名選手」顯示於榜上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8DA4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未填姓名者不納入排行榜</w:t>
            </w:r>
          </w:p>
        </w:tc>
      </w:tr>
      <w:tr w:rsidR="00A77E4B" w14:paraId="43385379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13F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重複賽事成績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E5A2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同選手同賽事多次登錄，全部保留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59B0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排行榜僅計最佳成績</w:t>
            </w:r>
          </w:p>
        </w:tc>
      </w:tr>
      <w:tr w:rsidR="00A77E4B" w14:paraId="037AD830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7283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賽事資料審核流程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DB47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助手人工審核每筆新增賽事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143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社群提交後自動上線，問題資料再下架</w:t>
            </w:r>
          </w:p>
        </w:tc>
      </w:tr>
    </w:tbl>
    <w:p w14:paraId="1AC45DD1" w14:textId="77777777" w:rsidR="00A77E4B" w:rsidRDefault="00A77E4B">
      <w:pPr>
        <w:spacing w:after="240"/>
      </w:pPr>
    </w:p>
    <w:p w14:paraId="7A4FCD20" w14:textId="77777777" w:rsidR="00A77E4B" w:rsidRDefault="00000000">
      <w:pPr>
        <w:pStyle w:val="Heading1"/>
      </w:pPr>
      <w:r>
        <w:rPr>
          <w:color w:val="1A1A1A"/>
        </w:rPr>
        <w:t>13. 隱私權政策設計</w:t>
      </w:r>
    </w:p>
    <w:p w14:paraId="627D3949" w14:textId="77777777" w:rsidR="00A77E4B" w:rsidRDefault="00000000">
      <w:pPr>
        <w:pStyle w:val="Heading2"/>
      </w:pPr>
      <w:r>
        <w:rPr>
          <w:color w:val="2E4A7A"/>
        </w:rPr>
        <w:t>13.1 適用法規</w:t>
      </w:r>
    </w:p>
    <w:p w14:paraId="790B9EA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Tri·log 初期鎖定華語市場，主要適用台灣《個人資料保護法》。隨用戶擴展，以下法規亦可能適用：</w:t>
      </w:r>
    </w:p>
    <w:p w14:paraId="4DD34809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0209AC13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F5E6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法規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58D2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適用情境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4F50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關鍵要求</w:t>
            </w:r>
          </w:p>
        </w:tc>
      </w:tr>
      <w:tr w:rsidR="00A77E4B" w14:paraId="26A47B9E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AF8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台灣《個資法》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75DD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主要市場，全面適用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6CBC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蒐集個資需告知當事人目的、類別；當事人有查詢、更正、刪除權</w:t>
            </w:r>
          </w:p>
        </w:tc>
      </w:tr>
      <w:tr w:rsidR="00A77E4B" w14:paraId="2E6FD8EA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72CA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GDPR（歐盟）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8A46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有歐洲用戶即適用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739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16 歲以下需家長同意；用戶有被遺忘權；資料外洩需 72 小時內通報</w:t>
            </w:r>
          </w:p>
        </w:tc>
      </w:tr>
      <w:tr w:rsidR="00A77E4B" w14:paraId="142ED4A0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1522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COPPA（美國）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ED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若有美國 13 歲以下用戶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620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13 歲以下須取得可驗證的家長同意，建議直接設定最低年齡門檻迴避</w:t>
            </w:r>
          </w:p>
        </w:tc>
      </w:tr>
    </w:tbl>
    <w:p w14:paraId="639FB592" w14:textId="77777777" w:rsidR="00A77E4B" w:rsidRDefault="00A77E4B">
      <w:pPr>
        <w:spacing w:after="120"/>
      </w:pPr>
    </w:p>
    <w:p w14:paraId="01058BC4" w14:textId="77777777" w:rsidR="00A77E4B" w:rsidRDefault="00000000">
      <w:pPr>
        <w:pStyle w:val="Heading2"/>
      </w:pPr>
      <w:r>
        <w:rPr>
          <w:color w:val="2E4A7A"/>
        </w:rPr>
        <w:t>13.2 資料收集與使用原則</w:t>
      </w:r>
    </w:p>
    <w:p w14:paraId="4CCF9CF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最小必要原則：只收集平台功能所必需的資料，不收集多餘欄位</w:t>
      </w:r>
    </w:p>
    <w:p w14:paraId="53C69E5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目的限定：所有收集的資料僅用於平台本身功能運作，不對外提供或販售</w:t>
      </w:r>
    </w:p>
    <w:p w14:paraId="05B5E57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透明告知：用戶註冊時明確說明收集哪些資料、用於何處</w:t>
      </w:r>
    </w:p>
    <w:p w14:paraId="2E301ED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廣告投放若未來啟用，採站內精準曝光方式，不將用戶資料傳遞給廣告商</w:t>
      </w:r>
    </w:p>
    <w:p w14:paraId="071B91BF" w14:textId="77777777" w:rsidR="00A77E4B" w:rsidRDefault="00A77E4B">
      <w:pPr>
        <w:spacing w:after="120"/>
      </w:pPr>
    </w:p>
    <w:p w14:paraId="47B300FC" w14:textId="77777777" w:rsidR="00A77E4B" w:rsidRDefault="00000000">
      <w:pPr>
        <w:pStyle w:val="Heading2"/>
      </w:pPr>
      <w:r>
        <w:rPr>
          <w:color w:val="2E4A7A"/>
        </w:rPr>
        <w:t>13.3 資料保留與刪除政策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33F5BBBC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9B10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資料類型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8CEC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保留期限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095F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386A549F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FEC1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帳號與個人資料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0410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帳號刪除後保留 1 個月，期滿後永久刪除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BCFA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緩衝期內用戶可申請復原</w:t>
            </w:r>
          </w:p>
        </w:tc>
      </w:tr>
      <w:tr w:rsidR="00A77E4B" w14:paraId="3E029D7D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238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賽事成績記錄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4AE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隨帳號刪除，1 個月後一併刪除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F6D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公開成績從排行榜下架，私人成績立即隱藏</w:t>
            </w:r>
          </w:p>
        </w:tc>
      </w:tr>
      <w:tr w:rsidR="00A77E4B" w14:paraId="22C0C77F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09A0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完賽證書檔案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D62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長期保留備查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EE34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作為公證依據，不因帳號刪除而立即移除，但與帳號解除關聯</w:t>
            </w:r>
          </w:p>
        </w:tc>
      </w:tr>
      <w:tr w:rsidR="00A77E4B" w14:paraId="104514F7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2244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天氣與賽事資料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6D3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永久保留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C73D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屬平台公共資料，不含個人識別資訊</w:t>
            </w:r>
          </w:p>
        </w:tc>
      </w:tr>
      <w:tr w:rsidR="00A77E4B" w14:paraId="2054A8D6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205F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系統日誌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CDF4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保留 90 天後刪除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F7A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用於安全稽核與問題排查</w:t>
            </w:r>
          </w:p>
        </w:tc>
      </w:tr>
    </w:tbl>
    <w:p w14:paraId="6ADDDD1A" w14:textId="77777777" w:rsidR="00A77E4B" w:rsidRDefault="00A77E4B">
      <w:pPr>
        <w:spacing w:after="120"/>
      </w:pPr>
    </w:p>
    <w:p w14:paraId="5C781399" w14:textId="77777777" w:rsidR="00A77E4B" w:rsidRDefault="00000000">
      <w:pPr>
        <w:pStyle w:val="Heading2"/>
      </w:pPr>
      <w:r>
        <w:rPr>
          <w:color w:val="2E4A7A"/>
        </w:rPr>
        <w:t>13.4 未成年人政策</w:t>
      </w:r>
    </w:p>
    <w:p w14:paraId="0594B6AB" w14:textId="77777777" w:rsidR="00A77E4B" w:rsidRDefault="00000000">
      <w:pPr>
        <w:pStyle w:val="Heading3"/>
      </w:pPr>
      <w:r>
        <w:rPr>
          <w:color w:val="333333"/>
        </w:rPr>
        <w:t>年齡設定</w:t>
      </w:r>
    </w:p>
    <w:p w14:paraId="353068AE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建議設定平台最低使用年齡為 13 歲，理由如下：</w:t>
      </w:r>
    </w:p>
    <w:p w14:paraId="1D2CBBA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鐵人三項實際參賽年齡極少低於 13 歲，幾乎不影響目標用戶</w:t>
      </w:r>
    </w:p>
    <w:p w14:paraId="58277A0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13 歲門檻可同時符合 COPPA、多數 GDPR 成員國及台灣個資法的基本要求</w:t>
      </w:r>
    </w:p>
    <w:p w14:paraId="7D80B37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避免處理 13 歲以下資料所需的家長同意驗證機制，大幅降低合規成本</w:t>
      </w:r>
    </w:p>
    <w:p w14:paraId="4D717EB2" w14:textId="77777777" w:rsidR="00A77E4B" w:rsidRDefault="00A77E4B">
      <w:pPr>
        <w:spacing w:after="120"/>
      </w:pPr>
    </w:p>
    <w:p w14:paraId="161661C9" w14:textId="77777777" w:rsidR="00A77E4B" w:rsidRDefault="00000000">
      <w:pPr>
        <w:pStyle w:val="Heading3"/>
      </w:pPr>
      <w:r>
        <w:rPr>
          <w:color w:val="333333"/>
        </w:rPr>
        <w:t>13–18 歲未成年人的處理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735D7BC7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21DC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項目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E541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設計方式</w:t>
            </w:r>
          </w:p>
        </w:tc>
      </w:tr>
      <w:tr w:rsidR="00A77E4B" w14:paraId="0B7FCCEA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277A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年齡確認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27C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註冊時填寫出生年份，系統自動判斷是否未成年（採信用制，初期不強制驗證）</w:t>
            </w:r>
          </w:p>
        </w:tc>
      </w:tr>
      <w:tr w:rsidR="00A77E4B" w14:paraId="5AA4DED5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4F08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家長知情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BEB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服務條款中載明：13–18 歲用戶應獲得家長知悉與同意後方可使用</w:t>
            </w:r>
          </w:p>
        </w:tc>
      </w:tr>
      <w:tr w:rsidR="00A77E4B" w14:paraId="1BDEC5C9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5896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資料預設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80E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未成年用戶的成績預設為「私人」，需主動設定才能公開</w:t>
            </w:r>
          </w:p>
        </w:tc>
      </w:tr>
      <w:tr w:rsidR="00A77E4B" w14:paraId="0699A795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66C6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家長請求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E16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提供家長聯絡管道，可申請查閱、更正或刪除未成年子女的資料</w:t>
            </w:r>
          </w:p>
        </w:tc>
      </w:tr>
    </w:tbl>
    <w:p w14:paraId="4FBEAD36" w14:textId="77777777" w:rsidR="00A77E4B" w:rsidRDefault="00A77E4B">
      <w:pPr>
        <w:spacing w:after="120"/>
      </w:pPr>
    </w:p>
    <w:p w14:paraId="6107BF4A" w14:textId="77777777" w:rsidR="00A77E4B" w:rsidRDefault="00000000">
      <w:pPr>
        <w:pStyle w:val="Heading2"/>
      </w:pPr>
      <w:r>
        <w:rPr>
          <w:color w:val="2E4A7A"/>
        </w:rPr>
        <w:t>13.5 第三方服務的資料流</w:t>
      </w:r>
    </w:p>
    <w:p w14:paraId="01426F73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平台整合外部服務時，僅傳送功能所必需的最少資料：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18F92A7A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A420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服務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E9A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傳送資料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85CB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不傳送資料</w:t>
            </w:r>
          </w:p>
        </w:tc>
      </w:tr>
      <w:tr w:rsidR="00A77E4B" w14:paraId="2D18A1BB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F4FE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天氣 API（Open-Meteo）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A2D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 GPS 座標、日期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FC7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任何用戶個人資料</w:t>
            </w:r>
          </w:p>
        </w:tc>
      </w:tr>
      <w:tr w:rsidR="00A77E4B" w14:paraId="3AC481E7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14D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Garmin / Wahoo 匯入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3A4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用戶授權的活動檔案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BC6C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帳號密碼或其他裝置資料</w:t>
            </w:r>
          </w:p>
        </w:tc>
      </w:tr>
      <w:tr w:rsidR="00A77E4B" w14:paraId="4C206A69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83F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 服務商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0AC7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用戶 Email 地址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617E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姓名、成績或其他個人資料</w:t>
            </w:r>
          </w:p>
        </w:tc>
      </w:tr>
    </w:tbl>
    <w:p w14:paraId="129F2865" w14:textId="77777777" w:rsidR="00A77E4B" w:rsidRDefault="00A77E4B">
      <w:pPr>
        <w:spacing w:after="120"/>
      </w:pPr>
    </w:p>
    <w:p w14:paraId="7EDD73E5" w14:textId="77777777" w:rsidR="00A77E4B" w:rsidRDefault="00000000">
      <w:pPr>
        <w:pStyle w:val="Heading2"/>
      </w:pPr>
      <w:r>
        <w:rPr>
          <w:color w:val="2E4A7A"/>
        </w:rPr>
        <w:t>13.6 用戶權利</w:t>
      </w:r>
    </w:p>
    <w:p w14:paraId="10B403CB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依台灣《個資法》，用戶享有以下權利，平台應提供對應的操作入口：</w:t>
      </w:r>
    </w:p>
    <w:p w14:paraId="65022FE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查閱權：用戶可隨時查看平台持有的個人資料</w:t>
      </w:r>
    </w:p>
    <w:p w14:paraId="1FF5853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更正權：用戶可修改不正確的個人資料</w:t>
      </w:r>
    </w:p>
    <w:p w14:paraId="290575D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刪除權：用戶可申請刪除帳號及相關資料（1 個月緩衝後執行）</w:t>
      </w:r>
    </w:p>
    <w:p w14:paraId="518581A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拒絕處理權：用戶可關閉公開成績，退出排行榜</w:t>
      </w:r>
    </w:p>
    <w:p w14:paraId="09CCD73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資料可攜權（預留）：未來提供匯出個人成績記錄的功能</w:t>
      </w:r>
    </w:p>
    <w:p w14:paraId="126A0FA3" w14:textId="77777777" w:rsidR="00A77E4B" w:rsidRDefault="00A77E4B">
      <w:pPr>
        <w:spacing w:after="120"/>
      </w:pPr>
    </w:p>
    <w:p w14:paraId="09E696D7" w14:textId="77777777" w:rsidR="00A77E4B" w:rsidRDefault="00000000">
      <w:pPr>
        <w:pStyle w:val="Heading2"/>
      </w:pPr>
      <w:r>
        <w:rPr>
          <w:color w:val="2E4A7A"/>
        </w:rPr>
        <w:t>13.7 資料安全措施</w:t>
      </w:r>
    </w:p>
    <w:p w14:paraId="6E35798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完賽證書等敏感檔案採加密儲存</w:t>
      </w:r>
    </w:p>
    <w:p w14:paraId="14848F4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使用者密碼採雜湊加密，不以明文儲存</w:t>
      </w:r>
    </w:p>
    <w:p w14:paraId="3C788EA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設計資料外洩應變流程，若發生外洩需於合理時間內通知受影響用戶</w:t>
      </w:r>
    </w:p>
    <w:p w14:paraId="78054E9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定期備份，確保資料不因系統故障而遺失</w:t>
      </w:r>
    </w:p>
    <w:p w14:paraId="7EA40FD3" w14:textId="77777777" w:rsidR="00A77E4B" w:rsidRDefault="00A77E4B">
      <w:pPr>
        <w:spacing w:after="240"/>
      </w:pPr>
    </w:p>
    <w:p w14:paraId="77001B4B" w14:textId="77777777" w:rsidR="00A77E4B" w:rsidRDefault="00000000">
      <w:pPr>
        <w:pStyle w:val="Heading1"/>
      </w:pPr>
      <w:r>
        <w:rPr>
          <w:color w:val="1A1A1A"/>
        </w:rPr>
        <w:t>14. 最速排行榜與策展層設計</w:t>
      </w:r>
    </w:p>
    <w:p w14:paraId="5A240002" w14:textId="77777777" w:rsidR="00A77E4B" w:rsidRDefault="00000000">
      <w:pPr>
        <w:pStyle w:val="Heading2"/>
      </w:pPr>
      <w:r>
        <w:rPr>
          <w:color w:val="2E4A7A"/>
        </w:rPr>
        <w:t>14.1 核心概念</w:t>
      </w:r>
    </w:p>
    <w:p w14:paraId="32213EFE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Tri·log 的排行榜資料分為兩個獨立但互通的層次，兩層在排行榜上合併呈現，以資料來源標示清楚區分。</w:t>
      </w:r>
    </w:p>
    <w:p w14:paraId="407A7030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522A2EA1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EBA1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層次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5668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資料來源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B646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維護方式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658D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75C9C6C2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B52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策展層（Curated）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04F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公開賽事官方成績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67BD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平台助手主動建立與更新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5A4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各距離、性別、年齡組的歷史最速紀錄。不依賴選手註冊，平台上線第一天即有完整內容</w:t>
            </w:r>
          </w:p>
        </w:tc>
      </w:tr>
      <w:tr w:rsidR="00A77E4B" w14:paraId="1AB57C7A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B06A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社群層（Community）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BDA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選手自行登錄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E829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選手本人提交，助手審核公證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5A91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已註冊選手的成績記錄，隨用戶成長逐步豐富</w:t>
            </w:r>
          </w:p>
        </w:tc>
      </w:tr>
    </w:tbl>
    <w:p w14:paraId="3F751DFA" w14:textId="77777777" w:rsidR="00A77E4B" w:rsidRDefault="00A77E4B">
      <w:pPr>
        <w:spacing w:after="120"/>
      </w:pPr>
    </w:p>
    <w:p w14:paraId="0B0BC881" w14:textId="77777777" w:rsidR="00A77E4B" w:rsidRDefault="00000000">
      <w:pPr>
        <w:pStyle w:val="Heading2"/>
      </w:pPr>
      <w:r>
        <w:rPr>
          <w:color w:val="2E4A7A"/>
        </w:rPr>
        <w:t>14.2 未認領成績機制</w:t>
      </w:r>
    </w:p>
    <w:p w14:paraId="5E17B7AE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策展層的每一筆成績，預設狀態為「未認領」。選手本人可透過認領流程，將該筆紀錄納入自己的帳號，成為個人成績檔案的一部分。</w:t>
      </w:r>
    </w:p>
    <w:p w14:paraId="4EEE7E9A" w14:textId="77777777" w:rsidR="00A77E4B" w:rsidRDefault="00A77E4B">
      <w:pPr>
        <w:spacing w:after="120"/>
      </w:pPr>
    </w:p>
    <w:p w14:paraId="2E7BC578" w14:textId="77777777" w:rsidR="00A77E4B" w:rsidRDefault="00000000">
      <w:pPr>
        <w:pStyle w:val="Heading3"/>
      </w:pPr>
      <w:r>
        <w:rPr>
          <w:color w:val="333333"/>
        </w:rPr>
        <w:t>認領流程</w:t>
      </w:r>
    </w:p>
    <w:p w14:paraId="5D53592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選手搜尋自己的姓名，找到未認領的成績</w:t>
      </w:r>
    </w:p>
    <w:p w14:paraId="6190B8E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提交認領申請，上傳對應的完賽證書作為驗證依據</w:t>
      </w:r>
    </w:p>
    <w:p w14:paraId="0811B66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助手審核通過後，成績狀態從「未認領」轉為「已認領・已公證」</w:t>
      </w:r>
    </w:p>
    <w:p w14:paraId="2A8E7FE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上傳完賽證書的動作同時完成認領與公證，一個步驟雙重效果</w:t>
      </w:r>
    </w:p>
    <w:p w14:paraId="37CCB002" w14:textId="77777777" w:rsidR="00A77E4B" w:rsidRDefault="00A77E4B">
      <w:pPr>
        <w:spacing w:after="120"/>
      </w:pPr>
    </w:p>
    <w:p w14:paraId="42890B54" w14:textId="77777777" w:rsidR="00A77E4B" w:rsidRDefault="00000000">
      <w:pPr>
        <w:pStyle w:val="Heading3"/>
      </w:pPr>
      <w:r>
        <w:rPr>
          <w:color w:val="333333"/>
        </w:rPr>
        <w:t>未認領成績的長期存在</w:t>
      </w:r>
    </w:p>
    <w:p w14:paraId="1E845DC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未被認領的成績永久保留於策展層，不因選手未註冊而消失</w:t>
      </w:r>
    </w:p>
    <w:p w14:paraId="570D461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繼續作為排行榜的公共參考資料展示</w:t>
      </w:r>
    </w:p>
    <w:p w14:paraId="3347F60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在排行榜上顯示「此成績尚未被認領」的視覺提示</w:t>
      </w:r>
    </w:p>
    <w:p w14:paraId="6AB5E0BA" w14:textId="77777777" w:rsidR="00A77E4B" w:rsidRDefault="00A77E4B">
      <w:pPr>
        <w:spacing w:after="120"/>
      </w:pPr>
    </w:p>
    <w:p w14:paraId="5E7B2146" w14:textId="77777777" w:rsidR="00A77E4B" w:rsidRDefault="00000000">
      <w:pPr>
        <w:pStyle w:val="Heading2"/>
      </w:pPr>
      <w:r>
        <w:rPr>
          <w:color w:val="2E4A7A"/>
        </w:rPr>
        <w:t>14.3 未認領狀態的社群價值</w:t>
      </w:r>
    </w:p>
    <w:p w14:paraId="34B8753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「未認領」本身是有價值的內容狀態，帶來三層效果：</w:t>
      </w:r>
    </w:p>
    <w:p w14:paraId="237673D6" w14:textId="77777777" w:rsidR="00A77E4B" w:rsidRDefault="00A77E4B">
      <w:pPr>
        <w:spacing w:after="120"/>
      </w:pPr>
    </w:p>
    <w:p w14:paraId="1246A7F2" w14:textId="77777777" w:rsidR="00A77E4B" w:rsidRDefault="00000000">
      <w:pPr>
        <w:pStyle w:val="Heading3"/>
      </w:pPr>
      <w:r>
        <w:rPr>
          <w:color w:val="333333"/>
        </w:rPr>
        <w:t>話題性</w:t>
      </w:r>
    </w:p>
    <w:p w14:paraId="3BA5A22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世界紀錄保持人或知名選手的未認領成績，在社群中自然引發討論</w:t>
      </w:r>
    </w:p>
    <w:p w14:paraId="5C4B086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鐵人三項圈子小，「有人認識 XX 嗎？叫他來認領」是真實會發生的社群互動</w:t>
      </w:r>
    </w:p>
    <w:p w14:paraId="458DA3B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可定期在社群媒體發布「本月最受關注的未認領紀錄」，製造話題帶動平台曝光</w:t>
      </w:r>
    </w:p>
    <w:p w14:paraId="65CE96F1" w14:textId="77777777" w:rsidR="00A77E4B" w:rsidRDefault="00A77E4B">
      <w:pPr>
        <w:spacing w:after="120"/>
      </w:pPr>
    </w:p>
    <w:p w14:paraId="4181983B" w14:textId="77777777" w:rsidR="00A77E4B" w:rsidRDefault="00000000">
      <w:pPr>
        <w:pStyle w:val="Heading3"/>
      </w:pPr>
      <w:r>
        <w:rPr>
          <w:color w:val="333333"/>
        </w:rPr>
        <w:t>對選手的誘因</w:t>
      </w:r>
    </w:p>
    <w:p w14:paraId="23B9F2D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訊息框架從「快來註冊」變成「你的紀錄已經在這裡等你了」</w:t>
      </w:r>
    </w:p>
    <w:p w14:paraId="2FA6E38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主動權在選手身上，降低心理門檻，提高轉換意願</w:t>
      </w:r>
    </w:p>
    <w:p w14:paraId="307454D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選手搜尋自己名字時發現成績已在平台，認領行為自然發生</w:t>
      </w:r>
    </w:p>
    <w:p w14:paraId="79E793EB" w14:textId="77777777" w:rsidR="00A77E4B" w:rsidRDefault="00A77E4B">
      <w:pPr>
        <w:spacing w:after="120"/>
      </w:pPr>
    </w:p>
    <w:p w14:paraId="44229A14" w14:textId="77777777" w:rsidR="00A77E4B" w:rsidRDefault="00000000">
      <w:pPr>
        <w:pStyle w:val="Heading3"/>
      </w:pPr>
      <w:r>
        <w:rPr>
          <w:color w:val="333333"/>
        </w:rPr>
        <w:t>社群參與機制</w:t>
      </w:r>
    </w:p>
    <w:p w14:paraId="7E7DC6E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其他用戶可以「標記」一筆未認領成績，表示「我認識這位選手，已通知他」</w:t>
      </w:r>
    </w:p>
    <w:p w14:paraId="3A44A3B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標記功能成本低，但讓認領變成集體行動而非只是個人行為</w:t>
      </w:r>
    </w:p>
    <w:p w14:paraId="7649CA3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標記次數可作為該筆成績關注度的指標，熱門未認領成績可在首頁特別呈現</w:t>
      </w:r>
    </w:p>
    <w:p w14:paraId="07DEBFC7" w14:textId="77777777" w:rsidR="00A77E4B" w:rsidRDefault="00A77E4B">
      <w:pPr>
        <w:spacing w:after="120"/>
      </w:pPr>
    </w:p>
    <w:p w14:paraId="076FE015" w14:textId="77777777" w:rsidR="00A77E4B" w:rsidRDefault="00000000">
      <w:pPr>
        <w:pStyle w:val="Heading2"/>
      </w:pPr>
      <w:r>
        <w:rPr>
          <w:color w:val="2E4A7A"/>
        </w:rPr>
        <w:t>14.4 排行榜呈現規則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B9703BA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42E3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成績狀態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EC53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來源標示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157E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排行榜位置規則</w:t>
            </w:r>
          </w:p>
        </w:tc>
      </w:tr>
      <w:tr w:rsidR="00A77E4B" w14:paraId="64712DEC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6CE3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已認領・已公證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2CD1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帳號頭像 + 公證標章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1F1A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最優先，排名以完賽時間為準</w:t>
            </w:r>
          </w:p>
        </w:tc>
      </w:tr>
      <w:tr w:rsidR="00A77E4B" w14:paraId="7E29BF9C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B99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未認領（策展層）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A990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「未認領」標示 + 資料來源賽事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DE1B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與已公證成績混合排列，時間相同則已認領優先</w:t>
            </w:r>
          </w:p>
        </w:tc>
      </w:tr>
      <w:tr w:rsidR="00A77E4B" w14:paraId="628E92D1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8CD7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已認領・待審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299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帳號頭像 + 「待審」標示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A89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排列於已公證成績之後</w:t>
            </w:r>
          </w:p>
        </w:tc>
      </w:tr>
      <w:tr w:rsidR="00A77E4B" w14:paraId="19259518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358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社群自填（未公證）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416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帳號頭像 + 「自填」標示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A7F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排列於最後，需手動切換才顯示</w:t>
            </w:r>
          </w:p>
        </w:tc>
      </w:tr>
    </w:tbl>
    <w:p w14:paraId="51D58758" w14:textId="77777777" w:rsidR="00A77E4B" w:rsidRDefault="00A77E4B">
      <w:pPr>
        <w:spacing w:after="120"/>
      </w:pPr>
    </w:p>
    <w:p w14:paraId="07B61BB4" w14:textId="77777777" w:rsidR="00A77E4B" w:rsidRDefault="00000000">
      <w:pPr>
        <w:pStyle w:val="Heading2"/>
      </w:pPr>
      <w:r>
        <w:rPr>
          <w:color w:val="2E4A7A"/>
        </w:rPr>
        <w:t>14.5 冷啟動優勢</w:t>
      </w:r>
    </w:p>
    <w:p w14:paraId="70518EF8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策展層設計解決了平台冷啟動最大的問題——空榜。具體效果：</w:t>
      </w:r>
    </w:p>
    <w:p w14:paraId="03E6C45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上線第一天即有完整的各距離歷史最速紀錄，訪客看到有意義的內容</w:t>
      </w:r>
    </w:p>
    <w:p w14:paraId="47072E5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台灣主要賽事的歷年成績由助手預先建立，本地用戶立即有參考價值</w:t>
      </w:r>
    </w:p>
    <w:p w14:paraId="798ADA8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未認領成績製造討論，帶動早期用戶自然流入</w:t>
      </w:r>
    </w:p>
    <w:p w14:paraId="5EEDB1EC" w14:textId="77777777" w:rsidR="00A77E4B" w:rsidRDefault="00A77E4B">
      <w:pPr>
        <w:spacing w:after="240"/>
      </w:pPr>
    </w:p>
    <w:p w14:paraId="5FCF9EF2" w14:textId="77777777" w:rsidR="00A77E4B" w:rsidRDefault="00000000">
      <w:pPr>
        <w:pStyle w:val="Heading1"/>
      </w:pPr>
      <w:r>
        <w:rPr>
          <w:color w:val="1A1A1A"/>
        </w:rPr>
        <w:t>15. 認領成績功能規格</w:t>
      </w:r>
    </w:p>
    <w:p w14:paraId="3B119F8D" w14:textId="77777777" w:rsidR="00A77E4B" w:rsidRDefault="00000000">
      <w:pPr>
        <w:pStyle w:val="Heading2"/>
      </w:pPr>
      <w:r>
        <w:rPr>
          <w:color w:val="2E4A7A"/>
        </w:rPr>
        <w:t>15.1 User Stories</w:t>
      </w:r>
    </w:p>
    <w:p w14:paraId="2E22C4CE" w14:textId="77777777" w:rsidR="00A77E4B" w:rsidRDefault="00000000">
      <w:pPr>
        <w:pStyle w:val="Heading3"/>
      </w:pPr>
      <w:r>
        <w:rPr>
          <w:color w:val="333333"/>
        </w:rPr>
        <w:t>知情人（標記人）</w:t>
      </w:r>
    </w:p>
    <w:p w14:paraId="06E4F1D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身為一位認識某位未認領成績選手的用戶，我想要對那筆成績按下「我已通知本人」，讓社群知道有人在處理，這樣其他人就不會重複做同樣的事。標記完成後，我希望平台幫我產生一段包含成績資訊和認領連結的分享文字，讓我可以透過任何習慣的管道直接傳給當事人。</w:t>
      </w:r>
    </w:p>
    <w:p w14:paraId="181ED199" w14:textId="77777777" w:rsidR="00A77E4B" w:rsidRDefault="00A77E4B">
      <w:pPr>
        <w:spacing w:after="120"/>
      </w:pPr>
    </w:p>
    <w:p w14:paraId="715BA429" w14:textId="77777777" w:rsidR="00A77E4B" w:rsidRDefault="00000000">
      <w:pPr>
        <w:pStyle w:val="Heading3"/>
      </w:pPr>
      <w:r>
        <w:rPr>
          <w:color w:val="333333"/>
        </w:rPr>
        <w:t>潛在認領者（被通知的選手）</w:t>
      </w:r>
    </w:p>
    <w:p w14:paraId="63B5A0F8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身為一位被通知的選手，當我收到通知後來到平台，我希望能立刻找到那筆成績並直接進行認領，不需要重新搜尋。完成帳號註冊後，能夠一步完成認領與公證。</w:t>
      </w:r>
    </w:p>
    <w:p w14:paraId="49ED2F79" w14:textId="77777777" w:rsidR="00A77E4B" w:rsidRDefault="00A77E4B">
      <w:pPr>
        <w:spacing w:after="120"/>
      </w:pPr>
    </w:p>
    <w:p w14:paraId="2B430595" w14:textId="77777777" w:rsidR="00A77E4B" w:rsidRDefault="00000000">
      <w:pPr>
        <w:pStyle w:val="Heading3"/>
      </w:pPr>
      <w:r>
        <w:rPr>
          <w:color w:val="333333"/>
        </w:rPr>
        <w:t>排行榜瀏覽者</w:t>
      </w:r>
    </w:p>
    <w:p w14:paraId="4539E9B0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身為一位查看排行榜的訪客，我想要看到某筆未認領成績已有幾人標記通知，讓我判斷這筆成績是否正在被處理中，以及是否值得我也去協助通知。</w:t>
      </w:r>
    </w:p>
    <w:p w14:paraId="59C6E67E" w14:textId="77777777" w:rsidR="00A77E4B" w:rsidRDefault="00A77E4B">
      <w:pPr>
        <w:spacing w:after="120"/>
      </w:pPr>
    </w:p>
    <w:p w14:paraId="3E855CA5" w14:textId="77777777" w:rsidR="00A77E4B" w:rsidRDefault="00000000">
      <w:pPr>
        <w:pStyle w:val="Heading2"/>
      </w:pPr>
      <w:r>
        <w:rPr>
          <w:color w:val="2E4A7A"/>
        </w:rPr>
        <w:t>15.2 標記功能規格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7E68E72A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FFCD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4525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規格</w:t>
            </w:r>
          </w:p>
        </w:tc>
      </w:tr>
      <w:tr w:rsidR="00A77E4B" w14:paraId="0BD14FAF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942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操作權限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CC9A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需登入才能標記，避免匿名刷量</w:t>
            </w:r>
          </w:p>
        </w:tc>
      </w:tr>
      <w:tr w:rsidR="00A77E4B" w14:paraId="481D3676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AA6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標記次數限制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7D90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同一用戶對同一筆成績只能標記一次（資料庫唯一約束）</w:t>
            </w:r>
          </w:p>
        </w:tc>
      </w:tr>
      <w:tr w:rsidR="00A77E4B" w14:paraId="2A23D545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F15B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標記上限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04A6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同一筆成績達 5 人標記後鎖定，不再接受新標記</w:t>
            </w:r>
          </w:p>
        </w:tc>
      </w:tr>
      <w:tr w:rsidR="00A77E4B" w14:paraId="1D717FF8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98F3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標記計數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7C7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result.claim_tag_count 反正規化快取，排行榜查詢無需 JOIN</w:t>
            </w:r>
          </w:p>
        </w:tc>
      </w:tr>
      <w:tr w:rsidR="00A77E4B" w14:paraId="549D0027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70D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留言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A7BD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知情人可附上簡短留言（選填，上限 100 字）</w:t>
            </w:r>
          </w:p>
        </w:tc>
      </w:tr>
    </w:tbl>
    <w:p w14:paraId="261BC258" w14:textId="77777777" w:rsidR="00A77E4B" w:rsidRDefault="00A77E4B">
      <w:pPr>
        <w:spacing w:after="120"/>
      </w:pPr>
    </w:p>
    <w:p w14:paraId="11FB6C35" w14:textId="77777777" w:rsidR="00A77E4B" w:rsidRDefault="00000000">
      <w:pPr>
        <w:pStyle w:val="Heading2"/>
      </w:pPr>
      <w:r>
        <w:rPr>
          <w:color w:val="2E4A7A"/>
        </w:rPr>
        <w:t>15.3 分享通知機制（分階段）</w:t>
      </w:r>
    </w:p>
    <w:p w14:paraId="7572F69B" w14:textId="77777777" w:rsidR="00A77E4B" w:rsidRDefault="00000000">
      <w:pPr>
        <w:pStyle w:val="Heading3"/>
      </w:pPr>
      <w:r>
        <w:rPr>
          <w:color w:val="333333"/>
        </w:rPr>
        <w:t>Phase 1 — 產生分享內容，靠知情人傳遞（初期）</w:t>
      </w:r>
    </w:p>
    <w:p w14:paraId="566B91D7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平台在知情人完成標記後，自動產生一段可複製或分享的文字，知情人透過自己的聯絡管道傳遞給當事人。平台不需要掌握對方的聯絡資訊。</w:t>
      </w:r>
    </w:p>
    <w:p w14:paraId="77C6D6C5" w14:textId="77777777" w:rsidR="00A77E4B" w:rsidRDefault="00A77E4B">
      <w:pPr>
        <w:spacing w:after="120"/>
      </w:pPr>
    </w:p>
    <w:p w14:paraId="222A3276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分享文字範例：</w:t>
      </w:r>
    </w:p>
    <w:p w14:paraId="47DEAC1D" w14:textId="77777777" w:rsidR="00A77E4B" w:rsidRDefault="00000000">
      <w:pPr>
        <w:spacing w:before="80" w:after="120"/>
        <w:ind w:left="720"/>
      </w:pPr>
      <w:r>
        <w:rPr>
          <w:rFonts w:eastAsia="Arial"/>
          <w:i/>
          <w:iCs/>
          <w:color w:val="555555"/>
        </w:rPr>
        <w:t>「我在 Tri·log 看到你在 Ironman Taiwan 2023 的成績 8:12:44 還沒被認領，快來認領吧！https://trilog.app/results/[id]」</w:t>
      </w:r>
    </w:p>
    <w:p w14:paraId="447DA6CE" w14:textId="77777777" w:rsidR="00A77E4B" w:rsidRDefault="00A77E4B">
      <w:pPr>
        <w:spacing w:after="120"/>
      </w:pPr>
    </w:p>
    <w:p w14:paraId="2375179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分享按鈕呼叫 iOS / Android 原生分享介面（Web Share API）</w:t>
      </w:r>
    </w:p>
    <w:p w14:paraId="5E178F4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支援 LINE、WhatsApp、簡訊、複製連結等任何管道</w:t>
      </w:r>
    </w:p>
    <w:p w14:paraId="48E0FEF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分享連結直接導向該筆成績頁面，並帶入認領流程的進入點</w:t>
      </w:r>
    </w:p>
    <w:p w14:paraId="7AA352CD" w14:textId="77777777" w:rsidR="00A77E4B" w:rsidRDefault="00A77E4B">
      <w:pPr>
        <w:spacing w:after="120"/>
      </w:pPr>
    </w:p>
    <w:p w14:paraId="66AC7E54" w14:textId="77777777" w:rsidR="00A77E4B" w:rsidRDefault="00000000">
      <w:pPr>
        <w:pStyle w:val="Heading3"/>
      </w:pPr>
      <w:r>
        <w:rPr>
          <w:color w:val="333333"/>
        </w:rPr>
        <w:t>Phase 2 — 平台主動寄送 Email（中期）</w:t>
      </w:r>
    </w:p>
    <w:p w14:paraId="0277401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當選手完成註冊並填入 Email 後，系統比對策展層是否有對應的未認領成績，主動發送通知信。</w:t>
      </w:r>
    </w:p>
    <w:p w14:paraId="33E2C1E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比對依據：姓名相似度（模糊比對）+ 國籍 + 歷年參賽賽事</w:t>
      </w:r>
    </w:p>
    <w:p w14:paraId="1D362F1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通知信內容：列出所有未認領的成績，附上一鍵認領連結</w:t>
      </w:r>
    </w:p>
    <w:p w14:paraId="42BA34B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Email 發送服務建議：Resend 或 SendGrid（初期免費方案即可）</w:t>
      </w:r>
    </w:p>
    <w:p w14:paraId="7C86224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每位選手最多發送一次通知，避免騷擾</w:t>
      </w:r>
    </w:p>
    <w:p w14:paraId="40DD1186" w14:textId="77777777" w:rsidR="00A77E4B" w:rsidRDefault="00A77E4B">
      <w:pPr>
        <w:spacing w:after="120"/>
      </w:pPr>
    </w:p>
    <w:p w14:paraId="7BF60988" w14:textId="77777777" w:rsidR="00A77E4B" w:rsidRDefault="00000000">
      <w:pPr>
        <w:pStyle w:val="Heading2"/>
      </w:pPr>
      <w:r>
        <w:rPr>
          <w:color w:val="2E4A7A"/>
        </w:rPr>
        <w:t>15.4 認領流程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4DA960B8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8AE0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步驟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9138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動作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F7C8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6032BB75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061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CA3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進入成績頁面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C5CD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透過分享連結或自行搜尋姓名找到未認領成績</w:t>
            </w:r>
          </w:p>
        </w:tc>
      </w:tr>
      <w:tr w:rsidR="00A77E4B" w14:paraId="234C314A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74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2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4B2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點擊「認領此成績」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1F7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若未登入則先導向註冊 / 登入頁面</w:t>
            </w:r>
          </w:p>
        </w:tc>
      </w:tr>
      <w:tr w:rsidR="00A77E4B" w14:paraId="47BFF901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BB81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29D9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上傳完賽證書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412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圖片或 PDF，同時完成認領申請與公證申請</w:t>
            </w:r>
          </w:p>
        </w:tc>
      </w:tr>
      <w:tr w:rsidR="00A77E4B" w14:paraId="7B5B2B58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0890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4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6DB4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助手審核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793B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比對完賽證書與成績資料，確認一致後核准</w:t>
            </w:r>
          </w:p>
        </w:tc>
      </w:tr>
      <w:tr w:rsidR="00A77E4B" w14:paraId="6121B72A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ADAE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DE85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認領完成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7A3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成績狀態更新為「已認領・已公證」，納入個人檔案</w:t>
            </w:r>
          </w:p>
        </w:tc>
      </w:tr>
    </w:tbl>
    <w:p w14:paraId="657CA471" w14:textId="77777777" w:rsidR="00A77E4B" w:rsidRDefault="00A77E4B">
      <w:pPr>
        <w:spacing w:after="120"/>
      </w:pPr>
    </w:p>
    <w:p w14:paraId="79BD6940" w14:textId="77777777" w:rsidR="00A77E4B" w:rsidRDefault="00000000">
      <w:pPr>
        <w:pStyle w:val="Heading2"/>
      </w:pPr>
      <w:r>
        <w:rPr>
          <w:color w:val="2E4A7A"/>
        </w:rPr>
        <w:t>15.5 認領後的資料狀態</w:t>
      </w:r>
    </w:p>
    <w:p w14:paraId="727BB32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策展層原始資料保留，與帳號成績合併顯示</w:t>
      </w:r>
    </w:p>
    <w:p w14:paraId="0E950FE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athlete_id 從 null 更新為認領者的帳號 ID</w:t>
      </w:r>
    </w:p>
    <w:p w14:paraId="0790BD7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athlete_name_snapshot 保留原始姓名，作為歷史紀錄</w:t>
      </w:r>
    </w:p>
    <w:p w14:paraId="56C0FA7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claim_status 更新為 claimed，verification_status 更新為 verified</w:t>
      </w:r>
    </w:p>
    <w:p w14:paraId="44563DB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未認領提示從排行榜移除，改顯示選手帳號頭像與公證標章</w:t>
      </w:r>
    </w:p>
    <w:p w14:paraId="3B8B5B92" w14:textId="77777777" w:rsidR="00A77E4B" w:rsidRDefault="00A77E4B">
      <w:pPr>
        <w:spacing w:after="240"/>
      </w:pPr>
    </w:p>
    <w:p w14:paraId="6C44B6B2" w14:textId="77777777" w:rsidR="00A77E4B" w:rsidRDefault="00000000">
      <w:pPr>
        <w:pStyle w:val="Heading1"/>
      </w:pPr>
      <w:r>
        <w:rPr>
          <w:color w:val="1A1A1A"/>
        </w:rPr>
        <w:t>16. 資料庫模型</w:t>
      </w:r>
    </w:p>
    <w:p w14:paraId="2321AF85" w14:textId="77777777" w:rsidR="00A77E4B" w:rsidRDefault="00000000">
      <w:pPr>
        <w:pStyle w:val="Heading2"/>
      </w:pPr>
      <w:r>
        <w:rPr>
          <w:color w:val="2E4A7A"/>
        </w:rPr>
        <w:t>16.1 資料表概覽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0EF72E43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7478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資料表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C11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F47E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關鍵關聯</w:t>
            </w:r>
          </w:p>
        </w:tc>
      </w:tr>
      <w:tr w:rsidR="00A77E4B" w14:paraId="363105D6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667A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43F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選手帳號，含個人資料與角色權限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6C6B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一對多：RESULT、CLAIM_TAG、RACE_EDITOR</w:t>
            </w:r>
          </w:p>
        </w:tc>
      </w:tr>
      <w:tr w:rsidR="00A77E4B" w14:paraId="6F39BF01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9A98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A52A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賽事品牌實體（如 Ironman Taiwan）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18E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一對多：RACE_EDITION、RACE_EDITOR</w:t>
            </w:r>
          </w:p>
        </w:tc>
      </w:tr>
      <w:tr w:rsidR="00A77E4B" w14:paraId="3B97780D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1879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C94C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賽事特定年份屆次，含天氣資料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4BB6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多對一：RACE；一對多：RESULT</w:t>
            </w:r>
          </w:p>
        </w:tc>
      </w:tr>
      <w:tr w:rsidR="00A77E4B" w14:paraId="11616575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565B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AD8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單筆成績記錄，核心資料表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F064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多對一：RACE_EDITION、ATHLETE（可 null）</w:t>
            </w:r>
          </w:p>
        </w:tc>
      </w:tr>
      <w:tr w:rsidR="00A77E4B" w14:paraId="60B4FF10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DF6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CLAIM_TAG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1B9E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知情人標記紀錄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61C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多對一：RESULT、ATHLETE</w:t>
            </w:r>
          </w:p>
        </w:tc>
      </w:tr>
      <w:tr w:rsidR="00A77E4B" w14:paraId="39EB8FEC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9F9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RACE_EDITOR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6EA2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賽事資料的編輯權限管理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070F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多對一：RACE、ATHLETE</w:t>
            </w:r>
          </w:p>
        </w:tc>
      </w:tr>
    </w:tbl>
    <w:p w14:paraId="1CFD2DCC" w14:textId="77777777" w:rsidR="00A77E4B" w:rsidRDefault="00A77E4B">
      <w:pPr>
        <w:spacing w:after="120"/>
      </w:pPr>
    </w:p>
    <w:p w14:paraId="37D2B584" w14:textId="77777777" w:rsidR="00A77E4B" w:rsidRDefault="00000000">
      <w:pPr>
        <w:pStyle w:val="Heading2"/>
      </w:pPr>
      <w:r>
        <w:rPr>
          <w:color w:val="2E4A7A"/>
        </w:rPr>
        <w:t>16.2 ATHLETE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0B179013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A4A9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613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9629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2A7FBEE6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EE7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A142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42C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主鍵</w:t>
            </w:r>
          </w:p>
        </w:tc>
      </w:tr>
      <w:tr w:rsidR="00A77E4B" w14:paraId="0A87896C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B3D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1FC1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19E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登入用，不公開顯示</w:t>
            </w:r>
          </w:p>
        </w:tc>
      </w:tr>
      <w:tr w:rsidR="00A77E4B" w14:paraId="45CFB05C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FADC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nickname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AA6B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9A5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排行榜顯示名稱，未填則顯示匿名</w:t>
            </w:r>
          </w:p>
        </w:tc>
      </w:tr>
      <w:tr w:rsidR="00A77E4B" w14:paraId="3B1170AA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D921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gender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945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C053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排行榜分組依據</w:t>
            </w:r>
          </w:p>
        </w:tc>
      </w:tr>
      <w:tr w:rsidR="00A77E4B" w14:paraId="4B242035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C07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birth_year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4F8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FD75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自動計算年齡組</w:t>
            </w:r>
          </w:p>
        </w:tc>
      </w:tr>
      <w:tr w:rsidR="00A77E4B" w14:paraId="47A8A754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46CA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nationality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9A6A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C0A6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地區排行榜篩選</w:t>
            </w:r>
          </w:p>
        </w:tc>
      </w:tr>
      <w:tr w:rsidR="00A77E4B" w14:paraId="66528DC2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810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bio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C37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text nullable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0C0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個人公開頁面顯示</w:t>
            </w:r>
          </w:p>
        </w:tc>
      </w:tr>
      <w:tr w:rsidR="00A77E4B" w14:paraId="53EC817B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538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avatar_url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CA56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14C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頭像圖片</w:t>
            </w:r>
          </w:p>
        </w:tc>
      </w:tr>
      <w:tr w:rsidR="00A77E4B" w14:paraId="5A2E2198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035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is_minor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51C5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C643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依出生年份自動計算，驅動隱私預設</w:t>
            </w:r>
          </w:p>
        </w:tc>
      </w:tr>
      <w:tr w:rsidR="00A77E4B" w14:paraId="6943C853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BAF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role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B98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2729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 / assistant / admin</w:t>
            </w:r>
          </w:p>
        </w:tc>
      </w:tr>
      <w:tr w:rsidR="00A77E4B" w14:paraId="41F07507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909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C267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C8B15" w14:textId="77777777" w:rsidR="00A77E4B" w:rsidRDefault="00A77E4B"/>
        </w:tc>
      </w:tr>
      <w:tr w:rsidR="00A77E4B" w14:paraId="4063D62C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6639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deleted_at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652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5FA6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軟刪除，1 個月後永久清除</w:t>
            </w:r>
          </w:p>
        </w:tc>
      </w:tr>
    </w:tbl>
    <w:p w14:paraId="511C3BE3" w14:textId="77777777" w:rsidR="00A77E4B" w:rsidRDefault="00A77E4B">
      <w:pPr>
        <w:spacing w:after="120"/>
      </w:pPr>
    </w:p>
    <w:p w14:paraId="43324E81" w14:textId="77777777" w:rsidR="00A77E4B" w:rsidRDefault="00000000">
      <w:pPr>
        <w:pStyle w:val="Heading2"/>
      </w:pPr>
      <w:r>
        <w:rPr>
          <w:color w:val="2E4A7A"/>
        </w:rPr>
        <w:t>16.3 RACE / RACE_EDITION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2974"/>
        <w:gridCol w:w="2989"/>
      </w:tblGrid>
      <w:tr w:rsidR="00A77E4B" w14:paraId="44502327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A78E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E735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CB17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239D227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166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RACE.id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A47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73CF1" w14:textId="77777777" w:rsidR="00A77E4B" w:rsidRDefault="00A77E4B"/>
        </w:tc>
      </w:tr>
      <w:tr w:rsidR="00A77E4B" w14:paraId="075FCB09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FEB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RACE.name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B46D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9E48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賽事名稱（如 Ironman Taiwan）</w:t>
            </w:r>
          </w:p>
        </w:tc>
      </w:tr>
      <w:tr w:rsidR="00A77E4B" w14:paraId="1A7BE7F4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CC52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RACE.slug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43B7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unique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227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URL 用識別碼（如 ironman-taiwan）</w:t>
            </w:r>
          </w:p>
        </w:tc>
      </w:tr>
      <w:tr w:rsidR="00A77E4B" w14:paraId="10CA1B4D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E426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RACE.status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5225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2FF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active / inactive / cancelled</w:t>
            </w:r>
          </w:p>
        </w:tc>
      </w:tr>
      <w:tr w:rsidR="00A77E4B" w14:paraId="0290E61C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60E0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RACE.country / city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4C6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8E9E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賽事所在地</w:t>
            </w:r>
          </w:p>
        </w:tc>
      </w:tr>
      <w:tr w:rsidR="00A77E4B" w14:paraId="5701FB89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8685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RACE.lat / lng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76C8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float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89B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GPS 座標，天氣 API 查詢用</w:t>
            </w:r>
          </w:p>
        </w:tc>
      </w:tr>
      <w:tr w:rsidR="00A77E4B" w14:paraId="37D5A960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BA9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RACE_EDITION.race_id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797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6AD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所屬賽事</w:t>
            </w:r>
          </w:p>
        </w:tc>
      </w:tr>
      <w:tr w:rsidR="00A77E4B" w14:paraId="332910CD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F97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RACE_EDITION.year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7AC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5C95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屆次年份</w:t>
            </w:r>
          </w:p>
        </w:tc>
      </w:tr>
      <w:tr w:rsidR="00A77E4B" w14:paraId="351BB9CD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6634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RACE_EDITION.race_date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BC70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date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2E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比賽日期</w:t>
            </w:r>
          </w:p>
        </w:tc>
      </w:tr>
      <w:tr w:rsidR="00A77E4B" w14:paraId="3415062C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3B1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RACE_EDITION.race_date_end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BFE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date nullable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CDF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結束日期，多日賽事使用，單日賽事為 null</w:t>
            </w:r>
          </w:p>
        </w:tc>
      </w:tr>
      <w:tr w:rsidR="00A77E4B" w14:paraId="3EAE06F6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A9B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RACE_EDITION.distance_category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7AD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3D2E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sprint / olympic / 70.3 / full</w:t>
            </w:r>
          </w:p>
        </w:tc>
      </w:tr>
      <w:tr w:rsidR="00A77E4B" w14:paraId="59E4392C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DE3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RACE_EDITION.weather_source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FB6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38AE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open-meteo / visual-crossing / manual</w:t>
            </w:r>
          </w:p>
        </w:tc>
      </w:tr>
      <w:tr w:rsidR="00A77E4B" w14:paraId="67367985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23FD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RACE_EDITION.weather_data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8532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json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9F70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完整天氣資訊（氣溫、濕度、風速、風向等）</w:t>
            </w:r>
          </w:p>
        </w:tc>
      </w:tr>
    </w:tbl>
    <w:p w14:paraId="2FE0C313" w14:textId="77777777" w:rsidR="00A77E4B" w:rsidRDefault="00A77E4B">
      <w:pPr>
        <w:spacing w:after="120"/>
      </w:pPr>
    </w:p>
    <w:p w14:paraId="5CA88EFC" w14:textId="77777777" w:rsidR="00A77E4B" w:rsidRDefault="00000000">
      <w:pPr>
        <w:pStyle w:val="Heading2"/>
      </w:pPr>
      <w:r>
        <w:rPr>
          <w:color w:val="2E4A7A"/>
        </w:rPr>
        <w:t>16.4 RESULT（核心資料表）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4C1318A5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246A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欄位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CED6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C4A8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76B68AC3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54D5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566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E649C" w14:textId="77777777" w:rsidR="00A77E4B" w:rsidRDefault="00A77E4B"/>
        </w:tc>
      </w:tr>
      <w:tr w:rsidR="00A77E4B" w14:paraId="0D2B4C33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64FB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race_edition_id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D7A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5B20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所屬賽事屆次</w:t>
            </w:r>
          </w:p>
        </w:tc>
      </w:tr>
      <w:tr w:rsidR="00A77E4B" w14:paraId="457F0AEB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706F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athlete_id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2DB5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 nullable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4850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 代表未認領狀態</w:t>
            </w:r>
          </w:p>
        </w:tc>
      </w:tr>
      <w:tr w:rsidR="00A77E4B" w14:paraId="22EBD10B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2C2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athlete_name_snapshot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AC3A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07A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策展層建立時的選手姓名，認領後仍保留</w:t>
            </w:r>
          </w:p>
        </w:tc>
      </w:tr>
      <w:tr w:rsidR="00A77E4B" w14:paraId="252F25A0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F52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source_type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C8C2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9E0B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curated（策展層）/ community（選手自填）</w:t>
            </w:r>
          </w:p>
        </w:tc>
      </w:tr>
      <w:tr w:rsidR="00A77E4B" w14:paraId="610A6D91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32DB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claim_status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E71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4D3B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unclaimed / pending / claimed</w:t>
            </w:r>
          </w:p>
        </w:tc>
      </w:tr>
      <w:tr w:rsidR="00A77E4B" w14:paraId="1DC1A882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A30F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verification_status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2C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FC47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unverified / pending / verified</w:t>
            </w:r>
          </w:p>
        </w:tc>
      </w:tr>
      <w:tr w:rsidR="00A77E4B" w14:paraId="5AF2B7C5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A467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swim_seconds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0D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B41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游泳時間（秒）</w:t>
            </w:r>
          </w:p>
        </w:tc>
      </w:tr>
      <w:tr w:rsidR="00A77E4B" w14:paraId="4E04E764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0EF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t1_seconds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E15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A90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 換區時間（秒）</w:t>
            </w:r>
          </w:p>
        </w:tc>
      </w:tr>
      <w:tr w:rsidR="00A77E4B" w14:paraId="41BEF1CA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DD0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bike_seconds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66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F46E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自行車時間（秒）</w:t>
            </w:r>
          </w:p>
        </w:tc>
      </w:tr>
      <w:tr w:rsidR="00A77E4B" w14:paraId="7EFCB6A1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EBA3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t2_seconds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B603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634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 換區時間（秒）</w:t>
            </w:r>
          </w:p>
        </w:tc>
      </w:tr>
      <w:tr w:rsidR="00A77E4B" w14:paraId="327D35B4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72A3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run_seconds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214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586B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跑步時間（秒）</w:t>
            </w:r>
          </w:p>
        </w:tc>
      </w:tr>
      <w:tr w:rsidR="00A77E4B" w14:paraId="0B5988EC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2087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total_seconds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BA1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C0D5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完賽總時間（秒），排行榜排序依據</w:t>
            </w:r>
          </w:p>
        </w:tc>
      </w:tr>
      <w:tr w:rsidR="00A77E4B" w14:paraId="38BCFE52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67A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is_public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6FB5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419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false 則不納入排行榜</w:t>
            </w:r>
          </w:p>
        </w:tc>
      </w:tr>
      <w:tr w:rsidR="00A77E4B" w14:paraId="5FA85211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5574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certificate_url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D6D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C021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完賽證書檔案路徑</w:t>
            </w:r>
          </w:p>
        </w:tc>
      </w:tr>
      <w:tr w:rsidR="00A77E4B" w14:paraId="0EF658A9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134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claim_tag_count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3D2D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CAD0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標記人數快取，避免排行榜查詢 JOIN</w:t>
            </w:r>
          </w:p>
        </w:tc>
      </w:tr>
      <w:tr w:rsidR="00A77E4B" w14:paraId="6CA594CF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3F59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claimed_at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112B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802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認領時間</w:t>
            </w:r>
          </w:p>
        </w:tc>
      </w:tr>
      <w:tr w:rsidR="00A77E4B" w14:paraId="64898E1F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ACA0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verified_at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4452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CE8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公證核准時間</w:t>
            </w:r>
          </w:p>
        </w:tc>
      </w:tr>
      <w:tr w:rsidR="00A77E4B" w14:paraId="2D4BA365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E37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4FB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3A773" w14:textId="77777777" w:rsidR="00A77E4B" w:rsidRDefault="00A77E4B"/>
        </w:tc>
      </w:tr>
    </w:tbl>
    <w:p w14:paraId="49C83182" w14:textId="77777777" w:rsidR="00A77E4B" w:rsidRDefault="00A77E4B">
      <w:pPr>
        <w:spacing w:after="120"/>
      </w:pPr>
    </w:p>
    <w:p w14:paraId="20201D92" w14:textId="77777777" w:rsidR="00A77E4B" w:rsidRDefault="00000000">
      <w:pPr>
        <w:pStyle w:val="Heading2"/>
      </w:pPr>
      <w:r>
        <w:rPr>
          <w:color w:val="2E4A7A"/>
        </w:rPr>
        <w:t>16.5 CLAIM_TAG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1D327B70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3F9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407C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B61C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7021AD3E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64C5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C22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9B06B" w14:textId="77777777" w:rsidR="00A77E4B" w:rsidRDefault="00A77E4B"/>
        </w:tc>
      </w:tr>
      <w:tr w:rsidR="00A77E4B" w14:paraId="1753EACA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0227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result_id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68A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E3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被標記的成績</w:t>
            </w:r>
          </w:p>
        </w:tc>
      </w:tr>
      <w:tr w:rsidR="00A77E4B" w14:paraId="32EF05F9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3024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tagged_by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B2E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EE2C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標記人的帳號 ID</w:t>
            </w:r>
          </w:p>
        </w:tc>
      </w:tr>
      <w:tr w:rsidR="00A77E4B" w14:paraId="5B8884D7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4E9D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message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A26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2970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知情人留言，上限 100 字</w:t>
            </w:r>
          </w:p>
        </w:tc>
      </w:tr>
      <w:tr w:rsidR="00A77E4B" w14:paraId="0260DB90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D06C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9852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66EAF" w14:textId="77777777" w:rsidR="00A77E4B" w:rsidRDefault="00A77E4B"/>
        </w:tc>
      </w:tr>
      <w:tr w:rsidR="00A77E4B" w14:paraId="19863EB6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3C8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UNIQUE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90E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(result_id, tagged_by)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B95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防止同一人重複標記同一筆成績</w:t>
            </w:r>
          </w:p>
        </w:tc>
      </w:tr>
    </w:tbl>
    <w:p w14:paraId="4E208DD4" w14:textId="77777777" w:rsidR="00A77E4B" w:rsidRDefault="00A77E4B">
      <w:pPr>
        <w:spacing w:after="120"/>
      </w:pPr>
    </w:p>
    <w:p w14:paraId="51EDE351" w14:textId="77777777" w:rsidR="00A77E4B" w:rsidRDefault="00000000">
      <w:pPr>
        <w:pStyle w:val="Heading2"/>
      </w:pPr>
      <w:r>
        <w:rPr>
          <w:color w:val="2E4A7A"/>
        </w:rPr>
        <w:lastRenderedPageBreak/>
        <w:t>16.6 索引建議</w:t>
      </w:r>
    </w:p>
    <w:p w14:paraId="2E368A7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RESULT(race_edition_id, total_seconds) — 排行榜查詢主要索引</w:t>
      </w:r>
    </w:p>
    <w:p w14:paraId="7D6A001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RESULT(athlete_id) — 個人成績頁面查詢</w:t>
      </w:r>
    </w:p>
    <w:p w14:paraId="669279E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RESULT(claim_status, source_type) — 篩選未認領策展層成績</w:t>
      </w:r>
    </w:p>
    <w:p w14:paraId="1C5B5D0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RESULT(athlete_name_snapshot) — 選手姓名搜尋（可配合全文搜尋）</w:t>
      </w:r>
    </w:p>
    <w:p w14:paraId="780C7B4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RACE_EDITION(race_id, year) — 賽事屆次查詢</w:t>
      </w:r>
    </w:p>
    <w:p w14:paraId="11E34E2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CLAIM_TAG(result_id) — 統計標記人數</w:t>
      </w:r>
    </w:p>
    <w:p w14:paraId="583A20E2" w14:textId="77777777" w:rsidR="00A77E4B" w:rsidRDefault="00A77E4B">
      <w:pPr>
        <w:spacing w:after="240"/>
      </w:pPr>
    </w:p>
    <w:p w14:paraId="490C5B76" w14:textId="77777777" w:rsidR="00A77E4B" w:rsidRDefault="00000000">
      <w:pPr>
        <w:pStyle w:val="Heading1"/>
      </w:pPr>
      <w:r>
        <w:rPr>
          <w:color w:val="1A1A1A"/>
        </w:rPr>
        <w:t>17. 品牌識別與域名</w:t>
      </w:r>
    </w:p>
    <w:p w14:paraId="7A1DA424" w14:textId="77777777" w:rsidR="00A77E4B" w:rsidRDefault="00000000">
      <w:pPr>
        <w:pStyle w:val="Heading2"/>
      </w:pPr>
      <w:r>
        <w:rPr>
          <w:color w:val="2E4A7A"/>
        </w:rPr>
        <w:t>17.1 品牌名稱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77E4B" w14:paraId="00F19BCC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EF6F5" w14:textId="77777777" w:rsidR="00A77E4B" w:rsidRDefault="00000000">
            <w:r>
              <w:rPr>
                <w:rFonts w:eastAsia="Arial"/>
                <w:b/>
                <w:bCs/>
                <w:color w:val="444444"/>
                <w:sz w:val="20"/>
                <w:szCs w:val="20"/>
              </w:rPr>
              <w:t>產品名稱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F4D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Tri·log</w:t>
            </w:r>
          </w:p>
        </w:tc>
      </w:tr>
      <w:tr w:rsidR="00A77E4B" w14:paraId="00778E08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2A3B8" w14:textId="77777777" w:rsidR="00A77E4B" w:rsidRDefault="00000000">
            <w:r>
              <w:rPr>
                <w:rFonts w:eastAsia="Arial"/>
                <w:b/>
                <w:bCs/>
                <w:color w:val="444444"/>
                <w:sz w:val="20"/>
                <w:szCs w:val="20"/>
              </w:rPr>
              <w:t>域名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FB6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trilog.run</w:t>
            </w:r>
          </w:p>
        </w:tc>
      </w:tr>
      <w:tr w:rsidR="00A77E4B" w14:paraId="334E7180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67B5" w14:textId="77777777" w:rsidR="00A77E4B" w:rsidRDefault="00000000">
            <w:r>
              <w:rPr>
                <w:rFonts w:eastAsia="Arial"/>
                <w:b/>
                <w:bCs/>
                <w:color w:val="444444"/>
                <w:sz w:val="20"/>
                <w:szCs w:val="20"/>
              </w:rPr>
              <w:t>名稱邏輯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730F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tri（三鐵 / 多邊形）+ log（記錄）。log 在 blog、vlog 的日常化脈絡下語意清晰，無技術門檻感</w:t>
            </w:r>
          </w:p>
        </w:tc>
      </w:tr>
      <w:tr w:rsidR="00A77E4B" w14:paraId="381508B7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4FDB3" w14:textId="77777777" w:rsidR="00A77E4B" w:rsidRDefault="00000000">
            <w:r>
              <w:rPr>
                <w:rFonts w:eastAsia="Arial"/>
                <w:b/>
                <w:bCs/>
                <w:color w:val="444444"/>
                <w:sz w:val="20"/>
                <w:szCs w:val="20"/>
              </w:rPr>
              <w:t>語意雙重性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5951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tri 同時指涉鐵人三項（triathlon）與多面向（multi-），為品牌未來延伸保留空間，現階段不造成誤解</w:t>
            </w:r>
          </w:p>
        </w:tc>
      </w:tr>
      <w:tr w:rsidR="00A77E4B" w14:paraId="3D5D4DAB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C3644" w14:textId="77777777" w:rsidR="00A77E4B" w:rsidRDefault="00000000">
            <w:r>
              <w:rPr>
                <w:rFonts w:eastAsia="Arial"/>
                <w:b/>
                <w:bCs/>
                <w:color w:val="444444"/>
                <w:sz w:val="20"/>
                <w:szCs w:val="20"/>
              </w:rPr>
              <w:t>域名選擇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A83C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.run 對鐵人三項選手語意自然（跑步 / 運作），比 .app 或 .io 更有運動社群個性</w:t>
            </w:r>
          </w:p>
        </w:tc>
      </w:tr>
      <w:tr w:rsidR="00A77E4B" w14:paraId="54312CE4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968C5" w14:textId="77777777" w:rsidR="00A77E4B" w:rsidRDefault="00000000">
            <w:r>
              <w:rPr>
                <w:rFonts w:eastAsia="Arial"/>
                <w:b/>
                <w:bCs/>
                <w:color w:val="444444"/>
                <w:sz w:val="20"/>
                <w:szCs w:val="20"/>
              </w:rPr>
              <w:t>品牌特質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52AA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短、好記、有雙重語意、視覺上簡潔</w:t>
            </w:r>
          </w:p>
        </w:tc>
      </w:tr>
    </w:tbl>
    <w:p w14:paraId="7D940ED3" w14:textId="77777777" w:rsidR="00A77E4B" w:rsidRDefault="00A77E4B">
      <w:pPr>
        <w:spacing w:after="120"/>
      </w:pPr>
    </w:p>
    <w:p w14:paraId="3409B95A" w14:textId="77777777" w:rsidR="00A77E4B" w:rsidRDefault="00000000">
      <w:pPr>
        <w:pStyle w:val="Heading2"/>
      </w:pPr>
      <w:r>
        <w:rPr>
          <w:color w:val="2E4A7A"/>
        </w:rPr>
        <w:t>17.2 市場定位聲明</w:t>
      </w:r>
    </w:p>
    <w:p w14:paraId="74187F8B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Tri·log 是鐵人三項選手的成績記錄與排行榜平台。選手可以在這裡保存每一場賽事的完整成績歷史，與全球選手跨賽事比較，並透過策展層的最速紀錄資料庫，隨時查看各距離目前最快的是誰。</w:t>
      </w:r>
    </w:p>
    <w:p w14:paraId="6AE1ED22" w14:textId="77777777" w:rsidR="00A77E4B" w:rsidRDefault="00A77E4B">
      <w:pPr>
        <w:spacing w:after="240"/>
      </w:pPr>
    </w:p>
    <w:p w14:paraId="785311EE" w14:textId="77777777" w:rsidR="00A77E4B" w:rsidRDefault="00000000">
      <w:pPr>
        <w:pStyle w:val="Heading1"/>
      </w:pPr>
      <w:r>
        <w:rPr>
          <w:color w:val="1A1A1A"/>
        </w:rPr>
        <w:t>18. 技術選型</w:t>
      </w:r>
    </w:p>
    <w:p w14:paraId="25E3DCE9" w14:textId="77777777" w:rsidR="00A77E4B" w:rsidRDefault="00000000">
      <w:pPr>
        <w:pStyle w:val="Heading2"/>
      </w:pPr>
      <w:r>
        <w:rPr>
          <w:color w:val="2E4A7A"/>
        </w:rPr>
        <w:t>18.1 選型原則</w:t>
      </w:r>
    </w:p>
    <w:p w14:paraId="319E9D74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以個人專案為前提，優先考量三個條件：Claude Code 熟悉度高、開發社群活躍（長期維護性）、初期成本趨近於零。後端與前端整合在同一框架，降低維運複雜度。</w:t>
      </w:r>
    </w:p>
    <w:p w14:paraId="2D0B3792" w14:textId="77777777" w:rsidR="00A77E4B" w:rsidRDefault="00A77E4B">
      <w:pPr>
        <w:spacing w:after="120"/>
      </w:pPr>
    </w:p>
    <w:p w14:paraId="225F9A02" w14:textId="77777777" w:rsidR="00A77E4B" w:rsidRDefault="00000000">
      <w:pPr>
        <w:pStyle w:val="Heading2"/>
      </w:pPr>
      <w:r>
        <w:rPr>
          <w:color w:val="2E4A7A"/>
        </w:rPr>
        <w:t>18.2 技術堆疊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558C5D1F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3FA8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層次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E983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選擇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2059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理由</w:t>
            </w:r>
          </w:p>
        </w:tc>
      </w:tr>
      <w:tr w:rsidR="00A77E4B" w14:paraId="64396256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D593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前端框架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41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Next.js + TypeScript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9AA5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社群最活躍；Claude Code 掌握度高；Vercel 原生支援；API Routes / Server Actions 整合前後端，無需獨立後端服務</w:t>
            </w:r>
          </w:p>
        </w:tc>
      </w:tr>
      <w:tr w:rsidR="00A77E4B" w14:paraId="1A4D2015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E720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樣式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A63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Tailwind CSS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1560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Claude Code 生成 UI 的首選；開發速度快；無需維護 CSS 檔案</w:t>
            </w:r>
          </w:p>
        </w:tc>
      </w:tr>
      <w:tr w:rsidR="00A77E4B" w14:paraId="0558D0D2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496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資料庫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07FA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 (PostgreSQL)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E21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免費方案足夠初期使用；Auth、Database、Storage 三合一；社群活躍；Claude Code 熟悉</w:t>
            </w:r>
          </w:p>
        </w:tc>
      </w:tr>
      <w:tr w:rsidR="00A77E4B" w14:paraId="4F4DE866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FAA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認證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69D3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 Auth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AC89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內建 Email、Google、Apple 登入；免費；與資料庫整合無縫</w:t>
            </w:r>
          </w:p>
        </w:tc>
      </w:tr>
      <w:tr w:rsidR="00A77E4B" w14:paraId="09889AD0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97C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檔案儲存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B65B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 Storage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93B6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完賽證書上傳；免費方案含 1GB；與資料庫同一服務</w:t>
            </w:r>
          </w:p>
        </w:tc>
      </w:tr>
      <w:tr w:rsidR="00A77E4B" w14:paraId="176AAA91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7E0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部署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B63A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Vercel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453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免費方案；零設定 CI/CD；Next.js 原生整合；自動 Preview 環境</w:t>
            </w:r>
          </w:p>
        </w:tc>
      </w:tr>
      <w:tr w:rsidR="00A77E4B" w14:paraId="6ED38F62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E4B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天氣 API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1A9F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Open-Meteo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3320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完全免費；無需 API Key；歷史天氣查詢支援；社群穩定</w:t>
            </w:r>
          </w:p>
        </w:tc>
      </w:tr>
      <w:tr w:rsidR="00A77E4B" w14:paraId="44B4810B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0961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9E09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Resend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9051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免費方案 3,000 封 / 月；API 設計簡潔；Claude Code 整合快速</w:t>
            </w:r>
          </w:p>
        </w:tc>
      </w:tr>
      <w:tr w:rsidR="00A77E4B" w14:paraId="10D70589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766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語言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E5EF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TypeScript（全程）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EF7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型別安全讓 Claude Code 生成的程式碼更可靠；重構更安全</w:t>
            </w:r>
          </w:p>
        </w:tc>
      </w:tr>
    </w:tbl>
    <w:p w14:paraId="23FC0B46" w14:textId="77777777" w:rsidR="00A77E4B" w:rsidRDefault="00A77E4B">
      <w:pPr>
        <w:spacing w:after="120"/>
      </w:pPr>
    </w:p>
    <w:p w14:paraId="1749403E" w14:textId="77777777" w:rsidR="00A77E4B" w:rsidRDefault="00000000">
      <w:pPr>
        <w:pStyle w:val="Heading2"/>
      </w:pPr>
      <w:r>
        <w:rPr>
          <w:color w:val="2E4A7A"/>
        </w:rPr>
        <w:t>18.3 免費方案限制與升級時機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B55096A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24CC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服務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79E3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免費方案限制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CB76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升級時機</w:t>
            </w:r>
          </w:p>
        </w:tc>
      </w:tr>
      <w:tr w:rsidR="00A77E4B" w14:paraId="08EE020F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7124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527D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500MB DB、1GB Storage、50,000 MAU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AB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用戶數突破 10,000 或儲存空間不足時</w:t>
            </w:r>
          </w:p>
        </w:tc>
      </w:tr>
      <w:tr w:rsidR="00A77E4B" w14:paraId="7EE9297B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1A8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Vercel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B789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100GB 頻寬 / 月、無商業用途限制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F5FC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流量大幅成長或需要進階分析時</w:t>
            </w:r>
          </w:p>
        </w:tc>
      </w:tr>
      <w:tr w:rsidR="00A77E4B" w14:paraId="23546D05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40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Resend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41E5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3,000 封 / 月、1 個域名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BFCF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 通知量成長時（約 $20/月起）</w:t>
            </w:r>
          </w:p>
        </w:tc>
      </w:tr>
      <w:tr w:rsidR="00A77E4B" w14:paraId="4AE1CFBD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711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Open-Meteo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1417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無限制，完全免費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C4D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無需升級</w:t>
            </w:r>
          </w:p>
        </w:tc>
      </w:tr>
    </w:tbl>
    <w:p w14:paraId="53EB58C1" w14:textId="77777777" w:rsidR="00A77E4B" w:rsidRDefault="00A77E4B">
      <w:pPr>
        <w:spacing w:after="120"/>
      </w:pPr>
    </w:p>
    <w:p w14:paraId="06B8CED1" w14:textId="77777777" w:rsidR="00A77E4B" w:rsidRDefault="00000000">
      <w:pPr>
        <w:pStyle w:val="Heading2"/>
      </w:pPr>
      <w:r>
        <w:rPr>
          <w:color w:val="2E4A7A"/>
        </w:rPr>
        <w:t>18.4 本地開發環境</w:t>
      </w:r>
    </w:p>
    <w:p w14:paraId="7AE2CE3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Node.js 20 LTS</w:t>
      </w:r>
    </w:p>
    <w:p w14:paraId="6A0DE6D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Supabase CLI — 本地模擬資料庫與 Auth，開發時不消耗雲端配額</w:t>
      </w:r>
    </w:p>
    <w:p w14:paraId="325E0EF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環境變數管理：.env.local（開發）/ Vercel 環境變數（正式）</w:t>
      </w:r>
    </w:p>
    <w:p w14:paraId="5D71D8E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Git + GitHub — 版本控制，Vercel 串接 GitHub 自動部署</w:t>
      </w:r>
    </w:p>
    <w:p w14:paraId="739BCDD7" w14:textId="77777777" w:rsidR="00A77E4B" w:rsidRDefault="00A77E4B">
      <w:pPr>
        <w:spacing w:after="240"/>
      </w:pPr>
    </w:p>
    <w:p w14:paraId="3B34B7D4" w14:textId="77777777" w:rsidR="00A77E4B" w:rsidRDefault="00000000">
      <w:pPr>
        <w:pStyle w:val="Heading1"/>
      </w:pPr>
      <w:r>
        <w:rPr>
          <w:color w:val="1A1A1A"/>
        </w:rPr>
        <w:lastRenderedPageBreak/>
        <w:t>19. API 設計</w:t>
      </w:r>
    </w:p>
    <w:p w14:paraId="707D0A1E" w14:textId="77777777" w:rsidR="00A77E4B" w:rsidRDefault="00000000">
      <w:pPr>
        <w:pStyle w:val="Heading2"/>
      </w:pPr>
      <w:r>
        <w:rPr>
          <w:color w:val="2E4A7A"/>
        </w:rPr>
        <w:t>19.1 設計原則</w:t>
      </w:r>
    </w:p>
    <w:p w14:paraId="07FA136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REST 慣例，資源名稱用複數名詞</w:t>
      </w:r>
    </w:p>
    <w:p w14:paraId="1FC6ABC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賽事以 slug（如 ironman-taiwan）取代 UUID，URL 易讀且有 SEO 價值</w:t>
      </w:r>
    </w:p>
    <w:p w14:paraId="23B90A4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權限分三層：公開（無需登入）、登入（一般選手）、助手（策展層操作）</w:t>
      </w:r>
    </w:p>
    <w:p w14:paraId="0CCCDC0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Next.js App Router，每個端點對應 app/api/ 下的 Route Handler</w:t>
      </w:r>
    </w:p>
    <w:p w14:paraId="2A20D66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回應格式統一為 JSON，分頁預設 50 筆</w:t>
      </w:r>
    </w:p>
    <w:p w14:paraId="48CDDE32" w14:textId="77777777" w:rsidR="00A77E4B" w:rsidRDefault="00A77E4B">
      <w:pPr>
        <w:spacing w:after="120"/>
      </w:pPr>
    </w:p>
    <w:p w14:paraId="1CD20785" w14:textId="77777777" w:rsidR="00A77E4B" w:rsidRDefault="00000000">
      <w:pPr>
        <w:pStyle w:val="Heading2"/>
      </w:pPr>
      <w:r>
        <w:rPr>
          <w:color w:val="2E4A7A"/>
        </w:rPr>
        <w:t>19.2 排行榜 /api/leaderboard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3"/>
        <w:gridCol w:w="2653"/>
        <w:gridCol w:w="1941"/>
        <w:gridCol w:w="2023"/>
      </w:tblGrid>
      <w:tr w:rsidR="00A77E4B" w14:paraId="12B6090D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74D9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40C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6C35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1EC6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6B39DDC9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5F9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31BB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/api/leaderboard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B5B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437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取得排行榜，支援 distance / gender / age_group / nationality / race_id 篩選</w:t>
            </w:r>
          </w:p>
        </w:tc>
      </w:tr>
      <w:tr w:rsidR="00A77E4B" w14:paraId="6D2E8B96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E5DE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4764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/api/leaderboard/records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B41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FFA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各距離歷史最速紀錄（策展層頂點）</w:t>
            </w:r>
          </w:p>
        </w:tc>
      </w:tr>
      <w:tr w:rsidR="00A77E4B" w14:paraId="2BB2FF9B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DF3E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39D4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/api/leaderboard/unclaimed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62A0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80C7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依標記次數排序的熱門未認領成績清單</w:t>
            </w:r>
          </w:p>
        </w:tc>
      </w:tr>
    </w:tbl>
    <w:p w14:paraId="0D04B700" w14:textId="77777777" w:rsidR="00A77E4B" w:rsidRDefault="00A77E4B">
      <w:pPr>
        <w:spacing w:after="120"/>
      </w:pPr>
    </w:p>
    <w:p w14:paraId="08ED3EBD" w14:textId="77777777" w:rsidR="00A77E4B" w:rsidRDefault="00000000">
      <w:pPr>
        <w:pStyle w:val="Heading2"/>
      </w:pPr>
      <w:r>
        <w:rPr>
          <w:color w:val="2E4A7A"/>
        </w:rPr>
        <w:t>19.3 成績 /api/results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5"/>
        <w:gridCol w:w="2386"/>
        <w:gridCol w:w="2014"/>
        <w:gridCol w:w="2105"/>
      </w:tblGrid>
      <w:tr w:rsidR="00A77E4B" w14:paraId="3EAF2A85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C93E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3DEE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C6FF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0E57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2D145B5D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EFD9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87E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90A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B0C5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搜尋成績，支援 athlete_name / race_edition_id / claim_status 篩選</w:t>
            </w:r>
          </w:p>
        </w:tc>
      </w:tr>
      <w:tr w:rsidR="00A77E4B" w14:paraId="67DFA68D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1D3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56C3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4DF9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325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取得單筆成績詳細資料（含分項時間、認領狀態、標記數）</w:t>
            </w:r>
          </w:p>
        </w:tc>
      </w:tr>
      <w:tr w:rsidR="00A77E4B" w14:paraId="14A035C9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54D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A6B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89A4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3A15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新增成績記錄（社群層），source_type 自動設為 community</w:t>
            </w:r>
          </w:p>
        </w:tc>
      </w:tr>
      <w:tr w:rsidR="00A77E4B" w14:paraId="30D43579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C0A9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EB03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A65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88CF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修改自己的成績（僅限本人，策展層未認領成績不可修改）</w:t>
            </w:r>
          </w:p>
        </w:tc>
      </w:tr>
      <w:tr w:rsidR="00A77E4B" w14:paraId="6590351D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42BB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DCD4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/api/results/:id/certificate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895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E5D5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上傳完賽證書，觸發公證流程，verification_status 更</w:t>
              <w:lastRenderedPageBreak/>
              <w:t>新為 pending</w:t>
            </w:r>
          </w:p>
        </w:tc>
      </w:tr>
      <w:tr w:rsidR="00A77E4B" w14:paraId="661B07E4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2773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94F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/api/results/:id/claim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61B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076D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認領未認領成績，同步上傳證書，claim_status 更新為 pending</w:t>
            </w:r>
          </w:p>
        </w:tc>
      </w:tr>
    </w:tbl>
    <w:p w14:paraId="360A991C" w14:textId="77777777" w:rsidR="00A77E4B" w:rsidRDefault="00A77E4B">
      <w:pPr>
        <w:spacing w:after="120"/>
      </w:pPr>
    </w:p>
    <w:p w14:paraId="4FA0947F" w14:textId="77777777" w:rsidR="00A77E4B" w:rsidRDefault="00000000">
      <w:pPr>
        <w:pStyle w:val="Heading2"/>
      </w:pPr>
      <w:r>
        <w:rPr>
          <w:color w:val="2E4A7A"/>
        </w:rPr>
        <w:t>19.4 標記 /api/results/:id/tags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8"/>
        <w:gridCol w:w="2464"/>
        <w:gridCol w:w="2004"/>
        <w:gridCol w:w="2034"/>
      </w:tblGrid>
      <w:tr w:rsidR="00A77E4B" w14:paraId="03A39369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DB75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01B7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B66C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788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2AA41E1E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AD7B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381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/api/results/:id/tags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BA71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557B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標記未認領成績「我已通知本人」，回傳分享文字與 Web Share 連結</w:t>
            </w:r>
          </w:p>
        </w:tc>
      </w:tr>
      <w:tr w:rsidR="00A77E4B" w14:paraId="128A303E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435A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BD9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/api/results/:id/tags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64B9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E14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取得該成績的標記列表（顯示知情人與留言）</w:t>
            </w:r>
          </w:p>
        </w:tc>
      </w:tr>
      <w:tr w:rsidR="00A77E4B" w14:paraId="19BD0DBB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986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C9D4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/api/results/:id/tags/:tagId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997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24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撤銷自己的標記</w:t>
            </w:r>
          </w:p>
        </w:tc>
      </w:tr>
    </w:tbl>
    <w:p w14:paraId="04C48452" w14:textId="77777777" w:rsidR="00A77E4B" w:rsidRDefault="00A77E4B">
      <w:pPr>
        <w:spacing w:after="120"/>
      </w:pPr>
    </w:p>
    <w:p w14:paraId="0214F8E9" w14:textId="77777777" w:rsidR="00A77E4B" w:rsidRDefault="00000000">
      <w:pPr>
        <w:pStyle w:val="Heading2"/>
      </w:pPr>
      <w:r>
        <w:rPr>
          <w:color w:val="2E4A7A"/>
        </w:rPr>
        <w:t>19.5 賽事 /api/races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4"/>
        <w:gridCol w:w="3475"/>
        <w:gridCol w:w="1573"/>
        <w:gridCol w:w="2038"/>
      </w:tblGrid>
      <w:tr w:rsidR="00A77E4B" w14:paraId="0354E5DA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DC22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F601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71D9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7EB2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55509E2E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295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D206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1C2D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CE31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列出賽事，支援 country / status / distance_category 篩選</w:t>
            </w:r>
          </w:p>
        </w:tc>
      </w:tr>
      <w:tr w:rsidR="00A77E4B" w14:paraId="57C11DE1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126C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A43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9C14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9807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取得賽事詳細資料（含所有屆次列表）</w:t>
            </w:r>
          </w:p>
        </w:tc>
      </w:tr>
      <w:tr w:rsidR="00A77E4B" w14:paraId="2681DBDD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42E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AEA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/api/races/:slug/editions/:year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5F3A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1A70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取得特定屆次資料（含天氣資訊、成績分佈）</w:t>
            </w:r>
          </w:p>
        </w:tc>
      </w:tr>
      <w:tr w:rsidR="00A77E4B" w14:paraId="79BF4DBB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C6D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A34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F0C1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EAA7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新增賽事</w:t>
            </w:r>
          </w:p>
        </w:tc>
      </w:tr>
      <w:tr w:rsidR="00A77E4B" w14:paraId="3DA3DA6A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5F45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BC61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B05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0DB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更新賽事基本資料</w:t>
            </w:r>
          </w:p>
        </w:tc>
      </w:tr>
      <w:tr w:rsidR="00A77E4B" w14:paraId="6839D515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EF1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F9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/api/races/:slug/editions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9B3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002D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新增屆次，自動觸發 Open-Meteo 天氣資料查詢</w:t>
            </w:r>
          </w:p>
        </w:tc>
      </w:tr>
      <w:tr w:rsidR="00A77E4B" w14:paraId="5DDB5EA1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084D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3CE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/api/races/:slug/editions/:year/results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7801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8D04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批次新增策展層成績（source_type: curated）</w:t>
            </w:r>
          </w:p>
        </w:tc>
      </w:tr>
    </w:tbl>
    <w:p w14:paraId="43CA25B9" w14:textId="77777777" w:rsidR="00A77E4B" w:rsidRDefault="00A77E4B">
      <w:pPr>
        <w:spacing w:after="120"/>
      </w:pPr>
    </w:p>
    <w:p w14:paraId="3D15FEE0" w14:textId="77777777" w:rsidR="00A77E4B" w:rsidRDefault="00000000">
      <w:pPr>
        <w:pStyle w:val="Heading2"/>
      </w:pPr>
      <w:r>
        <w:rPr>
          <w:color w:val="2E4A7A"/>
        </w:rPr>
        <w:lastRenderedPageBreak/>
        <w:t>19.6 選手 /api/athletes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5E4E7B91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BAF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40BD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711D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4640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3ACB5A56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762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49AB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/api/athletes/:id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F7FE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B51B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取得選手公開 Profile（nickname、nationality、公開成績列表）</w:t>
            </w:r>
          </w:p>
        </w:tc>
      </w:tr>
      <w:tr w:rsidR="00A77E4B" w14:paraId="3CD4BE60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5623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4E0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/api/athletes/me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720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9EC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取得自己的完整資料（含私人成績、帳號設定）</w:t>
            </w:r>
          </w:p>
        </w:tc>
      </w:tr>
      <w:tr w:rsidR="00A77E4B" w14:paraId="4AC3A829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843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3D6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/api/athletes/me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1965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1F36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更新個人 Profile（nickname、gender、birth_year、nationality 等）</w:t>
            </w:r>
          </w:p>
        </w:tc>
      </w:tr>
      <w:tr w:rsidR="00A77E4B" w14:paraId="38A25943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6FC6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D7DD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/api/athletes/me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08D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4014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申請刪除帳號，deleted_at 設為當下，1 個月後系統清除</w:t>
            </w:r>
          </w:p>
        </w:tc>
      </w:tr>
    </w:tbl>
    <w:p w14:paraId="4747300A" w14:textId="77777777" w:rsidR="00A77E4B" w:rsidRDefault="00A77E4B">
      <w:pPr>
        <w:spacing w:after="120"/>
      </w:pPr>
    </w:p>
    <w:p w14:paraId="110ABB2A" w14:textId="77777777" w:rsidR="00A77E4B" w:rsidRDefault="00000000">
      <w:pPr>
        <w:pStyle w:val="Heading2"/>
      </w:pPr>
      <w:r>
        <w:rPr>
          <w:color w:val="2E4A7A"/>
        </w:rPr>
        <w:t>19.7 管理 /api/admin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1"/>
        <w:gridCol w:w="2542"/>
        <w:gridCol w:w="1947"/>
        <w:gridCol w:w="2120"/>
      </w:tblGrid>
      <w:tr w:rsidR="00A77E4B" w14:paraId="353F6AE5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AF15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910C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4DC3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1CA0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76D6604A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4A7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070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/api/admin/verifications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1E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7FDF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列出待審核的公證申請（verification_status: pending）</w:t>
            </w:r>
          </w:p>
        </w:tc>
      </w:tr>
      <w:tr w:rsidR="00A77E4B" w14:paraId="1F4A9315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8F1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BA2D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/api/admin/verifications/:id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267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B391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核准或拒絕公證申請，更新 verification_status 與 claim_status</w:t>
            </w:r>
          </w:p>
        </w:tc>
      </w:tr>
      <w:tr w:rsidR="00A77E4B" w14:paraId="517AA322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951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6C04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/api/admin/claims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A4C5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061F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列出待審核的認領申請（claim_status: pending）</w:t>
            </w:r>
          </w:p>
        </w:tc>
      </w:tr>
    </w:tbl>
    <w:p w14:paraId="68D132DB" w14:textId="77777777" w:rsidR="00A77E4B" w:rsidRDefault="00A77E4B">
      <w:pPr>
        <w:spacing w:after="120"/>
      </w:pPr>
    </w:p>
    <w:p w14:paraId="3C98DDCA" w14:textId="77777777" w:rsidR="00A77E4B" w:rsidRDefault="00000000">
      <w:pPr>
        <w:pStyle w:val="Heading2"/>
      </w:pPr>
      <w:r>
        <w:rPr>
          <w:color w:val="2E4A7A"/>
        </w:rPr>
        <w:t>19.8 特別說明</w:t>
      </w:r>
    </w:p>
    <w:p w14:paraId="4F816D3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POST /api/results/:id/tags 回傳內容包含預組好的分享文字與目標成績 URL，供前端直接呼叫 Web Share API（Phase 1 通知機制）</w:t>
      </w:r>
    </w:p>
    <w:p w14:paraId="3348BBB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POST /api/races/:slug/editions 新增屆次時，系統自動以賽事 GPS 座標 + 比賽日期查詢 Open-Meteo，天氣資料完全自動化，助手無需手動填寫</w:t>
      </w:r>
    </w:p>
    <w:p w14:paraId="08562D4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排行榜查詢使用 RESULT(race_edition_id, total_seconds) 複合索引，避免全表掃描</w:t>
      </w:r>
    </w:p>
    <w:p w14:paraId="6D14CA4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所有時間欄位以秒（integer）儲存，前端負責格式化顯示為 HH:MM:SS</w:t>
      </w:r>
    </w:p>
    <w:p w14:paraId="51A1B1F4" w14:textId="77777777" w:rsidR="00A77E4B" w:rsidRDefault="00A77E4B">
      <w:pPr>
        <w:spacing w:after="240"/>
      </w:pPr>
    </w:p>
    <w:p w14:paraId="4334D081" w14:textId="77777777" w:rsidR="00A77E4B" w:rsidRDefault="00000000">
      <w:pPr>
        <w:pStyle w:val="Heading1"/>
      </w:pPr>
      <w:r>
        <w:rPr>
          <w:color w:val="1A1A1A"/>
        </w:rPr>
        <w:lastRenderedPageBreak/>
        <w:t>20. 接力成績規格</w:t>
      </w:r>
    </w:p>
    <w:p w14:paraId="5C2FD029" w14:textId="77777777" w:rsidR="00A77E4B" w:rsidRDefault="00000000">
      <w:pPr>
        <w:pStyle w:val="Heading2"/>
      </w:pPr>
      <w:r>
        <w:rPr>
          <w:color w:val="2E4A7A"/>
        </w:rPr>
        <w:t>20.1 核心設計原則</w:t>
      </w:r>
    </w:p>
    <w:p w14:paraId="315192E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以人為單位：每位接力成員擁有個人帳號，接力的分項時間歸屬到個人頁面</w:t>
      </w:r>
    </w:p>
    <w:p w14:paraId="217E8CB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接力選手是 solo 參賽的潛在用戶，個人歷史記錄從接力就開始累積</w:t>
      </w:r>
    </w:p>
    <w:p w14:paraId="0EE9945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每場賽事的隊伍組合都是全新的，不跨賽事維護固定隊伍</w:t>
      </w:r>
    </w:p>
    <w:p w14:paraId="31ED70A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隊名欄位保留，若同一批人重複使用相同隊名，資料自然形成跨賽事歷史，未來可視需求呈現</w:t>
      </w:r>
    </w:p>
    <w:p w14:paraId="7D0696D8" w14:textId="77777777" w:rsidR="00A77E4B" w:rsidRDefault="00A77E4B">
      <w:pPr>
        <w:spacing w:after="120"/>
      </w:pPr>
    </w:p>
    <w:p w14:paraId="00D5CBD1" w14:textId="77777777" w:rsidR="00A77E4B" w:rsidRDefault="00000000">
      <w:pPr>
        <w:pStyle w:val="Heading2"/>
      </w:pPr>
      <w:r>
        <w:rPr>
          <w:color w:val="2E4A7A"/>
        </w:rPr>
        <w:t>20.2 接力結構</w:t>
      </w:r>
    </w:p>
    <w:p w14:paraId="24F8C142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接力隊由 1–3 名成員組成，彈性分配三個分項（游泳、自行車、跑步）。一名成員可以負責 1 項或 2 項，不強制一人一項。</w:t>
      </w:r>
    </w:p>
    <w:p w14:paraId="761ABA85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0F423458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278D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組合類型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29D3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5D0A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範例</w:t>
            </w:r>
          </w:p>
        </w:tc>
      </w:tr>
      <w:tr w:rsidR="00A77E4B" w14:paraId="0792E99B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EC4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三人接力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EB6B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每人各負責一項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56B5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 游泳、B 自行車、C 跑步</w:t>
            </w:r>
          </w:p>
        </w:tc>
      </w:tr>
      <w:tr w:rsidR="00A77E4B" w14:paraId="0C2F3DE6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8975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兩人接力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352C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一人負責兩項，另一人負責一項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C6D0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 游泳＋自行車、B 跑步</w:t>
            </w:r>
          </w:p>
        </w:tc>
      </w:tr>
      <w:tr w:rsidR="00A77E4B" w14:paraId="5B7C7334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6554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其他組合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3666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依賽事規則允許的任何分配方式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B774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 游泳、B 自行車＋跑步</w:t>
            </w:r>
          </w:p>
        </w:tc>
      </w:tr>
    </w:tbl>
    <w:p w14:paraId="505C6E81" w14:textId="77777777" w:rsidR="00A77E4B" w:rsidRDefault="00A77E4B">
      <w:pPr>
        <w:spacing w:after="120"/>
      </w:pPr>
    </w:p>
    <w:p w14:paraId="050828D4" w14:textId="77777777" w:rsidR="00A77E4B" w:rsidRDefault="00000000">
      <w:pPr>
        <w:pStyle w:val="Heading2"/>
      </w:pPr>
      <w:r>
        <w:rPr>
          <w:color w:val="2E4A7A"/>
        </w:rPr>
        <w:t>20.3 資料模型擴充</w:t>
      </w:r>
    </w:p>
    <w:p w14:paraId="2512F7F4" w14:textId="77777777" w:rsidR="00A77E4B" w:rsidRDefault="00000000">
      <w:pPr>
        <w:pStyle w:val="Heading3"/>
      </w:pPr>
      <w:r>
        <w:rPr>
          <w:color w:val="333333"/>
        </w:rPr>
        <w:t>新增 TEAM 資料表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352A7F80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F023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3CE4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CF6F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5BD80EB6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A265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CE2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B1882" w14:textId="77777777" w:rsidR="00A77E4B" w:rsidRDefault="00A77E4B"/>
        </w:tc>
      </w:tr>
      <w:tr w:rsidR="00A77E4B" w14:paraId="5D6B52B2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9540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result_id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875D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CA96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對應 RESULT 表的隊伍整體成績</w:t>
            </w:r>
          </w:p>
        </w:tc>
      </w:tr>
      <w:tr w:rsidR="00A77E4B" w14:paraId="225A41EB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060A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team_name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1A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B57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隊名，選填，可跨賽事重複使用</w:t>
            </w:r>
          </w:p>
        </w:tc>
      </w:tr>
      <w:tr w:rsidR="00A77E4B" w14:paraId="138C5AAF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FA6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gender_category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BC33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D4E9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male / female / mixed，依賽事慣例分組</w:t>
            </w:r>
          </w:p>
        </w:tc>
      </w:tr>
      <w:tr w:rsidR="00A77E4B" w14:paraId="15F547DA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FBA0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t1_seconds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058D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CEFB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 換區時間，隊伍層級共同承擔</w:t>
            </w:r>
          </w:p>
        </w:tc>
      </w:tr>
      <w:tr w:rsidR="00A77E4B" w14:paraId="420868CA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240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t2_seconds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3D65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358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 換區時間，隊伍層級共同承擔</w:t>
            </w:r>
          </w:p>
        </w:tc>
      </w:tr>
      <w:tr w:rsidR="00A77E4B" w14:paraId="5F685172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8EAD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541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20862" w14:textId="77777777" w:rsidR="00A77E4B" w:rsidRDefault="00A77E4B"/>
        </w:tc>
      </w:tr>
    </w:tbl>
    <w:p w14:paraId="400964F2" w14:textId="77777777" w:rsidR="00A77E4B" w:rsidRDefault="00A77E4B">
      <w:pPr>
        <w:spacing w:after="120"/>
      </w:pPr>
    </w:p>
    <w:p w14:paraId="43726C49" w14:textId="77777777" w:rsidR="00A77E4B" w:rsidRDefault="00000000">
      <w:pPr>
        <w:pStyle w:val="Heading3"/>
      </w:pPr>
      <w:r>
        <w:rPr>
          <w:color w:val="333333"/>
        </w:rPr>
        <w:t>新增 TEAM_MEMBER 資料表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094A6A68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0F43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6286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85D9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6B87C735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0CC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072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7BF3" w14:textId="77777777" w:rsidR="00A77E4B" w:rsidRDefault="00A77E4B"/>
        </w:tc>
      </w:tr>
      <w:tr w:rsidR="00A77E4B" w14:paraId="33B5DDF6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2235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team_id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3318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ED45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所屬隊伍</w:t>
            </w:r>
          </w:p>
        </w:tc>
      </w:tr>
      <w:tr w:rsidR="00A77E4B" w14:paraId="2673F4C4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0E8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athlete_id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84BA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 nullable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B8BE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成員帳號，未認領時為 null</w:t>
            </w:r>
          </w:p>
        </w:tc>
      </w:tr>
      <w:tr w:rsidR="00A77E4B" w14:paraId="749BC5F9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1CB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athlete_name_snapshot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1BE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7ACC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未認領時保存姓名</w:t>
            </w:r>
          </w:p>
        </w:tc>
      </w:tr>
      <w:tr w:rsidR="00A77E4B" w14:paraId="0228AB13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6DB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disciplines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D4C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string[]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82A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負責的分項，如 ['swim'] 或 ['bike','run']</w:t>
            </w:r>
          </w:p>
        </w:tc>
      </w:tr>
      <w:tr w:rsidR="00A77E4B" w14:paraId="70013EF2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7B5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split_seconds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9493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B2B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該成員負責分項的合計時間（秒）</w:t>
            </w:r>
          </w:p>
        </w:tc>
      </w:tr>
      <w:tr w:rsidR="00A77E4B" w14:paraId="4AB5D47B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8C2E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claim_status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ABF0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08E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unclaimed / pending / claimed</w:t>
            </w:r>
          </w:p>
        </w:tc>
      </w:tr>
      <w:tr w:rsidR="00A77E4B" w14:paraId="4EB22E4F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559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verification_status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2B5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C309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unverified / pending / verified</w:t>
            </w:r>
          </w:p>
        </w:tc>
      </w:tr>
    </w:tbl>
    <w:p w14:paraId="24A771C8" w14:textId="77777777" w:rsidR="00A77E4B" w:rsidRDefault="00A77E4B">
      <w:pPr>
        <w:spacing w:after="120"/>
      </w:pPr>
    </w:p>
    <w:p w14:paraId="46C4BA68" w14:textId="77777777" w:rsidR="00A77E4B" w:rsidRDefault="00000000">
      <w:pPr>
        <w:pStyle w:val="Heading3"/>
      </w:pPr>
      <w:r>
        <w:rPr>
          <w:color w:val="333333"/>
        </w:rPr>
        <w:t>RESULT 表擴充</w:t>
      </w:r>
    </w:p>
    <w:p w14:paraId="042FFCD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新增 result_type 欄位：solo / relay，區分個人與接力成績</w:t>
      </w:r>
    </w:p>
    <w:p w14:paraId="40030AB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接力成績的 athlete_id 設為 null，由 TEAM 表管理成員關係</w:t>
      </w:r>
    </w:p>
    <w:p w14:paraId="4FBEBCB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total_seconds 仍為完賽總時間，排行榜排序依據不變</w:t>
      </w:r>
    </w:p>
    <w:p w14:paraId="635A6EBA" w14:textId="77777777" w:rsidR="00A77E4B" w:rsidRDefault="00A77E4B">
      <w:pPr>
        <w:spacing w:after="120"/>
      </w:pPr>
    </w:p>
    <w:p w14:paraId="1F56C2E5" w14:textId="77777777" w:rsidR="00A77E4B" w:rsidRDefault="00000000">
      <w:pPr>
        <w:pStyle w:val="Heading2"/>
      </w:pPr>
      <w:r>
        <w:rPr>
          <w:color w:val="2E4A7A"/>
        </w:rPr>
        <w:t>20.4 T1 / T2 換區時間歸屬</w:t>
      </w:r>
    </w:p>
    <w:p w14:paraId="5E7F7F3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接力賽的換區時間在實務上存在計時系統差異（晶片偵測點不同），無法精確歸屬到特定成員。採以下設計：</w:t>
      </w:r>
    </w:p>
    <w:p w14:paraId="5C3F56E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T1、T2 作為隊伍層級欄位，存放在 TEAM 表，不強制歸屬任何成員</w:t>
      </w:r>
    </w:p>
    <w:p w14:paraId="04F5256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成員的 split_seconds 只計算自己負責分項的純運動時間，不含換區</w:t>
      </w:r>
    </w:p>
    <w:p w14:paraId="4BA77E5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隊伍完賽時間 = 所有成員 split_seconds 之和 + T1 + T2</w:t>
      </w:r>
    </w:p>
    <w:p w14:paraId="73A768E2" w14:textId="77777777" w:rsidR="00A77E4B" w:rsidRDefault="00A77E4B">
      <w:pPr>
        <w:spacing w:after="120"/>
      </w:pPr>
    </w:p>
    <w:p w14:paraId="786FA1A8" w14:textId="77777777" w:rsidR="00A77E4B" w:rsidRDefault="00000000">
      <w:pPr>
        <w:pStyle w:val="Heading2"/>
      </w:pPr>
      <w:r>
        <w:rPr>
          <w:color w:val="2E4A7A"/>
        </w:rPr>
        <w:t>20.5 排行榜設計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46604863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9981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CF0D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設計</w:t>
            </w:r>
          </w:p>
        </w:tc>
      </w:tr>
      <w:tr w:rsidR="00A77E4B" w14:paraId="37AC86D7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5E7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榜單獨立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90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接力榜與 solo 榜完全分開，不混合排列</w:t>
            </w:r>
          </w:p>
        </w:tc>
      </w:tr>
      <w:tr w:rsidR="00A77E4B" w14:paraId="37CCF671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DBC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性別分組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39DE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沿用賽事慣例：男子組、女子組、混合組</w:t>
            </w:r>
          </w:p>
        </w:tc>
      </w:tr>
      <w:tr w:rsidR="00A77E4B" w14:paraId="6963F915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712E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年齡組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C4D0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初期不做接力的年齡組分組，以隊伍整體參賽為單位</w:t>
            </w:r>
          </w:p>
        </w:tc>
      </w:tr>
      <w:tr w:rsidR="00A77E4B" w14:paraId="0CAA9E11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777E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地區篩選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02B5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依隊伍成員的國籍多數決，或依隊長（第一位認領者）國籍</w:t>
            </w:r>
          </w:p>
        </w:tc>
      </w:tr>
      <w:tr w:rsidR="00A77E4B" w14:paraId="2ACAEDCC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EAB4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賽事接力紀錄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D5F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策展層不主動收錄接力歷史；社群層成績自然形成各賽事接力最速紀錄</w:t>
            </w:r>
          </w:p>
        </w:tc>
      </w:tr>
    </w:tbl>
    <w:p w14:paraId="46116F12" w14:textId="77777777" w:rsidR="00A77E4B" w:rsidRDefault="00A77E4B">
      <w:pPr>
        <w:spacing w:after="120"/>
      </w:pPr>
    </w:p>
    <w:p w14:paraId="25DED5B7" w14:textId="77777777" w:rsidR="00A77E4B" w:rsidRDefault="00000000">
      <w:pPr>
        <w:pStyle w:val="Heading2"/>
      </w:pPr>
      <w:r>
        <w:rPr>
          <w:color w:val="2E4A7A"/>
        </w:rPr>
        <w:t>20.6 認領機制</w:t>
      </w:r>
    </w:p>
    <w:p w14:paraId="70B98E9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任一成員認領即可使隊伍成績出現在排行榜</w:t>
      </w:r>
    </w:p>
    <w:p w14:paraId="19A0312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其他成員可各自認領，認領後分項成績出現在個人頁面</w:t>
      </w:r>
    </w:p>
    <w:p w14:paraId="3189F65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成員之間的認領狀態獨立，不互相影響</w:t>
      </w:r>
    </w:p>
    <w:p w14:paraId="14BC2D4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若成員不同意成績公開，可向助手申請將自己的部分設為私人（隊伍整體成績仍保留，個人分項不顯示）</w:t>
      </w:r>
    </w:p>
    <w:p w14:paraId="122246E1" w14:textId="77777777" w:rsidR="00A77E4B" w:rsidRDefault="00A77E4B">
      <w:pPr>
        <w:spacing w:after="120"/>
      </w:pPr>
    </w:p>
    <w:p w14:paraId="4805D4CB" w14:textId="77777777" w:rsidR="00A77E4B" w:rsidRDefault="00000000">
      <w:pPr>
        <w:pStyle w:val="Heading2"/>
      </w:pPr>
      <w:r>
        <w:rPr>
          <w:color w:val="2E4A7A"/>
        </w:rPr>
        <w:t>20.7 個人頁面呈現</w:t>
      </w:r>
    </w:p>
    <w:p w14:paraId="22C14C4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Solo 成績為主區塊，接力成績為獨立的次要區塊</w:t>
      </w:r>
    </w:p>
    <w:p w14:paraId="6C984C8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接力成績顯示：分項名稱、個人分項時間、隊名、隊友姓名、完賽總時間</w:t>
      </w:r>
    </w:p>
    <w:p w14:paraId="29BBF5B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點擊隊名可進入隊伍成績頁面，查看完整隊伍資料與所有成員</w:t>
      </w:r>
    </w:p>
    <w:p w14:paraId="2ACE22E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未來可提供個人頁面排版設定，讓選手自訂 solo 與接力的顯示比重</w:t>
      </w:r>
    </w:p>
    <w:p w14:paraId="411DE550" w14:textId="77777777" w:rsidR="00A77E4B" w:rsidRDefault="00A77E4B">
      <w:pPr>
        <w:spacing w:after="120"/>
      </w:pPr>
    </w:p>
    <w:p w14:paraId="32F30F65" w14:textId="77777777" w:rsidR="00A77E4B" w:rsidRDefault="00000000">
      <w:pPr>
        <w:pStyle w:val="Heading2"/>
      </w:pPr>
      <w:r>
        <w:rPr>
          <w:color w:val="2E4A7A"/>
        </w:rPr>
        <w:t>20.8 成績合理性偵測</w:t>
      </w:r>
    </w:p>
    <w:p w14:paraId="31A26DA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接力成員只完成單項，合理範圍與 solo 不同。以 Full Ironman 為基準：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5F188D40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5A95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分項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D2F6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合理下限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FD43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合理上限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C0C8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04DD7078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FA8A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6687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35 分鐘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338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 小時 30 分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92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低於下限標記異常，高於上限視為超時</w:t>
            </w:r>
          </w:p>
        </w:tc>
      </w:tr>
      <w:tr w:rsidR="00A77E4B" w14:paraId="650EDCDF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0591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自行車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611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 小時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C64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8 小時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16BC" w14:textId="77777777" w:rsidR="00A77E4B" w:rsidRDefault="00A77E4B"/>
        </w:tc>
      </w:tr>
      <w:tr w:rsidR="00A77E4B" w14:paraId="74C58A6E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C482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跑步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8E4A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 小時 30 分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87E0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8 小時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7EEEA" w14:textId="77777777" w:rsidR="00A77E4B" w:rsidRDefault="00A77E4B"/>
        </w:tc>
      </w:tr>
      <w:tr w:rsidR="00A77E4B" w14:paraId="50B35740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C8EB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70.3 游泳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C5DA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18 分鐘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68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 小時 30 分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902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各距離各有獨立基準</w:t>
            </w:r>
          </w:p>
        </w:tc>
      </w:tr>
      <w:tr w:rsidR="00A77E4B" w14:paraId="19731DF5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1A6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70.3 自行車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CA7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 小時 30 分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C070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 小時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746C8" w14:textId="77777777" w:rsidR="00A77E4B" w:rsidRDefault="00A77E4B"/>
        </w:tc>
      </w:tr>
      <w:tr w:rsidR="00A77E4B" w14:paraId="459A5295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0F56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70.3 跑步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443F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 小時 10 分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148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4 小時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B3A5A" w14:textId="77777777" w:rsidR="00A77E4B" w:rsidRDefault="00A77E4B"/>
        </w:tc>
      </w:tr>
    </w:tbl>
    <w:p w14:paraId="4C5EE755" w14:textId="77777777" w:rsidR="00A77E4B" w:rsidRDefault="00A77E4B">
      <w:pPr>
        <w:spacing w:after="120"/>
      </w:pPr>
    </w:p>
    <w:p w14:paraId="6FDD937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Solo 與接力使用同一套單項基準，邏輯一致，維護成本低</w:t>
      </w:r>
    </w:p>
    <w:p w14:paraId="226F82D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超出合理範圍的成績不直接拒絕，標記為「待確認」，由助手人工判斷</w:t>
      </w:r>
    </w:p>
    <w:p w14:paraId="2AFC468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Olympic 與 Sprint 距離的基準另行定義，初期可參考歷史賽事成績分佈設定</w:t>
      </w:r>
    </w:p>
    <w:p w14:paraId="2B29A41F" w14:textId="77777777" w:rsidR="00A77E4B" w:rsidRDefault="00A77E4B">
      <w:pPr>
        <w:spacing w:after="120"/>
      </w:pPr>
    </w:p>
    <w:p w14:paraId="778A0A42" w14:textId="77777777" w:rsidR="00A77E4B" w:rsidRDefault="00000000">
      <w:pPr>
        <w:pStyle w:val="Heading2"/>
      </w:pPr>
      <w:r>
        <w:rPr>
          <w:color w:val="2E4A7A"/>
        </w:rPr>
        <w:t>20.9 新增 API 端點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9"/>
        <w:gridCol w:w="3853"/>
        <w:gridCol w:w="1434"/>
        <w:gridCol w:w="1984"/>
      </w:tblGrid>
      <w:tr w:rsidR="00A77E4B" w14:paraId="24BFE531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6D6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8EF3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CF32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A176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06D87494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8536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798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/api/results/relay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31B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28F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新增接力成績，同時建立 TEAM 與 TEAM_MEMBER 記錄</w:t>
            </w:r>
          </w:p>
        </w:tc>
      </w:tr>
      <w:tr w:rsidR="00A77E4B" w14:paraId="58F93E89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CF9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D42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/api/teams/:id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F6E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604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取得隊伍詳細資料（含成員、分項時間、換區時間）</w:t>
            </w:r>
          </w:p>
        </w:tc>
      </w:tr>
      <w:tr w:rsidR="00A77E4B" w14:paraId="701FB8D2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100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F524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/api/teams/:id/members/:memberId/claim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4500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ED50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成員認領自己的接力分項成績</w:t>
            </w:r>
          </w:p>
        </w:tc>
      </w:tr>
      <w:tr w:rsidR="00A77E4B" w14:paraId="3620B315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487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3314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/api/leaderboard/relay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6838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FB85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接力排行榜，支援 </w:t>
              <w:lastRenderedPageBreak/>
              <w:t>distance / gender_category / race_id 篩選</w:t>
            </w:r>
          </w:p>
        </w:tc>
      </w:tr>
    </w:tbl>
    <w:p w14:paraId="1F830AAB" w14:textId="77777777" w:rsidR="00A77E4B" w:rsidRDefault="00A77E4B">
      <w:pPr>
        <w:spacing w:after="240"/>
      </w:pPr>
    </w:p>
    <w:p w14:paraId="013CF407" w14:textId="77777777" w:rsidR="00A77E4B" w:rsidRDefault="00000000">
      <w:pPr>
        <w:pStyle w:val="Heading1"/>
      </w:pPr>
      <w:r>
        <w:rPr>
          <w:color w:val="1A1A1A"/>
        </w:rPr>
        <w:t>21. 規格補充與決策更新</w:t>
      </w:r>
    </w:p>
    <w:p w14:paraId="1A6A62F9" w14:textId="77777777" w:rsidR="00A77E4B" w:rsidRDefault="00000000">
      <w:pPr>
        <w:pStyle w:val="Heading2"/>
      </w:pPr>
      <w:r>
        <w:rPr>
          <w:color w:val="2E4A7A"/>
        </w:rPr>
        <w:t>21.1 排行榜顯示邏輯（更新第 3 章）</w:t>
      </w:r>
    </w:p>
    <w:p w14:paraId="7E63A74C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排行榜提供兩種顯示模式，用戶可自由切換：</w:t>
      </w:r>
    </w:p>
    <w:p w14:paraId="501606D5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0BC559D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F0F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模式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940E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731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預設</w:t>
            </w:r>
          </w:p>
        </w:tc>
      </w:tr>
      <w:tr w:rsidR="00A77E4B" w14:paraId="368C254F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D2A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Leaderboard 模式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E68A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每位選手只取最佳成績，榜單最精簡，代表「這個人能做到的最好」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1C41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預設</w:t>
            </w:r>
          </w:p>
        </w:tc>
      </w:tr>
      <w:tr w:rsidR="00A77E4B" w14:paraId="17C09AEE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00C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Records 模式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460C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顯示全部成績，可進一步切換子類別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C6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手動切換</w:t>
            </w:r>
          </w:p>
        </w:tc>
      </w:tr>
    </w:tbl>
    <w:p w14:paraId="53046148" w14:textId="77777777" w:rsidR="00A77E4B" w:rsidRDefault="00A77E4B">
      <w:pPr>
        <w:spacing w:after="120"/>
      </w:pPr>
    </w:p>
    <w:p w14:paraId="6A14EDEB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Records 模式的子類別：</w:t>
      </w:r>
    </w:p>
    <w:p w14:paraId="3FF8420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個人歷史：同一選手的所有成績，按時間排序，呈現進步軌跡</w:t>
      </w:r>
    </w:p>
    <w:p w14:paraId="320A422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賽事最快紀錄：同一賽事屆次的最快成績，不限選手</w:t>
      </w:r>
    </w:p>
    <w:p w14:paraId="4E99188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年度紀錄：篩選特定年份的所有成績，觀察年度趨勢</w:t>
      </w:r>
    </w:p>
    <w:p w14:paraId="624DDF22" w14:textId="77777777" w:rsidR="00A77E4B" w:rsidRDefault="00A77E4B">
      <w:pPr>
        <w:spacing w:after="120"/>
      </w:pPr>
    </w:p>
    <w:p w14:paraId="6076061F" w14:textId="77777777" w:rsidR="00A77E4B" w:rsidRDefault="00000000">
      <w:pPr>
        <w:pStyle w:val="Heading2"/>
      </w:pPr>
      <w:r>
        <w:rPr>
          <w:color w:val="2E4A7A"/>
        </w:rPr>
        <w:t>21.2 顯示名稱為進榜必要條件（更新第 8 章）</w:t>
      </w:r>
    </w:p>
    <w:p w14:paraId="2AD5CD3F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匿名成績不納入排行榜，避免公信力問題。規則如下：</w:t>
      </w:r>
    </w:p>
    <w:p w14:paraId="672FB8A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進入排行榜的成績，選手必須填寫顯示名稱（nickname）</w:t>
      </w:r>
    </w:p>
    <w:p w14:paraId="2CCB1B6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不強制使用真實姓名，顯示名稱可為暱稱，但不可為空白或純空格</w:t>
      </w:r>
    </w:p>
    <w:p w14:paraId="06E6541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未填寫顯示名稱的成績仍可私人保存，但不出現在任何排行榜</w:t>
      </w:r>
    </w:p>
    <w:p w14:paraId="4D35003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策展層的未認領成績使用 athlete_name_snapshot，不受此限制</w:t>
      </w:r>
    </w:p>
    <w:p w14:paraId="05566CF1" w14:textId="77777777" w:rsidR="00A77E4B" w:rsidRDefault="00A77E4B">
      <w:pPr>
        <w:spacing w:after="120"/>
      </w:pPr>
    </w:p>
    <w:p w14:paraId="5F9E120C" w14:textId="77777777" w:rsidR="00A77E4B" w:rsidRDefault="00000000">
      <w:pPr>
        <w:pStyle w:val="Heading2"/>
      </w:pPr>
      <w:r>
        <w:rPr>
          <w:color w:val="2E4A7A"/>
        </w:rPr>
        <w:t>21.3 首次成績登錄引導流程（更新第 5 章）</w:t>
      </w:r>
    </w:p>
    <w:p w14:paraId="4E272E8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選手完成第一筆成績登錄時，系統引導填寫以下必要欄位，完成後成績才正式提交：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08C4AB38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1A90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EF25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3202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是否強制</w:t>
            </w:r>
          </w:p>
        </w:tc>
      </w:tr>
      <w:tr w:rsidR="00A77E4B" w14:paraId="7C1D3CD0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9484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nickname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6A9D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排行榜顯示名稱，進榜必要條件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E025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強制</w:t>
            </w:r>
          </w:p>
        </w:tc>
      </w:tr>
      <w:tr w:rsidR="00A77E4B" w14:paraId="0EED8A84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2FD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gender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122E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排行榜性別分組依據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49D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強制</w:t>
            </w:r>
          </w:p>
        </w:tc>
      </w:tr>
      <w:tr w:rsidR="00A77E4B" w14:paraId="12720542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7A5B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birth_year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E68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自動計算年齡組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48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強制</w:t>
            </w:r>
          </w:p>
        </w:tc>
      </w:tr>
      <w:tr w:rsidR="00A77E4B" w14:paraId="445103E5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079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nationality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07E7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地區排行榜篩選依據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0192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強制</w:t>
            </w:r>
          </w:p>
        </w:tc>
      </w:tr>
    </w:tbl>
    <w:p w14:paraId="730F3A29" w14:textId="77777777" w:rsidR="00A77E4B" w:rsidRDefault="00A77E4B">
      <w:pPr>
        <w:spacing w:after="120"/>
      </w:pPr>
    </w:p>
    <w:p w14:paraId="2A372C2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此引導流程僅在第一筆成績登錄時觸發，之後不再重複</w:t>
      </w:r>
    </w:p>
    <w:p w14:paraId="21A5DEB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若選手之前已填寫 Profile，自動帶入，無需重複填寫</w:t>
      </w:r>
    </w:p>
    <w:p w14:paraId="735DC05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私人成績不受此限制，可在未填寫 Profile 的狀態下儲存私人成績</w:t>
      </w:r>
    </w:p>
    <w:p w14:paraId="6EA8835F" w14:textId="77777777" w:rsidR="00A77E4B" w:rsidRDefault="00A77E4B">
      <w:pPr>
        <w:spacing w:after="120"/>
      </w:pPr>
    </w:p>
    <w:p w14:paraId="6EA8835A" w14:textId="77777777" w:rsidR="00A77E4B" w:rsidRDefault="00000000">
      <w:pPr>
        <w:spacing w:before="80" w:after="60"/>
        <w:rPr>
          <w:ins w:id="5001" w:author="Claude" w:date="2026-06-04T00:00:00Z"/>
        </w:rPr>
      </w:pPr>
      <w:ins w:id="5002" w:author="Claude" w:date="2026-06-04T00:00:00Z">
        <w:r>
          <w:rPr>
            <w:rFonts w:eastAsia="Arial"/>
            <w:b/>
            <w:color w:val="1A5C2A"/>
          </w:rPr>
          <w:t>實作說明（2026-06-04）</w:t>
        </w:r>
      </w:ins>
    </w:p>
    <w:p w14:paraId="6EA8835B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5003" w:author="Claude" w:date="2026-06-04T00:00:00Z"/>
        </w:rPr>
      </w:pPr>
      <w:ins w:id="5004" w:author="Claude" w:date="2026-06-04T00:00:00Z">
        <w:r>
          <w:rPr>
            <w:rFonts w:eastAsia="Arial"/>
            <w:color w:val="333333"/>
          </w:rPr>
          <w:t>僅顯示尚未填寫的欄位，已有資料的欄位不重複詢問（例：gender 已填則只顯示 nickname 欄位）</w:t>
        </w:r>
      </w:ins>
    </w:p>
    <w:p w14:paraId="6EA8835C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5005" w:author="Claude" w:date="2026-06-04T00:00:00Z"/>
        </w:rPr>
      </w:pPr>
      <w:ins w:id="5006" w:author="Claude" w:date="2026-06-04T00:00:00Z">
        <w:r>
          <w:rPr>
            <w:rFonts w:eastAsia="Arial"/>
            <w:color w:val="333333"/>
          </w:rPr>
          <w:t xml:space="preserve">公開 / 私人 checkbox 即時切換補充區塊顯示狀態（React state 驅動，無需重新載入）</w:t>
        </w:r>
      </w:ins>
    </w:p>
    <w:p w14:paraId="6EA8835D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5007" w:author="Claude" w:date="2026-06-04T00:00:00Z"/>
        </w:rPr>
      </w:pPr>
      <w:ins w:id="5008" w:author="Claude" w:date="2026-06-04T00:00:00Z">
        <w:r>
          <w:rPr>
            <w:rFonts w:eastAsia="Arial"/>
            <w:color w:val="333333"/>
          </w:rPr>
          <w:t xml:space="preserve">createResult server action 在插入成績前先更新 athletes 表，再二次驗證完整性，不完整則阻擋提交並回傳錯誤</w:t>
        </w:r>
      </w:ins>
    </w:p>
    <w:p w14:paraId="6EA8836E" w14:textId="77777777" w:rsidR="00A77E4B" w:rsidRDefault="00A77E4B">
      <w:pPr>
        <w:spacing w:after="120"/>
      </w:pPr>
    </w:p>
    <w:p w14:paraId="51C4D583" w14:textId="77777777" w:rsidR="00A77E4B" w:rsidRDefault="00000000">
      <w:pPr>
        <w:pStyle w:val="Heading2"/>
      </w:pPr>
      <w:r>
        <w:rPr>
          <w:color w:val="2E4A7A"/>
        </w:rPr>
        <w:t>21.4 策展層隱私衝突解法（更新第 13、14 章）</w:t>
      </w:r>
    </w:p>
    <w:p w14:paraId="073FE221" w14:textId="77777777" w:rsidR="00A77E4B" w:rsidRDefault="00000000">
      <w:pPr>
        <w:pStyle w:val="Heading3"/>
      </w:pPr>
      <w:r>
        <w:rPr>
          <w:color w:val="333333"/>
        </w:rPr>
        <w:t>問題描述</w:t>
      </w:r>
    </w:p>
    <w:p w14:paraId="38D2AFCE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選手可能在不知情的情況下被策展層建檔（例如接力賽成績被助手收錄）。若選手後來不希望公開，與策展層永久保留原則產生衝突。</w:t>
      </w:r>
    </w:p>
    <w:p w14:paraId="05AF44EF" w14:textId="77777777" w:rsidR="00A77E4B" w:rsidRDefault="00A77E4B">
      <w:pPr>
        <w:spacing w:after="120"/>
      </w:pPr>
    </w:p>
    <w:p w14:paraId="2FF44929" w14:textId="77777777" w:rsidR="00A77E4B" w:rsidRDefault="00000000">
      <w:pPr>
        <w:pStyle w:val="Heading3"/>
      </w:pPr>
      <w:r>
        <w:rPr>
          <w:color w:val="333333"/>
        </w:rPr>
        <w:t>解法：unlinked 狀態</w:t>
      </w:r>
    </w:p>
    <w:p w14:paraId="49A7768C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在認領狀態流程中新增 unlinked 狀態，完整流程如下：</w:t>
      </w:r>
    </w:p>
    <w:p w14:paraId="387BABBB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1A9F8A6C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7FAB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狀態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A8A9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36E3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排行榜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8FA8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個人頁面</w:t>
            </w:r>
          </w:p>
        </w:tc>
      </w:tr>
      <w:tr w:rsidR="00A77E4B" w14:paraId="31E69393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E1D5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unclaimed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9413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策展層建檔，尚未被認領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B3E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顯示（未認領標示）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975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不顯示</w:t>
            </w:r>
          </w:p>
        </w:tc>
      </w:tr>
      <w:tr w:rsidR="00A77E4B" w14:paraId="786490C4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845E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pending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F283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選手已提交認領申請，待助手審核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6390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顯示（待審標示）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63E6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不顯示</w:t>
            </w:r>
          </w:p>
        </w:tc>
      </w:tr>
      <w:tr w:rsidR="00A77E4B" w14:paraId="1E9A5523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294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claimed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808E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認領完成，與帳號關聯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98EC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顯示（已公證）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76FD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</w:t>
            </w:r>
          </w:p>
        </w:tc>
      </w:tr>
      <w:tr w:rsidR="00A77E4B" w14:paraId="76A0096B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0E4E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unlinked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931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選手申請解除關聯，成績回到公共狀態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E29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顯示（未認領標示）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C93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不顯示</w:t>
            </w:r>
          </w:p>
        </w:tc>
      </w:tr>
    </w:tbl>
    <w:p w14:paraId="74964BBF" w14:textId="77777777" w:rsidR="00A77E4B" w:rsidRDefault="00A77E4B">
      <w:pPr>
        <w:spacing w:after="120"/>
      </w:pPr>
    </w:p>
    <w:p w14:paraId="44E4E495" w14:textId="77777777" w:rsidR="00A77E4B" w:rsidRDefault="00000000">
      <w:pPr>
        <w:pStyle w:val="Heading3"/>
      </w:pPr>
      <w:r>
        <w:rPr>
          <w:color w:val="333333"/>
        </w:rPr>
        <w:t>unlinked 的操作規則</w:t>
      </w:r>
    </w:p>
    <w:p w14:paraId="1C220E4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任何已認領的成績，選手均可申請解除關聯（claimed → unlinked）</w:t>
      </w:r>
    </w:p>
    <w:p w14:paraId="6189C38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解除後，策展層成績作為公共資料繼續保留，但移除與帳號的關聯</w:t>
      </w:r>
    </w:p>
    <w:p w14:paraId="7D2006A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成績回到類似未認領的狀態，athlete_id 重設為 null</w:t>
      </w:r>
    </w:p>
    <w:p w14:paraId="50AC66B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athlete_name_snapshot 保留原始姓名，作為公共紀錄的一部分</w:t>
      </w:r>
    </w:p>
    <w:p w14:paraId="00ECAAB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解除關聯後，其他選手仍可重新認領（若該成績確實屬於他人）</w:t>
      </w:r>
    </w:p>
    <w:p w14:paraId="125CC442" w14:textId="77777777" w:rsidR="00A77E4B" w:rsidRDefault="00A77E4B">
      <w:pPr>
        <w:spacing w:after="120"/>
      </w:pPr>
    </w:p>
    <w:p w14:paraId="0BE1D2CD" w14:textId="77777777" w:rsidR="00A77E4B" w:rsidRDefault="00000000">
      <w:pPr>
        <w:pStyle w:val="Heading3"/>
      </w:pPr>
      <w:r>
        <w:rPr>
          <w:color w:val="333333"/>
        </w:rPr>
        <w:t>帳號刪除時的處理</w:t>
      </w:r>
    </w:p>
    <w:p w14:paraId="7160B1A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帳號刪除後，所有 claimed 成績自動變更為 unlinked</w:t>
      </w:r>
    </w:p>
    <w:p w14:paraId="258BB46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社群層（community）的自填成績：1 個月緩衝後永久刪除</w:t>
      </w:r>
    </w:p>
    <w:p w14:paraId="7B9406E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策展層（curated）的成績：保留公共資料，僅移除帳號關聯</w:t>
      </w:r>
    </w:p>
    <w:p w14:paraId="78DA2DC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完賽證書檔案：與帳號解除關聯，但檔案本身長期保留備查</w:t>
      </w:r>
    </w:p>
    <w:p w14:paraId="651A0A6C" w14:textId="77777777" w:rsidR="00A77E4B" w:rsidRDefault="00A77E4B">
      <w:pPr>
        <w:spacing w:after="120"/>
      </w:pPr>
    </w:p>
    <w:p w14:paraId="330EABD3" w14:textId="77777777" w:rsidR="00A77E4B" w:rsidRDefault="00000000">
      <w:pPr>
        <w:pStyle w:val="Heading3"/>
      </w:pPr>
      <w:r>
        <w:rPr>
          <w:color w:val="333333"/>
        </w:rPr>
        <w:t>接力成員的個別申請</w:t>
      </w:r>
    </w:p>
    <w:p w14:paraId="54E2884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接力成員可單獨申請自己的分項成績解除關聯，不影響其他成員</w:t>
      </w:r>
    </w:p>
    <w:p w14:paraId="119308B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若所有成員均解除關聯，隊伍整體成績仍保留於策展層，成員欄位回到未認領狀態</w:t>
      </w:r>
    </w:p>
    <w:p w14:paraId="50C18D01" w14:textId="77777777" w:rsidR="00A77E4B" w:rsidRDefault="00000000">
      <w:pPr>
        <w:spacing w:before="80" w:after="60"/>
        <w:rPr>
          <w:ins w:id="5010" w:author="Claude" w:date="2026-06-04T00:00:00Z"/>
        </w:rPr>
      </w:pPr>
      <w:ins w:id="5011" w:author="Claude" w:date="2026-06-04T00:00:00Z">
        <w:r>
          <w:rPr>
            <w:rFonts w:eastAsia="Arial"/>
            <w:b/>
            <w:color w:val="1A5C2A"/>
          </w:rPr>
          <w:t>實作說明（2026-06-04）</w:t>
        </w:r>
      </w:ins>
    </w:p>
    <w:p w14:paraId="50C18D02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5012" w:author="Claude" w:date="2026-06-04T00:00:00Z"/>
        </w:rPr>
      </w:pPr>
      <w:ins w:id="5013" w:author="Claude" w:date="2026-06-04T00:00:00Z">
        <w:r>
          <w:rPr>
            <w:rFonts w:eastAsia="Arial"/>
            <w:color w:val="333333"/>
          </w:rPr>
          <w:t xml:space="preserve">UI 入口：「我的紀錄」（/records）頁面，僅對 source_credibility = ‘official’ 且 claim_status = ‘claimed’ 的成績顯示「解除關聯」按鈕（UnlinkButton 元件）</w:t>
        </w:r>
      </w:ins>
    </w:p>
    <w:p w14:paraId="50C18D03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5014" w:author="Claude" w:date="2026-06-04T00:00:00Z"/>
        </w:rPr>
      </w:pPr>
      <w:ins w:id="5015" w:author="Claude" w:date="2026-06-04T00:00:00Z">
        <w:r>
          <w:rPr>
            <w:rFonts w:eastAsia="Arial"/>
            <w:color w:val="333333"/>
          </w:rPr>
          <w:t xml:space="preserve">需二次確認後才執行，呼叫 unlink_result() DB Function，athlete_id 設為 null，claim_status 更新為 ‘unlinked’</w:t>
        </w:r>
      </w:ins>
    </w:p>
    <w:p w14:paraId="50C18D04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5016" w:author="Claude" w:date="2026-06-04T00:00:00Z"/>
        </w:rPr>
      </w:pPr>
      <w:ins w:id="5017" w:author="Claude" w:date="2026-06-04T00:00:00Z">
        <w:r>
          <w:rPr>
            <w:rFonts w:eastAsia="Arial"/>
            <w:color w:val="333333"/>
          </w:rPr>
          <w:t xml:space="preserve">自填成績（self_reported）顯示「編輯」「刪除」按鈕；官方成績（official）+ 已公證成績（certificate）不顯示編輯刪除，避免覆蓋有公信力的資料</w:t>
        </w:r>
      </w:ins>
    </w:p>
    <w:p w14:paraId="50C18D00" w14:textId="77777777" w:rsidR="00A77E4B" w:rsidRDefault="00A77E4B">
      <w:pPr>
        <w:spacing w:after="240"/>
      </w:pPr>
    </w:p>
    <w:p w14:paraId="2C4B07E7" w14:textId="77777777" w:rsidR="00A77E4B" w:rsidRDefault="00000000">
      <w:pPr>
        <w:pStyle w:val="Heading1"/>
      </w:pPr>
      <w:r>
        <w:rPr>
          <w:color w:val="1A1A1A"/>
        </w:rPr>
        <w:t>22. 資料模型修訂</w:t>
      </w:r>
    </w:p>
    <w:p w14:paraId="557AE6A8" w14:textId="77777777" w:rsidR="00A77E4B" w:rsidRDefault="00000000">
      <w:pPr>
        <w:pStyle w:val="Heading2"/>
      </w:pPr>
      <w:r>
        <w:rPr>
          <w:color w:val="2E4A7A"/>
        </w:rPr>
        <w:t>22.1 RESULT 結構分叉（修訂第 16 章）</w:t>
      </w:r>
    </w:p>
    <w:p w14:paraId="66EFAEA5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solo 與 relay 在領域模型上本質不同，不應強行統一。solo 的換區是個人表現；relay 的換區是團隊交接成本。硬要統一會把資料語意搞髒。</w:t>
      </w:r>
    </w:p>
    <w:p w14:paraId="140BD433" w14:textId="77777777" w:rsidR="00A77E4B" w:rsidRDefault="00A77E4B">
      <w:pPr>
        <w:spacing w:after="120"/>
      </w:pPr>
    </w:p>
    <w:p w14:paraId="24D85D5B" w14:textId="77777777" w:rsidR="00A77E4B" w:rsidRDefault="00000000">
      <w:pPr>
        <w:pStyle w:val="Heading3"/>
      </w:pPr>
      <w:r>
        <w:rPr>
          <w:color w:val="333333"/>
        </w:rPr>
        <w:t>設計原則</w:t>
      </w:r>
    </w:p>
    <w:p w14:paraId="1B8221B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 保留所有分項欄位，但 relay 時一律為 null</w:t>
      </w:r>
    </w:p>
    <w:p w14:paraId="6A53F8B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relay 的分項時間改放 TEAM_MEMBER，T1/T2 放 TEAM</w:t>
      </w:r>
    </w:p>
    <w:p w14:paraId="3278734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T1/T2 不以反推計算（total - swim - bike - run），反推會遇到四捨五入、晶片切點差異、缺漏分項等問題，反推是報表手段，不是資料來源</w:t>
      </w:r>
    </w:p>
    <w:p w14:paraId="51EAF728" w14:textId="77777777" w:rsidR="00A77E4B" w:rsidRDefault="00A77E4B">
      <w:pPr>
        <w:spacing w:after="120"/>
      </w:pPr>
    </w:p>
    <w:p w14:paraId="3E18923F" w14:textId="77777777" w:rsidR="00A77E4B" w:rsidRDefault="00000000">
      <w:pPr>
        <w:pStyle w:val="Heading3"/>
      </w:pPr>
      <w:r>
        <w:rPr>
          <w:color w:val="333333"/>
        </w:rPr>
        <w:t>RESULT 最終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71EA3C5B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F571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E311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EA16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solo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339B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relay</w:t>
            </w:r>
          </w:p>
        </w:tc>
      </w:tr>
      <w:tr w:rsidR="00A77E4B" w14:paraId="4600B2B6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A5A3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3735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D243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2B6E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688FEDD2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4B9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result_type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675D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3F7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solo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351A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relay</w:t>
            </w:r>
          </w:p>
        </w:tc>
      </w:tr>
      <w:tr w:rsidR="00A77E4B" w14:paraId="2E1F6ED5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38B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race_edition_id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A2B9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63C3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091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21727E51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BB4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athlete_id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0104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 nullable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CE75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選手帳號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4620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null（由 TEAM 管理）</w:t>
            </w:r>
          </w:p>
        </w:tc>
      </w:tr>
      <w:tr w:rsidR="00A77E4B" w14:paraId="441A6188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4AAF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athlete_name_snapshot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834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90CB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姓名快照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8AA4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07140301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C672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total_seconds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E780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02A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完賽總時間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5E9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完賽總時間</w:t>
            </w:r>
          </w:p>
        </w:tc>
      </w:tr>
      <w:tr w:rsidR="00A77E4B" w14:paraId="4B9D570B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3F4A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swim_seconds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DD32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B791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游泳時間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1E2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5878733F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12FB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t1_seconds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1515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A047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 換區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A3A3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698504BA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A303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bike_seconds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8C99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B236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自行車時間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A66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38DF81FD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3551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t2_seconds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562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F35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 換區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032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1C0B76AD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A9F9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run_seconds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A995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A4F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跑步時間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28C4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52C4445F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95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is_public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EA04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59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5694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4A6CB4AE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FD5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source_credibility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37D9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6D9B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9ECC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6C9DAECC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C53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claim_status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2FD9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6CC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26BC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5CEC6CC8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7AB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certificate_url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C8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EA3D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0E70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3ED01A73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6220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claim_tag_count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52E0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4A72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C60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0D6FB5DA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3954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claimed_at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B28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AF60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D56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553ABB6C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01B4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verified_at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42C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FF5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9BDF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4A3E0E84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0BA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C00D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8504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BB0E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</w:tbl>
    <w:p w14:paraId="49BFC92D" w14:textId="77777777" w:rsidR="00A77E4B" w:rsidRDefault="00A77E4B">
      <w:pPr>
        <w:spacing w:after="120"/>
      </w:pPr>
    </w:p>
    <w:p w14:paraId="5D959A6A" w14:textId="77777777" w:rsidR="00A77E4B" w:rsidRDefault="00000000">
      <w:pPr>
        <w:pStyle w:val="Heading3"/>
      </w:pPr>
      <w:r>
        <w:rPr>
          <w:color w:val="333333"/>
        </w:rPr>
        <w:t>開發規則（寫死）</w:t>
      </w:r>
    </w:p>
    <w:p w14:paraId="4F51B0E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if result_type = solo：RESULT 必須有 swim / t1 / bike / t2 / run / total</w:t>
      </w:r>
    </w:p>
    <w:p w14:paraId="0BFC199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if result_type = relay：RESULT 只保留 total；TEAM 必須有 t1 / t2；TEAM_MEMBER 必須有各分項 split_seconds</w:t>
      </w:r>
    </w:p>
    <w:p w14:paraId="616F3609" w14:textId="77777777" w:rsidR="00A77E4B" w:rsidRDefault="00A77E4B">
      <w:pPr>
        <w:spacing w:after="120"/>
      </w:pPr>
    </w:p>
    <w:p w14:paraId="0278D23D" w14:textId="77777777" w:rsidR="00A77E4B" w:rsidRDefault="00000000">
      <w:pPr>
        <w:pStyle w:val="Heading2"/>
      </w:pPr>
      <w:r>
        <w:rPr>
          <w:color w:val="2E4A7A"/>
        </w:rPr>
        <w:t>22.2 來源可信度分層（修訂第 14、16 章）</w:t>
      </w:r>
    </w:p>
    <w:p w14:paraId="70260EE7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原有的 source_type 與 verification_status 兩個欄位語意重疊，合併為單一欄位 source_credibility，明確表達資料的可信程度。</w:t>
      </w:r>
    </w:p>
    <w:p w14:paraId="7F169C38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35D9D9AA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3FB1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source_credibility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5819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可信度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979F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BE3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來源</w:t>
            </w:r>
          </w:p>
        </w:tc>
      </w:tr>
      <w:tr w:rsidR="00A77E4B" w14:paraId="43293B0D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02EB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official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DFCA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最高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24D0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策展層助手建立，來自官方賽事結果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24AB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助手手動建立或批次匯入</w:t>
            </w:r>
          </w:p>
        </w:tc>
      </w:tr>
      <w:tr w:rsidR="00A77E4B" w14:paraId="31ABD788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B432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certificate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B27E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高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767E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選手上傳完賽證書，人工審核通過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989E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選手上傳，助手審核</w:t>
            </w:r>
          </w:p>
        </w:tc>
      </w:tr>
      <w:tr w:rsidR="00A77E4B" w14:paraId="509F9601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83E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self_reported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0A8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低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CB9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選手自填，無附加驗證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3639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選手自行登錄</w:t>
            </w:r>
          </w:p>
        </w:tc>
      </w:tr>
    </w:tbl>
    <w:p w14:paraId="154A8686" w14:textId="77777777" w:rsidR="00A77E4B" w:rsidRDefault="00A77E4B">
      <w:pPr>
        <w:spacing w:after="120"/>
      </w:pPr>
    </w:p>
    <w:p w14:paraId="67177435" w14:textId="77777777" w:rsidR="00A77E4B" w:rsidRDefault="00000000">
      <w:pPr>
        <w:pStyle w:val="Heading3"/>
      </w:pPr>
      <w:r>
        <w:rPr>
          <w:color w:val="333333"/>
        </w:rPr>
        <w:t>排行榜顯示規則</w:t>
      </w:r>
    </w:p>
    <w:p w14:paraId="09D1F19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official：顯示官方策展標章</w:t>
      </w:r>
    </w:p>
    <w:p w14:paraId="562D191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certificate：顯示已公證標章</w:t>
      </w:r>
    </w:p>
    <w:p w14:paraId="1B29A51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self_reported：顯示自填標示，排列於已公證成績之後</w:t>
      </w:r>
    </w:p>
    <w:p w14:paraId="27AFFDC3" w14:textId="77777777" w:rsidR="00A77E4B" w:rsidRDefault="00A77E4B">
      <w:pPr>
        <w:spacing w:after="120"/>
      </w:pPr>
    </w:p>
    <w:p w14:paraId="25A6EC78" w14:textId="77777777" w:rsidR="00A77E4B" w:rsidRDefault="00000000">
      <w:pPr>
        <w:pStyle w:val="Heading3"/>
      </w:pPr>
      <w:r>
        <w:rPr>
          <w:color w:val="333333"/>
        </w:rPr>
        <w:t>認領後的 source_credibility</w:t>
      </w:r>
    </w:p>
    <w:p w14:paraId="0FCA8E2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策展層成績（official）被選手認領並上傳證書後，source_credibility 維持 official</w:t>
      </w:r>
    </w:p>
    <w:p w14:paraId="68BBA6A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理由：資料來源本身沒有改變，認領只是建立帳號關聯，不影響原始資料的可信度</w:t>
      </w:r>
    </w:p>
    <w:p w14:paraId="01F67CD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claim_status 從 unclaimed 更新為 claimed，兩個欄位各自獨立表達不同語意</w:t>
      </w:r>
    </w:p>
    <w:p w14:paraId="682001D8" w14:textId="77777777" w:rsidR="00A77E4B" w:rsidRDefault="00A77E4B">
      <w:pPr>
        <w:spacing w:after="120"/>
      </w:pPr>
    </w:p>
    <w:p w14:paraId="2EF3AF16" w14:textId="77777777" w:rsidR="00A77E4B" w:rsidRDefault="00000000">
      <w:pPr>
        <w:pStyle w:val="Heading3"/>
      </w:pPr>
      <w:r>
        <w:rPr>
          <w:color w:val="333333"/>
        </w:rPr>
        <w:t>verification_status 的處置</w:t>
      </w:r>
    </w:p>
    <w:p w14:paraId="5590B3E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原 verification_status（unverified / pending / verified）廢棄</w:t>
      </w:r>
    </w:p>
    <w:p w14:paraId="2B51DD9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證書上傳流程改用 source_credibility 升級表達：self_reported → certificate（審核通過後）</w:t>
      </w:r>
    </w:p>
    <w:p w14:paraId="7EAEA05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待審期間可在 claim_status 中以 pending 表示，不需要額外欄位</w:t>
      </w:r>
    </w:p>
    <w:p w14:paraId="0C499262" w14:textId="77777777" w:rsidR="00A77E4B" w:rsidRDefault="00A77E4B">
      <w:pPr>
        <w:spacing w:after="240"/>
      </w:pPr>
    </w:p>
    <w:p w14:paraId="7D81613C" w14:textId="77777777" w:rsidR="00A77E4B" w:rsidRDefault="00A77E4B">
      <w:pPr>
        <w:pBdr>
          <w:bottom w:val="single" w:sz="4" w:space="0" w:color="DDDDDD"/>
        </w:pBdr>
        <w:spacing w:before="160" w:after="160"/>
      </w:pPr>
    </w:p>
    <w:p w14:paraId="677C3E5E" w14:textId="77777777" w:rsidR="00A77E4B" w:rsidRDefault="00000000">
      <w:pPr>
        <w:spacing w:before="160"/>
      </w:pPr>
      <w:r>
        <w:rPr>
          <w:rFonts w:eastAsia="Arial"/>
          <w:color w:val="AAAAAA"/>
          <w:sz w:val="18"/>
          <w:szCs w:val="18"/>
        </w:rPr>
        <w:t>Tri·log 產品規格文件 v1.0　·　2026 年 6 月　·　trilog.run</w:t>
      </w:r>
    </w:p>
    <w:p w14:paraId="24719ADB" w14:textId="77777777" w:rsidR="00A77E4B" w:rsidRDefault="00000000">
      <w:pPr>
        <w:pStyle w:val="Heading1"/>
      </w:pPr>
      <w:r>
        <w:rPr>
          <w:color w:val="1A1A1A"/>
        </w:rPr>
        <w:t>23. 最速榜設計規格</w:t>
      </w:r>
    </w:p>
    <w:p w14:paraId="354E7CF4" w14:textId="77777777" w:rsidR="00A77E4B" w:rsidRDefault="00000000">
      <w:pPr>
        <w:pStyle w:val="Heading2"/>
      </w:pPr>
      <w:r>
        <w:rPr>
          <w:color w:val="2E4A7A"/>
        </w:rPr>
        <w:t>23.1 核心概念</w:t>
      </w:r>
    </w:p>
    <w:p w14:paraId="1F1C7BBA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最速榜是 Tri·log 的首頁核心視覺，也是整個產品的起心動念。它是台灣鐵人三項選手的個人最佳成績彙整，跨賽事排列，每人只取最快的那筆。榜單本身就是產品的核心價值，不是功能的附屬品。</w:t>
      </w:r>
    </w:p>
    <w:p w14:paraId="22C3554E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5F1769F2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C56C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A923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設計決策</w:t>
            </w:r>
          </w:p>
        </w:tc>
      </w:tr>
      <w:tr w:rsidR="00A77E4B" w14:paraId="2856EF54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844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呈現邏輯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2208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每人只取個人最佳成績（Leaderboard 模式），同一選手不重複出現</w:t>
            </w:r>
          </w:p>
        </w:tc>
      </w:tr>
      <w:tr w:rsidR="00A77E4B" w14:paraId="17F9B22D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2E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排列依據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C0F0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完賽總時間由快至慢</w:t>
            </w:r>
          </w:p>
        </w:tc>
      </w:tr>
      <w:tr w:rsidR="00A77E4B" w14:paraId="23E5CACB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51D0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選手範圍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73D4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台灣選手（依國籍篩選），不限賽事舉辦地點</w:t>
            </w:r>
          </w:p>
        </w:tc>
      </w:tr>
      <w:tr w:rsidR="00A77E4B" w14:paraId="5EC3D9D9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A1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賽事範圍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F60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跨賽事，普悠瑪、Challenge Taiwan、IM Taiwan、海外賽事皆可納入</w:t>
            </w:r>
          </w:p>
        </w:tc>
      </w:tr>
      <w:tr w:rsidR="00A77E4B" w14:paraId="1F14A8E4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932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初期距離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C61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226 全距離為首發，其他距離（113、51.5、25.75）預留頁籤，待資料累積後開啟</w:t>
            </w:r>
          </w:p>
        </w:tc>
      </w:tr>
      <w:tr w:rsidR="00A77E4B" w14:paraId="640A66FF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FFA4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性別分組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28D7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男子組、女子組各自排列，同頁呈現，用色彩系統區分</w:t>
            </w:r>
          </w:p>
        </w:tc>
      </w:tr>
      <w:tr w:rsidR="00A77E4B" w14:paraId="67C3F554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E313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資料來源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29FA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策展層（助手建立）優先，社群登錄為補充</w:t>
            </w:r>
          </w:p>
        </w:tc>
      </w:tr>
    </w:tbl>
    <w:p w14:paraId="63A776AC" w14:textId="77777777" w:rsidR="00A77E4B" w:rsidRDefault="00A77E4B">
      <w:pPr>
        <w:spacing w:after="120"/>
      </w:pPr>
    </w:p>
    <w:p w14:paraId="2A80988D" w14:textId="77777777" w:rsidR="00A77E4B" w:rsidRDefault="00000000">
      <w:pPr>
        <w:pStyle w:val="Heading2"/>
      </w:pPr>
      <w:r>
        <w:rPr>
          <w:color w:val="2E4A7A"/>
        </w:rPr>
        <w:t>23.2 視覺設計系統</w:t>
      </w:r>
    </w:p>
    <w:p w14:paraId="22691A90" w14:textId="77777777" w:rsidR="00A77E4B" w:rsidRDefault="00000000">
      <w:pPr>
        <w:pStyle w:val="Heading3"/>
      </w:pPr>
      <w:r>
        <w:rPr>
          <w:color w:val="333333"/>
        </w:rPr>
        <w:t>色彩系統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7E4F5518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CC8C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CSS 變數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F323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色值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5489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A77E4B" w14:paraId="5576437D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0846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--bg-deep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4926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#060D18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04B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主背景，最深層，賦予尊榮感</w:t>
            </w:r>
          </w:p>
        </w:tc>
      </w:tr>
      <w:tr w:rsidR="00A77E4B" w14:paraId="67C15327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7E43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--bg-surface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B92C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#0D1526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A08D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次要表面</w:t>
            </w:r>
          </w:p>
        </w:tc>
      </w:tr>
      <w:tr w:rsidR="00A77E4B" w14:paraId="25F3E7C2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FEA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--bg-card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2B5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#111E35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0CA0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卡片背景</w:t>
            </w:r>
          </w:p>
        </w:tc>
      </w:tr>
      <w:tr w:rsidR="00A77E4B" w14:paraId="7DAF3E8E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EB6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--bg-hover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0894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#162440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E94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hover 狀態</w:t>
            </w:r>
          </w:p>
        </w:tc>
      </w:tr>
      <w:tr w:rsidR="00A77E4B" w14:paraId="734FAFED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FD5B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--swim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7426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#22C9C9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BFA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游泳分項色（青藍）</w:t>
            </w:r>
          </w:p>
        </w:tc>
      </w:tr>
      <w:tr w:rsidR="00A77E4B" w14:paraId="6BFFBEFA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D13E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--bike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25C7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#A8E063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2144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自行車分項色（草地綠）</w:t>
            </w:r>
          </w:p>
        </w:tc>
      </w:tr>
      <w:tr w:rsidR="00A77E4B" w14:paraId="6F42742E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73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--run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508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#FF6B3D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417D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跑步分項色（珊瑚橘）兼主品牌強調色</w:t>
            </w:r>
          </w:p>
        </w:tc>
      </w:tr>
      <w:tr w:rsidR="00A77E4B" w14:paraId="688C8D33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FE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--gold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47BE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#F5C842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14B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第一名</w:t>
            </w:r>
          </w:p>
        </w:tc>
      </w:tr>
      <w:tr w:rsidR="00A77E4B" w14:paraId="04BF27B4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1D7A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--silver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B4B1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#A0A0A0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C32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第二名</w:t>
            </w:r>
          </w:p>
        </w:tc>
      </w:tr>
      <w:tr w:rsidR="00A77E4B" w14:paraId="26C49EE2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D65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--bronze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6B3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#CD9660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0AA5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第三名</w:t>
            </w:r>
          </w:p>
        </w:tc>
      </w:tr>
      <w:tr w:rsidR="00A77E4B" w14:paraId="466FE228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009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--female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B9B6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#D4537E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579D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女子組主色（粉紫）</w:t>
            </w:r>
          </w:p>
        </w:tc>
      </w:tr>
      <w:tr w:rsidR="00A77E4B" w14:paraId="05584618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3E31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--text-1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B929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#F0EDE6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29A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主要文字：名字、時間</w:t>
            </w:r>
          </w:p>
        </w:tc>
      </w:tr>
      <w:tr w:rsidR="00A77E4B" w14:paraId="3E5093F6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5C7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--text-2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CA0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#8A96A8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4C4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次要文字</w:t>
            </w:r>
          </w:p>
        </w:tc>
      </w:tr>
      <w:tr w:rsidR="00A77E4B" w14:paraId="5F8F5301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91B5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--text-3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B6DD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#4A5568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1ADA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輔助文字：名次、賽事名</w:t>
            </w:r>
          </w:p>
        </w:tc>
      </w:tr>
    </w:tbl>
    <w:p w14:paraId="187032D2" w14:textId="77777777" w:rsidR="00A77E4B" w:rsidRDefault="00A77E4B">
      <w:pPr>
        <w:spacing w:after="120"/>
      </w:pPr>
    </w:p>
    <w:p w14:paraId="235A5385" w14:textId="77777777" w:rsidR="00A77E4B" w:rsidRDefault="00000000">
      <w:pPr>
        <w:pStyle w:val="Heading3"/>
      </w:pPr>
      <w:r>
        <w:rPr>
          <w:color w:val="333333"/>
        </w:rPr>
        <w:t>字體系統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093CF2A6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2D5C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字體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F2F0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CA25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特性</w:t>
            </w:r>
          </w:p>
        </w:tc>
      </w:tr>
      <w:tr w:rsidR="00A77E4B" w14:paraId="14793DC3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5744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Syne 800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A23C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品牌標誌、頁面大標題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A6E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幾何感、力量感</w:t>
            </w:r>
          </w:p>
        </w:tc>
      </w:tr>
      <w:tr w:rsidR="00A77E4B" w14:paraId="2C3FB3DC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3176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DM Mono 400/500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6127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時間數字、標籤、更新日期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FAB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等寬、精準、數據感</w:t>
            </w:r>
          </w:p>
        </w:tc>
      </w:tr>
      <w:tr w:rsidR="00A77E4B" w14:paraId="3C3BD5E6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DB2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Noto Sans TC 300/400/500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B7E6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中文選手姓名、UI 文字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BF1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清晰、易讀</w:t>
            </w:r>
          </w:p>
        </w:tc>
      </w:tr>
    </w:tbl>
    <w:p w14:paraId="5E89A6B4" w14:textId="77777777" w:rsidR="00A77E4B" w:rsidRDefault="00A77E4B">
      <w:pPr>
        <w:spacing w:after="120"/>
      </w:pPr>
    </w:p>
    <w:p w14:paraId="61CD3289" w14:textId="77777777" w:rsidR="00A77E4B" w:rsidRDefault="00000000">
      <w:pPr>
        <w:pStyle w:val="Heading2"/>
      </w:pPr>
      <w:r>
        <w:rPr>
          <w:color w:val="2E4A7A"/>
        </w:rPr>
        <w:t>23.3 榜單元件結構</w:t>
      </w:r>
    </w:p>
    <w:p w14:paraId="1818A83C" w14:textId="77777777" w:rsidR="00A77E4B" w:rsidRDefault="00000000">
      <w:pPr>
        <w:pStyle w:val="Heading3"/>
      </w:pPr>
      <w:r>
        <w:rPr>
          <w:color w:val="333333"/>
        </w:rPr>
        <w:t>HTML 元件 .tlb</w:t>
      </w:r>
    </w:p>
    <w:p w14:paraId="04FABFF2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最速榜封裝為獨立的 .tlb 元件，可重複使用於不同距離。以下為元件的 CSS class 說明：</w:t>
      </w:r>
    </w:p>
    <w:p w14:paraId="22A25898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3B3B9AB0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831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CSS Class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B6C0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1321184F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A25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CCDD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最速榜根元件，深色背景 #060D18，圓角 16px，外邊框 1px</w:t>
            </w:r>
          </w:p>
        </w:tc>
      </w:tr>
      <w:tr w:rsidR="00A77E4B" w14:paraId="11C0AC2C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E3D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.tlb-hero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8722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英雄區塊，含距離浮水印（data-distance 屬性）、標籤、標題、頁籤</w:t>
            </w:r>
          </w:p>
        </w:tc>
      </w:tr>
      <w:tr w:rsidR="00A77E4B" w14:paraId="2A4687A7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D1A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.tlb-hero::before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CB9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CSS 偽元素，讀取 data-distance 屬性渲染大字浮水印，opacity 0.03</w:t>
            </w:r>
          </w:p>
        </w:tc>
      </w:tr>
      <w:tr w:rsidR="00A77E4B" w14:paraId="73BBD098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EEC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.tlb-tabs / .tlb-tab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30A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距離切換頁籤，active 狀態底線為 --run 色，disabled 狀態 opacity 0.35</w:t>
            </w:r>
          </w:p>
        </w:tc>
      </w:tr>
      <w:tr w:rsidR="00A77E4B" w14:paraId="2CB92A58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E57A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.tlb-gender-head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53B8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性別區塊標頭，含性別標籤、更新日期、筆數</w:t>
            </w:r>
          </w:p>
        </w:tc>
      </w:tr>
      <w:tr w:rsidR="00A77E4B" w14:paraId="0AE0FCB6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A415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.tlb-gender-label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A7F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男子組用 --swim 色 border-left，女子組加 .female class 改為 --female 色</w:t>
            </w:r>
          </w:p>
        </w:tc>
      </w:tr>
      <w:tr w:rsidR="00A77E4B" w14:paraId="45EBFAA1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B92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.tlb-row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993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榜單列，grid 四欄：名次 36px / 姓名 1fr / 時間 110px / 賽事 1fr</w:t>
            </w:r>
          </w:p>
        </w:tc>
      </w:tr>
      <w:tr w:rsidR="00A77E4B" w14:paraId="769AB0D1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ADA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.tlb-rank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B8C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名次，DM Mono，.rank-1 金色 / .rank-2 銀色 / .rank-3 銅色</w:t>
            </w:r>
          </w:p>
        </w:tc>
      </w:tr>
      <w:tr w:rsidR="00A77E4B" w14:paraId="51CD8285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2E5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.tlb-name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4DFE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選手姓名，未認領加 .unclaimed class 降低透明度</w:t>
            </w:r>
          </w:p>
        </w:tc>
      </w:tr>
      <w:tr w:rsidR="00A77E4B" w14:paraId="5669419F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5029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.tlb-time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1C96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完賽時間，DM Mono 等寬。男 Sub10 加 .male-sub10（橘色）；女 Sub10 加 .female-sub10（粉紫色）；第一名分別加 .male-first / .female-first</w:t>
            </w:r>
          </w:p>
        </w:tc>
      </w:tr>
      <w:tr w:rsidR="00A77E4B" w14:paraId="73F9E579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767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.tlb-race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E359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賽事名稱，右對齊，DM Mono，text-3 色</w:t>
            </w:r>
          </w:p>
        </w:tc>
      </w:tr>
      <w:tr w:rsidR="00A77E4B" w14:paraId="332B223D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3F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.tlb-divider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1C04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分界線，1px 細線，margin 4px 0，視覺隔開不同段位</w:t>
            </w:r>
          </w:p>
        </w:tc>
      </w:tr>
      <w:tr w:rsidR="00A77E4B" w14:paraId="092CDA69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D56F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.tlb-gender-gap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8B7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男女組之間的 8px 空隙</w:t>
            </w:r>
          </w:p>
        </w:tc>
      </w:tr>
      <w:tr w:rsidR="00A77E4B" w14:paraId="7A7EC450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390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.tlb-footer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55F8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底部，左側免責說明 + 右側「登錄我的成績」膠囊按鈕</w:t>
            </w:r>
          </w:p>
        </w:tc>
      </w:tr>
    </w:tbl>
    <w:p w14:paraId="6C3E1E15" w14:textId="77777777" w:rsidR="00A77E4B" w:rsidRDefault="00A77E4B">
      <w:pPr>
        <w:spacing w:after="120"/>
      </w:pPr>
    </w:p>
    <w:p w14:paraId="2614F08F" w14:textId="77777777" w:rsidR="00A77E4B" w:rsidRDefault="00000000">
      <w:pPr>
        <w:pStyle w:val="Heading2"/>
      </w:pPr>
      <w:r>
        <w:rPr>
          <w:color w:val="2E4A7A"/>
        </w:rPr>
        <w:t>23.4 Sub 分界線邏輯</w:t>
      </w:r>
    </w:p>
    <w:p w14:paraId="0C5D6B34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分界線是最速榜的核心視覺語言，不需要文字標示「Sub 10」或「Sub 11」，一條細線讓社群自己讀懂。</w:t>
      </w:r>
    </w:p>
    <w:p w14:paraId="76E667C7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1452C303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83ED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距離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FC08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男子分界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AEA7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女子分界</w:t>
            </w:r>
          </w:p>
        </w:tc>
      </w:tr>
      <w:tr w:rsidR="00A77E4B" w14:paraId="1987D972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FF86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226 全距離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91E4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10（10:00:00）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26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10 / Sub 11（依資料量決定）</w:t>
            </w:r>
          </w:p>
        </w:tc>
      </w:tr>
      <w:tr w:rsidR="00A77E4B" w14:paraId="52126DCF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D9CB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113 半程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079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5（5:00:00）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C3A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5.5（待定）</w:t>
            </w:r>
          </w:p>
        </w:tc>
      </w:tr>
      <w:tr w:rsidR="00A77E4B" w14:paraId="27ECAE57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B7B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51.5 奧林匹克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E629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2（2:00:00）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B10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2.5（待定）</w:t>
            </w:r>
          </w:p>
        </w:tc>
      </w:tr>
      <w:tr w:rsidR="00A77E4B" w14:paraId="0B1B3C3B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140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25.75 衝刺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3056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1（1:00:00）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2E94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1.2（待定）</w:t>
            </w:r>
          </w:p>
        </w:tc>
      </w:tr>
    </w:tbl>
    <w:p w14:paraId="2EE26034" w14:textId="77777777" w:rsidR="00A77E4B" w:rsidRDefault="00A77E4B">
      <w:pPr>
        <w:spacing w:after="120"/>
      </w:pPr>
    </w:p>
    <w:p w14:paraId="3D916A4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分界線位置由系統自動計算，不需要人工標記</w:t>
      </w:r>
    </w:p>
    <w:p w14:paraId="0EA7194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若某距離目前登錄數量不足，暫時不顯示分界線</w:t>
      </w:r>
    </w:p>
    <w:p w14:paraId="3B80CF4B" w14:textId="77777777" w:rsidR="00A77E4B" w:rsidRDefault="00A77E4B">
      <w:pPr>
        <w:spacing w:after="120"/>
      </w:pPr>
    </w:p>
    <w:p w14:paraId="579D53AD" w14:textId="77777777" w:rsidR="00A77E4B" w:rsidRDefault="00000000">
      <w:pPr>
        <w:pStyle w:val="Heading2"/>
      </w:pPr>
      <w:r>
        <w:rPr>
          <w:color w:val="2E4A7A"/>
        </w:rPr>
        <w:t>23.5 距離頁籤擴充計畫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1EB853E4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FEF1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距離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4E82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狀態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AF7F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啟用條件</w:t>
            </w:r>
          </w:p>
        </w:tc>
      </w:tr>
      <w:tr w:rsidR="00A77E4B" w14:paraId="5891D262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7276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226 全距離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F38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MVP 啟用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A815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初期手動建立台灣主要賽事歷史資料</w:t>
            </w:r>
          </w:p>
        </w:tc>
      </w:tr>
      <w:tr w:rsidR="00A77E4B" w14:paraId="4C35E6B0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0CE4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113 半程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610A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預留頁籤（disabled）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973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累積超過 50 筆已公證成績後啟用</w:t>
            </w:r>
          </w:p>
        </w:tc>
      </w:tr>
      <w:tr w:rsidR="00A77E4B" w14:paraId="302E0BE4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FC26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51.5 奧林匹克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0F84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預留頁籤（disabled）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18AF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累積超過 100 筆已公證成績後啟用</w:t>
            </w:r>
          </w:p>
        </w:tc>
      </w:tr>
      <w:tr w:rsidR="00A77E4B" w14:paraId="33095758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AE69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25.75 衝刺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D3AF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預留頁籤（disabled）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C2F9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累積超過 100 筆已公證成績後啟用</w:t>
            </w:r>
          </w:p>
        </w:tc>
      </w:tr>
    </w:tbl>
    <w:p w14:paraId="08688F02" w14:textId="77777777" w:rsidR="00A77E4B" w:rsidRDefault="00A77E4B">
      <w:pPr>
        <w:spacing w:after="120"/>
      </w:pPr>
    </w:p>
    <w:p w14:paraId="2E42F082" w14:textId="77777777" w:rsidR="00A77E4B" w:rsidRDefault="00000000">
      <w:pPr>
        <w:pStyle w:val="Heading2"/>
      </w:pPr>
      <w:r>
        <w:rPr>
          <w:color w:val="2E4A7A"/>
        </w:rPr>
        <w:t>23.6 頁面架構</w:t>
      </w:r>
    </w:p>
    <w:p w14:paraId="59116838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最速榜作為首頁（/）的核心視覺，選手點擊任一列可進入選手個人頁面，看到完整的分項時間歷史；點擊賽事名稱可進入賽事頁面，看到該賽事的歷屆成績與天氣資料。</w:t>
      </w:r>
    </w:p>
    <w:p w14:paraId="0BD800A4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1112E2A3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D545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互動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87ED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目標頁面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7E39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3B0125ED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D455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點擊選手列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9979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/athletes/:id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0B5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個人頁面，含分項時間、歷年成績、接力紀錄</w:t>
            </w:r>
          </w:p>
        </w:tc>
      </w:tr>
      <w:tr w:rsidR="00A77E4B" w14:paraId="24C1AFA8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8C6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點擊賽事名稱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5AD5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/races/:slug/editions/:year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7E3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賽事屆次頁，含天氣、成績分佈</w:t>
            </w:r>
          </w:p>
        </w:tc>
      </w:tr>
      <w:tr w:rsidR="00A77E4B" w14:paraId="0CE6B749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C774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距離頁籤切換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7CD7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同頁切換，URL 加 ?distance=113 等參數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0E679" w14:textId="77777777" w:rsidR="00A77E4B" w:rsidRDefault="00A77E4B"/>
        </w:tc>
      </w:tr>
      <w:tr w:rsidR="00A77E4B" w14:paraId="52126959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211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登錄我的成績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B061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/result/new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60A3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新增成績頁面</w:t>
            </w:r>
          </w:p>
        </w:tc>
      </w:tr>
    </w:tbl>
    <w:p w14:paraId="276049EF" w14:textId="77777777" w:rsidR="00A77E4B" w:rsidRDefault="00A77E4B">
      <w:pPr>
        <w:spacing w:after="120"/>
      </w:pPr>
    </w:p>
    <w:p w14:paraId="34011E0E" w14:textId="77777777" w:rsidR="00A77E4B" w:rsidRDefault="00000000">
      <w:pPr>
        <w:pStyle w:val="Heading2"/>
      </w:pPr>
      <w:r>
        <w:rPr>
          <w:color w:val="2E4A7A"/>
        </w:rPr>
        <w:t>23.7 參考實作檔案</w:t>
      </w:r>
    </w:p>
    <w:p w14:paraId="29EADCD3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完整的最速榜 HTML 參考實作，包含詳細的 CSS 注釋與設計系統說明，存放於：</w:t>
      </w:r>
    </w:p>
    <w:p w14:paraId="3226470C" w14:textId="77777777" w:rsidR="00A77E4B" w:rsidRDefault="00A77E4B">
      <w:pPr>
        <w:spacing w:after="120"/>
      </w:pPr>
    </w:p>
    <w:p w14:paraId="01805A46" w14:textId="77777777" w:rsidR="00A77E4B" w:rsidRDefault="00000000">
      <w:pPr>
        <w:spacing w:before="40" w:after="6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trilog_fastest_board.html</w:t>
      </w:r>
    </w:p>
    <w:p w14:paraId="3413EAC6" w14:textId="77777777" w:rsidR="00A77E4B" w:rsidRDefault="00A77E4B">
      <w:pPr>
        <w:spacing w:after="120"/>
      </w:pPr>
    </w:p>
    <w:p w14:paraId="7B22825F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此檔案包含：完整的 CSS 設計系統（含所有 CSS 變數與注釋）、導覽列 nav 元件、頁面 hero 區塊、.tlb 元件完整實作、226 全距離男女子組完整範例資料。可直接作為 Next.js 元件開發的視覺參考基準。</w:t>
      </w:r>
    </w:p>
    <w:p w14:paraId="75F0770C" w14:textId="77777777" w:rsidR="00A77E4B" w:rsidRDefault="00A77E4B">
      <w:pPr>
        <w:spacing w:after="240"/>
      </w:pPr>
    </w:p>
    <w:p w14:paraId="25140B9C" w14:textId="77777777" w:rsidR="00A77E4B" w:rsidRDefault="00A77E4B">
      <w:pPr>
        <w:pBdr>
          <w:bottom w:val="single" w:sz="4" w:space="0" w:color="DDDDDD"/>
        </w:pBdr>
        <w:spacing w:before="160" w:after="160"/>
      </w:pPr>
    </w:p>
    <w:p w14:paraId="0D0E2A14" w14:textId="77777777" w:rsidR="00A77E4B" w:rsidRDefault="00000000">
      <w:pPr>
        <w:pStyle w:val="Heading1"/>
      </w:pPr>
      <w:r>
        <w:rPr>
          <w:color w:val="1A1A1A"/>
        </w:rPr>
        <w:t>24. 導覽與管理區設計規格</w:t>
      </w:r>
    </w:p>
    <w:p w14:paraId="737102E6" w14:textId="77777777" w:rsidR="00A77E4B" w:rsidRDefault="00000000">
      <w:pPr>
        <w:pStyle w:val="Heading2"/>
      </w:pPr>
      <w:r>
        <w:rPr>
          <w:color w:val="2E4A7A"/>
        </w:rPr>
        <w:t>24.1 導覽列（Nav）連結規則</w:t>
      </w:r>
    </w:p>
    <w:p w14:paraId="51893640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導覽列為 Server Component，依登入狀態與角色動態顯示連結。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A77E4B" w14:paraId="3E99C66C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3297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連結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A898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9FA7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顯示條件</w:t>
            </w:r>
          </w:p>
        </w:tc>
      </w:tr>
      <w:tr w:rsidR="00A77E4B" w14:paraId="4296483A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E035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最速榜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3D05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/leaderboard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D67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永遠顯示</w:t>
            </w:r>
          </w:p>
        </w:tc>
      </w:tr>
      <w:tr w:rsidR="00A77E4B" w14:paraId="276F165B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A2B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8824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/rankings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9B26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永遠顯示</w:t>
            </w:r>
          </w:p>
        </w:tc>
      </w:tr>
      <w:tr w:rsidR="00A77E4B" w14:paraId="5E1BDA21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966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未認領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33EE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/unclaimed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1AF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永遠顯示</w:t>
            </w:r>
          </w:p>
        </w:tc>
      </w:tr>
      <w:tr w:rsidR="00A77E4B" w14:paraId="492DCD7F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BFC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管理（下拉）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781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/admin 、 /admin/races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BE1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已登入且角色 ≥ assistant</w:t>
            </w:r>
          </w:p>
        </w:tc>
      </w:tr>
      <w:tr w:rsidR="00A77E4B" w14:paraId="36C59D07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15E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我的紀錄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173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/records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30F7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已登入</w:t>
            </w:r>
          </w:p>
        </w:tc>
      </w:tr>
      <w:tr w:rsidR="00A77E4B" w14:paraId="203EE9EB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5E9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+ 新增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E5D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/records/new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912B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已登入</w:t>
            </w:r>
          </w:p>
        </w:tc>
      </w:tr>
      <w:tr w:rsidR="00A77E4B" w14:paraId="66836BFB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0992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首字母頭像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B97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/profile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AFDB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已登入</w:t>
            </w:r>
          </w:p>
        </w:tc>
      </w:tr>
      <w:tr w:rsidR="00A77E4B" w14:paraId="4497B3AC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25F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AE54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/login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B77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未登入</w:t>
            </w:r>
          </w:p>
        </w:tc>
      </w:tr>
      <w:tr w:rsidR="00A77E4B" w14:paraId="36938C0E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4A2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註冊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774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/register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062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未登入</w:t>
            </w:r>
          </w:p>
        </w:tc>
      </w:tr>
    </w:tbl>
    <w:p w14:paraId="5570D452" w14:textId="77777777" w:rsidR="00A77E4B" w:rsidRDefault="00000000">
      <w:pPr>
        <w:pStyle w:val="Heading3"/>
      </w:pPr>
      <w:r>
        <w:rPr>
          <w:color w:val="333333"/>
        </w:rPr>
        <w:t>管理下拉選單</w:t>
      </w:r>
    </w:p>
    <w:p w14:paraId="648E2275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「管理」連結以下拉選單呈現（Client Component），點擊展開後可直接選擇目標頁面。點擊選單外側自動關閉。此設計取代原本的單一連結，因管理區包含多個獨立功能頁面。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77E4B" w14:paraId="2E0B2BC1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CC61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7FCD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</w:tr>
      <w:tr w:rsidR="00A77E4B" w14:paraId="33F4EC63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A63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審核中心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ED88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/admin</w:t>
            </w:r>
          </w:p>
        </w:tc>
      </w:tr>
      <w:tr w:rsidR="00A77E4B" w14:paraId="4DC879B0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D60C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賽事管理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7028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/admin/races</w:t>
            </w:r>
          </w:p>
        </w:tc>
      </w:tr>
    </w:tbl>
    <w:p w14:paraId="1EF138D2" w14:textId="77777777" w:rsidR="00A77E4B" w:rsidRDefault="00000000">
      <w:pPr>
        <w:pStyle w:val="Heading2"/>
      </w:pPr>
      <w:r>
        <w:rPr>
          <w:color w:val="2E4A7A"/>
        </w:rPr>
        <w:t>24.2 管理區架構</w:t>
      </w:r>
    </w:p>
    <w:p w14:paraId="271D88A3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lastRenderedPageBreak/>
        <w:t>管理區使用獨立的 (admin) route group，與一般用戶的 (main) route group 完全分離。兩者各有自己的 layout.tsx，未來調整各自版面不會互相影響。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A77E4B" w14:paraId="58C76CC6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F9F7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Route Group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598A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包含路由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E4B9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302612CA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4BE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(main)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35A5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/leaderboard 、 /rankings 、 /unclaimed 、 /records 、 /profile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CB0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一般用戶頁面</w:t>
            </w:r>
          </w:p>
        </w:tc>
      </w:tr>
      <w:tr w:rsidR="00A77E4B" w14:paraId="06B65D86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BA31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(admin)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C22F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/admin 、 /admin/races 、 /admin/races/[id]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70CE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管理區，獨立 layout，不受一般頁面改動影響</w:t>
            </w:r>
          </w:p>
        </w:tc>
      </w:tr>
      <w:tr w:rsidR="00A77E4B" w14:paraId="589AB1CE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973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(auth)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C52B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/login 、 /register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E8E6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全螢幕置中 layout</w:t>
            </w:r>
          </w:p>
        </w:tc>
      </w:tr>
    </w:tbl>
    <w:p w14:paraId="41A40D3E" w14:textId="77777777" w:rsidR="00A77E4B" w:rsidRDefault="00000000">
      <w:pPr>
        <w:pStyle w:val="Heading3"/>
      </w:pPr>
      <w:r>
        <w:rPr>
          <w:color w:val="333333"/>
        </w:rPr>
        <w:t>管理區內頁籤切換</w:t>
      </w:r>
    </w:p>
    <w:p w14:paraId="4D9CE275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進入管理區後，透過 AdminTabs 元件在「審核中心」與「賽事管理」之間切換，不需再經由 Nav 下拉選單。</w:t>
      </w:r>
    </w:p>
    <w:p w14:paraId="16A881AA" w14:textId="77777777" w:rsidR="00A77E4B" w:rsidRDefault="00000000">
      <w:pPr>
        <w:pStyle w:val="Heading1"/>
      </w:pPr>
      <w:r>
        <w:rPr>
          <w:color w:val="1A1A1A"/>
        </w:rPr>
        <w:t>25. 賽事屆次管理規格（修訂第 3、16 章）</w:t>
      </w:r>
    </w:p>
    <w:p w14:paraId="59832475" w14:textId="77777777" w:rsidR="00A77E4B" w:rsidRDefault="00000000">
      <w:pPr>
        <w:pStyle w:val="Heading2"/>
      </w:pPr>
      <w:r>
        <w:rPr>
          <w:color w:val="2E4A7A"/>
        </w:rPr>
        <w:t>25.1 距離標示與標準距離</w:t>
      </w:r>
    </w:p>
    <w:p w14:paraId="171A8435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全站統一以數字顯示距離組別，對應 DB 的 distance_category 欄位值。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80"/>
        <w:gridCol w:w="2080"/>
        <w:gridCol w:w="3000"/>
      </w:tblGrid>
      <w:tr w:rsidR="00A77E4B" w14:paraId="497A7E2B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A7B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DB 值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F5B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顯示標示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440D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游泳（m）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7F7C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騎車（km）/ 跑步（km）</w:t>
            </w:r>
          </w:p>
        </w:tc>
      </w:tr>
      <w:tr w:rsidR="00A77E4B" w14:paraId="6813D54B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70A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full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779B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226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47E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3800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14FE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180 / 42.2</w:t>
            </w:r>
          </w:p>
        </w:tc>
      </w:tr>
      <w:tr w:rsidR="00A77E4B" w14:paraId="5028B109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7FE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70.3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8A8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113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A18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1900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5591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90 / 21.1</w:t>
            </w:r>
          </w:p>
        </w:tc>
      </w:tr>
      <w:tr w:rsidR="00A77E4B" w14:paraId="77A518DC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77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olympic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6B2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51.5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911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1500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6353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40 / 10</w:t>
            </w:r>
          </w:p>
        </w:tc>
      </w:tr>
      <w:tr w:rsidR="00A77E4B" w14:paraId="5D9490D4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7968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sprint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5799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Sprint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6DF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750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FF0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20 / 5</w:t>
            </w:r>
          </w:p>
        </w:tc>
      </w:tr>
    </w:tbl>
    <w:p w14:paraId="2784F7FF" w14:textId="77777777" w:rsidR="00A77E4B" w:rsidRDefault="00000000">
      <w:pPr>
        <w:pStyle w:val="Heading2"/>
      </w:pPr>
      <w:r>
        <w:rPr>
          <w:color w:val="2E4A7A"/>
        </w:rPr>
        <w:t>25.2 屆次概念修訂</w:t>
      </w:r>
    </w:p>
    <w:p w14:paraId="332AC974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屆次（Edition）以「年份」為操作單位，而非「年份 + 距離」。一個屆次對應一個年份，可包含多個距離組別。DB 中每個 race_id + year + distance_category 為一筆記錄，UI 以年份整合呈現。</w:t>
      </w:r>
    </w:p>
    <w:p w14:paraId="0B7F3C7D" w14:textId="77777777" w:rsidR="00A77E4B" w:rsidRDefault="00000000">
      <w:pPr>
        <w:pStyle w:val="Heading2"/>
      </w:pPr>
      <w:r>
        <w:rPr>
          <w:color w:val="2E4A7A"/>
        </w:rPr>
        <w:t>25.3 新增屆次流程</w:t>
      </w:r>
    </w:p>
    <w:p w14:paraId="2B40369E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1. 選擇開始日期（必填）與結束日期（選填，多日賽事）</w:t>
      </w:r>
    </w:p>
    <w:p w14:paraId="597C0F82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2. 勾選本屆提供的距離組別（可多選：226 / 113 / 51.5 / Sprint）</w:t>
      </w:r>
    </w:p>
    <w:p w14:paraId="076BCC57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3. 勾選後展開各距離的游泳 / 騎車 / 跑步欄位，預設帶入標準距離，可調整</w:t>
      </w:r>
    </w:p>
    <w:p w14:paraId="4D8ADE7A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4. 填寫游泳環境、完賽人數、備註（選填）</w:t>
      </w:r>
    </w:p>
    <w:p w14:paraId="6385C2FD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5. 送出後每個勾選距離各建立一筆 race_editions 記錄</w:t>
      </w:r>
    </w:p>
    <w:p w14:paraId="1D96477E" w14:textId="77777777" w:rsidR="00A77E4B" w:rsidRDefault="00000000">
      <w:pPr>
        <w:pStyle w:val="Heading2"/>
      </w:pPr>
      <w:r>
        <w:rPr>
          <w:color w:val="2E4A7A"/>
        </w:rPr>
        <w:t>25.4 編輯與刪除</w:t>
      </w:r>
    </w:p>
    <w:p w14:paraId="29416F9C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編輯以年份為單位：展開整個年份的表單，可修改日期、調整各距離 km、新增距離（勾選新距離）、移除距離（取消勾選，有成績時阻擋）。</w:t>
      </w:r>
    </w:p>
    <w:p w14:paraId="4E638E69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刪除以年份為單位：一次刪除該年全部距離記錄。任何距離底下有成績時，顯示筆數並阻擋刪除。</w:t>
      </w:r>
    </w:p>
    <w:p w14:paraId="5C5B2AB5" w14:textId="77777777" w:rsidR="00A77E4B" w:rsidRDefault="00000000">
      <w:pPr>
        <w:pStyle w:val="Heading2"/>
      </w:pPr>
      <w:r>
        <w:rPr>
          <w:color w:val="2E4A7A"/>
        </w:rPr>
        <w:lastRenderedPageBreak/>
        <w:t>25.5 使用者新增成績的賽事選擇</w:t>
      </w:r>
    </w:p>
    <w:p w14:paraId="3082566B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兩步驟選擇：第一步選「賽事 + 年份」（如：太魯閣 2024），第二步若該年有多個距離則出現距離按鈕，只有一個距離時自動選取。</w:t>
      </w:r>
    </w:p>
    <w:p w14:paraId="133A1998" w14:textId="77777777" w:rsidR="00A77E4B" w:rsidRDefault="00000000">
      <w:pPr>
        <w:spacing w:before="160"/>
      </w:pPr>
      <w:r>
        <w:rPr>
          <w:rFonts w:eastAsia="Arial"/>
          <w:color w:val="AAAAAA"/>
          <w:sz w:val="18"/>
          <w:szCs w:val="18"/>
        </w:rPr>
        <w:t>Tri·log 產品規格文件 v1.1　·　2026 年 6 月　·　trilog.run</w:t>
      </w:r>
    </w:p>
    <w:p w14:paraId="36F4A413" w14:textId="77777777" w:rsidR="00185876" w:rsidRDefault="00000000">
      <w:pPr>
        <w:pStyle w:val="Heading1"/>
      </w:pPr>
      <w:r>
        <w:rPr>
          <w:color w:val="1A1A1A"/>
        </w:rPr>
        <w:t>26. 排行榜距離篩選修訂（更新第 3、19、21 章）</w:t>
      </w:r>
    </w:p>
    <w:p w14:paraId="62474E28" w14:textId="77777777" w:rsidR="00185876" w:rsidRDefault="00000000">
      <w:pPr>
        <w:pStyle w:val="Heading2"/>
      </w:pPr>
      <w:r>
        <w:rPr>
          <w:color w:val="2E4A7A"/>
        </w:rPr>
        <w:t>26.1 問題描述</w:t>
      </w:r>
    </w:p>
    <w:p w14:paraId="648E4BE4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排行榜若允許「所有距離」作為預設或可選狀態，短距離成績（Sprint、Olympic）的完賽時間天然比長距離（226、113）快，會自動排在榜單最前面。這讓跨距離混合的榜單完全失去參考意義，製造視覺上的弔詭——排第一的可能只是跑了 Sprint，而非最強的全距離選手。</w:t>
      </w:r>
    </w:p>
    <w:p w14:paraId="4202513B" w14:textId="77777777" w:rsidR="00185876" w:rsidRDefault="00185876">
      <w:pPr>
        <w:spacing w:after="120"/>
      </w:pPr>
    </w:p>
    <w:p w14:paraId="6DF31162" w14:textId="77777777" w:rsidR="00185876" w:rsidRDefault="00000000">
      <w:pPr>
        <w:pStyle w:val="Heading2"/>
      </w:pPr>
      <w:r>
        <w:rPr>
          <w:color w:val="2E4A7A"/>
        </w:rPr>
        <w:t>26.2 設計決策</w:t>
      </w:r>
    </w:p>
    <w:p w14:paraId="20EECB59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移除排行榜的「所有距離」選項。距離為排行榜的必要篩選維度，使用者進入排行榜時必須選擇一個距離才能看到榜單。</w:t>
      </w:r>
    </w:p>
    <w:p w14:paraId="03FBDAA5" w14:textId="77777777" w:rsidR="00185876" w:rsidRDefault="0018587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185876" w14:paraId="4199A263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FA017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D7C61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修訂前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96FF9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修訂後</w:t>
            </w:r>
          </w:p>
        </w:tc>
      </w:tr>
      <w:tr w:rsidR="00185876" w14:paraId="308D9D66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77E4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距離篩選器預設值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3C96C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所有距離（全部混合）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3227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226 全距離（預設）</w:t>
            </w:r>
          </w:p>
        </w:tc>
      </w:tr>
      <w:tr w:rsidR="00185876" w14:paraId="10570739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C230D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「所有距離」選項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9911F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存在，可選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1459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移除，不存在</w:t>
            </w:r>
          </w:p>
        </w:tc>
      </w:tr>
      <w:tr w:rsidR="00185876" w14:paraId="69757481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CE1F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進入排行榜的體驗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656F0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直接看到所有距離混合的榜單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21FA9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預設看到 226 榜單，可切換其他距離</w:t>
            </w:r>
          </w:p>
        </w:tc>
      </w:tr>
      <w:tr w:rsidR="00185876" w14:paraId="38AD07B7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35819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距離選項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78BC0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所有距離 / Sprint / OLY / 70.3 / Full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92855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226 / 113 / 51.5 / Sprint（必選一）</w:t>
            </w:r>
          </w:p>
        </w:tc>
      </w:tr>
    </w:tbl>
    <w:p w14:paraId="610DD238" w14:textId="77777777" w:rsidR="00185876" w:rsidRDefault="00185876">
      <w:pPr>
        <w:spacing w:after="120"/>
      </w:pPr>
    </w:p>
    <w:p w14:paraId="6A4686E8" w14:textId="77777777" w:rsidR="00185876" w:rsidRDefault="00000000">
      <w:pPr>
        <w:pStyle w:val="Heading2"/>
      </w:pPr>
      <w:r>
        <w:rPr>
          <w:color w:val="2E4A7A"/>
        </w:rPr>
        <w:t>26.3 兩個頁面的定位切割</w:t>
      </w:r>
    </w:p>
    <w:p w14:paraId="2EB266F2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此修訂讓最速榜與排行榜的功能定位自然切開，不再重疊：</w:t>
      </w:r>
    </w:p>
    <w:p w14:paraId="0D2424A3" w14:textId="77777777" w:rsidR="00185876" w:rsidRDefault="0018587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185876" w14:paraId="78355E91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E4912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頁面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618CB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21B1B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定位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6C235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距離邏輯</w:t>
            </w:r>
          </w:p>
        </w:tc>
      </w:tr>
      <w:tr w:rsidR="00185876" w14:paraId="7B8B6869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9CF6C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最速榜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7278C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/leaderboard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4DA02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榮耀榜：各距離最快的人是誰，每人只取個人最佳成績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C68BF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距離為頁籤，預設 226，不存在跨距離混合</w:t>
            </w:r>
          </w:p>
        </w:tc>
      </w:tr>
      <w:tr w:rsidR="00185876" w14:paraId="7CD0EFF8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17C1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2EA4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/rankings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38BA7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查詢工具：可篩選賽事、年份、年齡組，同一選手可有多筆成績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14CED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距離為必選篩選器，預設 226，無「全部」選項</w:t>
            </w:r>
          </w:p>
        </w:tc>
      </w:tr>
    </w:tbl>
    <w:p w14:paraId="7692EF0F" w14:textId="77777777" w:rsidR="00185876" w:rsidRDefault="00185876">
      <w:pPr>
        <w:spacing w:after="120"/>
      </w:pPr>
    </w:p>
    <w:p w14:paraId="7DE9F6ED" w14:textId="77777777" w:rsidR="00185876" w:rsidRDefault="00000000">
      <w:pPr>
        <w:pStyle w:val="Heading2"/>
      </w:pPr>
      <w:r>
        <w:rPr>
          <w:color w:val="2E4A7A"/>
        </w:rPr>
        <w:lastRenderedPageBreak/>
        <w:t>26.4 排行榜篩選器規格更新（修訂第 3.2 章）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185876" w14:paraId="4F6451CC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2D245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篩選項目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5165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46F9A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預設值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A2D9A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185876" w14:paraId="39838456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2EBA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8539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226 / 113 / 51.5 / Sprint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CB355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226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8A30A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必選，無「全部」選項</w:t>
            </w:r>
          </w:p>
        </w:tc>
      </w:tr>
      <w:tr w:rsidR="00185876" w14:paraId="54C93A2E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89895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性別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4E96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男子組 / 女子組 / 全部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DD51D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全部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5A6B4" w14:textId="77777777" w:rsidR="00185876" w:rsidRDefault="00185876"/>
        </w:tc>
      </w:tr>
      <w:tr w:rsidR="00185876" w14:paraId="4E161478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9DB0A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年齡組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4F0CA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全部 / 18–24 / 25–29 / 30–34 / 35–39 / 40–44…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64D47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全部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F52BE" w14:textId="77777777" w:rsidR="00185876" w:rsidRDefault="00185876"/>
        </w:tc>
      </w:tr>
      <w:tr w:rsidR="00185876" w14:paraId="737FB414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C2A71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地區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0BA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全球 / 亞洲 / 台灣 / 各國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C5D35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全球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090CC" w14:textId="77777777" w:rsidR="00185876" w:rsidRDefault="00185876"/>
        </w:tc>
      </w:tr>
      <w:tr w:rsidR="00185876" w14:paraId="5C2847FF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C5888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賽事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D173A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（可選）依賽事名稱篩選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0B9ED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不限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993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選填</w:t>
            </w:r>
          </w:p>
        </w:tc>
      </w:tr>
    </w:tbl>
    <w:p w14:paraId="105EDA21" w14:textId="77777777" w:rsidR="00185876" w:rsidRDefault="00185876">
      <w:pPr>
        <w:spacing w:after="120"/>
      </w:pPr>
    </w:p>
    <w:p w14:paraId="21E2EB52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排行榜 URL 應反映距離選擇，如 /rankings?distance=full，方便分享特定距離的榜單連結</w:t>
      </w:r>
    </w:p>
    <w:p w14:paraId="196A7FA2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使用者首次進入 /rankings 時，預設帶入 226（full），直接顯示榜單，不需要先選擇才顯示</w:t>
      </w:r>
    </w:p>
    <w:p w14:paraId="25AF3156" w14:textId="77777777" w:rsidR="00185876" w:rsidRDefault="00185876">
      <w:pPr>
        <w:spacing w:after="120"/>
      </w:pPr>
    </w:p>
    <w:p w14:paraId="4D046EA8" w14:textId="77777777" w:rsidR="00185876" w:rsidRDefault="00000000">
      <w:pPr>
        <w:pStyle w:val="Heading2"/>
      </w:pPr>
      <w:r>
        <w:rPr>
          <w:color w:val="2E4A7A"/>
        </w:rPr>
        <w:t>26.5 API 更新（修訂第 19.2 章）</w:t>
      </w:r>
    </w:p>
    <w:p w14:paraId="3E1608A2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GET /api/leaderboard 的 distance 參數由選填改為必填，server 端拒絕無 distance 的請求：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185876" w14:paraId="2D098EC4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1460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參數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8ABCB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修訂前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93CB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修訂後</w:t>
            </w:r>
          </w:p>
        </w:tc>
      </w:tr>
      <w:tr w:rsidR="00185876" w14:paraId="695BBA4C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6BBA2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distance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92C2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選填，不傳回傳全距離混合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019D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必填，不傳回傳 400 錯誤</w:t>
            </w:r>
          </w:p>
        </w:tc>
      </w:tr>
      <w:tr w:rsidR="00185876" w14:paraId="37C3EB6E" w14:textId="77777777"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6DF2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錯誤回應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CE54A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無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53236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{ error: 'distance_required', message: '請指定距離組別' }</w:t>
            </w:r>
          </w:p>
        </w:tc>
      </w:tr>
    </w:tbl>
    <w:p w14:paraId="722B9C12" w14:textId="77777777" w:rsidR="00185876" w:rsidRDefault="00185876">
      <w:pPr>
        <w:spacing w:after="120"/>
      </w:pPr>
    </w:p>
    <w:p w14:paraId="0E0F58D3" w14:textId="77777777" w:rsidR="00185876" w:rsidRDefault="00000000">
      <w:pPr>
        <w:pStyle w:val="Heading2"/>
      </w:pPr>
      <w:r>
        <w:rPr>
          <w:color w:val="2E4A7A"/>
        </w:rPr>
        <w:t>26.6 前端邏輯更新</w:t>
      </w:r>
    </w:p>
    <w:p w14:paraId="7DCF5AE9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排行榜頁面（/rankings）：移除「所有距離」下拉選項，distance selector 改為必選型態（無空白預設值）</w:t>
      </w:r>
    </w:p>
    <w:p w14:paraId="16DF88B2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頁面載入時若 URL 無 distance 參數，自動補上 ?distance=full 並重新導向</w:t>
      </w:r>
    </w:p>
    <w:p w14:paraId="188BC54C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距離篩選器 UI 建議改為分頁按鈕（226 / 113 / 51.5 / Sprint），視覺上更清楚，不易誤選</w:t>
      </w:r>
    </w:p>
    <w:p w14:paraId="451CA3AA" w14:textId="77777777" w:rsidR="00185876" w:rsidRDefault="00185876">
      <w:pPr>
        <w:spacing w:after="240"/>
      </w:pPr>
    </w:p>
    <w:p w14:paraId="76BF8D4B" w14:textId="77777777" w:rsidR="00185876" w:rsidRDefault="00185876">
      <w:pPr>
        <w:pBdr>
          <w:bottom w:val="single" w:sz="4" w:space="0" w:color="DDDDDD"/>
        </w:pBdr>
        <w:spacing w:before="160" w:after="160"/>
      </w:pPr>
    </w:p>
    <w:p w14:paraId="2D9C5C99" w14:textId="77777777" w:rsidR="00185876" w:rsidRDefault="00000000">
      <w:pPr>
        <w:spacing w:before="160"/>
      </w:pPr>
      <w:r>
        <w:rPr>
          <w:rFonts w:eastAsia="Arial"/>
          <w:color w:val="AAAAAA"/>
          <w:sz w:val="18"/>
          <w:szCs w:val="18"/>
        </w:rPr>
        <w:t>Tri·log 產品規格文件 v1.2　·　2026 年 6 月　·　trilog.run</w:t>
      </w:r>
    </w:p>
    <w:sectPr w:rsidR="0018587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F74DD"/>
    <w:multiLevelType w:val="hybridMultilevel"/>
    <w:tmpl w:val="1E2619B4"/>
    <w:lvl w:ilvl="0" w:tplc="78FE1DB0">
      <w:start w:val="1"/>
      <w:numFmt w:val="bullet"/>
      <w:lvlText w:val="•"/>
      <w:lvlJc w:val="left"/>
      <w:pPr>
        <w:ind w:left="720" w:hanging="360"/>
      </w:pPr>
    </w:lvl>
    <w:lvl w:ilvl="1" w:tplc="28A23932">
      <w:start w:val="1"/>
      <w:numFmt w:val="bullet"/>
      <w:lvlText w:val="◦"/>
      <w:lvlJc w:val="left"/>
      <w:pPr>
        <w:ind w:left="1080" w:hanging="360"/>
      </w:pPr>
    </w:lvl>
    <w:lvl w:ilvl="2" w:tplc="7F8A4AD4">
      <w:numFmt w:val="decimal"/>
      <w:lvlText w:val=""/>
      <w:lvlJc w:val="left"/>
    </w:lvl>
    <w:lvl w:ilvl="3" w:tplc="FC260214">
      <w:numFmt w:val="decimal"/>
      <w:lvlText w:val=""/>
      <w:lvlJc w:val="left"/>
    </w:lvl>
    <w:lvl w:ilvl="4" w:tplc="202CAF7A">
      <w:numFmt w:val="decimal"/>
      <w:lvlText w:val=""/>
      <w:lvlJc w:val="left"/>
    </w:lvl>
    <w:lvl w:ilvl="5" w:tplc="78EA2226">
      <w:numFmt w:val="decimal"/>
      <w:lvlText w:val=""/>
      <w:lvlJc w:val="left"/>
    </w:lvl>
    <w:lvl w:ilvl="6" w:tplc="612AE628">
      <w:numFmt w:val="decimal"/>
      <w:lvlText w:val=""/>
      <w:lvlJc w:val="left"/>
    </w:lvl>
    <w:lvl w:ilvl="7" w:tplc="367EFBC8">
      <w:numFmt w:val="decimal"/>
      <w:lvlText w:val=""/>
      <w:lvlJc w:val="left"/>
    </w:lvl>
    <w:lvl w:ilvl="8" w:tplc="E64EC7AC">
      <w:numFmt w:val="decimal"/>
      <w:lvlText w:val=""/>
      <w:lvlJc w:val="left"/>
    </w:lvl>
  </w:abstractNum>
  <w:abstractNum w:abstractNumId="1" w15:restartNumberingAfterBreak="0">
    <w:nsid w:val="6638379D"/>
    <w:multiLevelType w:val="hybridMultilevel"/>
    <w:tmpl w:val="9DB23D96"/>
    <w:lvl w:ilvl="0" w:tplc="351AB902">
      <w:start w:val="1"/>
      <w:numFmt w:val="bullet"/>
      <w:lvlText w:val="●"/>
      <w:lvlJc w:val="left"/>
      <w:pPr>
        <w:ind w:left="720" w:hanging="360"/>
      </w:pPr>
    </w:lvl>
    <w:lvl w:ilvl="1" w:tplc="30A2129A">
      <w:start w:val="1"/>
      <w:numFmt w:val="bullet"/>
      <w:lvlText w:val="○"/>
      <w:lvlJc w:val="left"/>
      <w:pPr>
        <w:ind w:left="1440" w:hanging="360"/>
      </w:pPr>
    </w:lvl>
    <w:lvl w:ilvl="2" w:tplc="D9D2EFAA">
      <w:start w:val="1"/>
      <w:numFmt w:val="bullet"/>
      <w:lvlText w:val="■"/>
      <w:lvlJc w:val="left"/>
      <w:pPr>
        <w:ind w:left="2160" w:hanging="360"/>
      </w:pPr>
    </w:lvl>
    <w:lvl w:ilvl="3" w:tplc="0C4E51F2">
      <w:start w:val="1"/>
      <w:numFmt w:val="bullet"/>
      <w:lvlText w:val="●"/>
      <w:lvlJc w:val="left"/>
      <w:pPr>
        <w:ind w:left="2880" w:hanging="360"/>
      </w:pPr>
    </w:lvl>
    <w:lvl w:ilvl="4" w:tplc="1368ED74">
      <w:start w:val="1"/>
      <w:numFmt w:val="bullet"/>
      <w:lvlText w:val="○"/>
      <w:lvlJc w:val="left"/>
      <w:pPr>
        <w:ind w:left="3600" w:hanging="360"/>
      </w:pPr>
    </w:lvl>
    <w:lvl w:ilvl="5" w:tplc="02EEE660">
      <w:start w:val="1"/>
      <w:numFmt w:val="bullet"/>
      <w:lvlText w:val="■"/>
      <w:lvlJc w:val="left"/>
      <w:pPr>
        <w:ind w:left="4320" w:hanging="360"/>
      </w:pPr>
    </w:lvl>
    <w:lvl w:ilvl="6" w:tplc="9BFEC8EC">
      <w:start w:val="1"/>
      <w:numFmt w:val="bullet"/>
      <w:lvlText w:val="●"/>
      <w:lvlJc w:val="left"/>
      <w:pPr>
        <w:ind w:left="5040" w:hanging="360"/>
      </w:pPr>
    </w:lvl>
    <w:lvl w:ilvl="7" w:tplc="82102F5C">
      <w:start w:val="1"/>
      <w:numFmt w:val="bullet"/>
      <w:lvlText w:val="●"/>
      <w:lvlJc w:val="left"/>
      <w:pPr>
        <w:ind w:left="5760" w:hanging="360"/>
      </w:pPr>
    </w:lvl>
    <w:lvl w:ilvl="8" w:tplc="392CC238">
      <w:start w:val="1"/>
      <w:numFmt w:val="bullet"/>
      <w:lvlText w:val="●"/>
      <w:lvlJc w:val="left"/>
      <w:pPr>
        <w:ind w:left="6480" w:hanging="360"/>
      </w:pPr>
    </w:lvl>
  </w:abstractNum>
  <w:num w:numId="1" w16cid:durableId="166292809">
    <w:abstractNumId w:val="1"/>
    <w:lvlOverride w:ilvl="0">
      <w:startOverride w:val="1"/>
    </w:lvlOverride>
  </w:num>
  <w:num w:numId="2" w16cid:durableId="7216412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E4B"/>
    <w:rsid w:val="00185876"/>
    <w:rsid w:val="001C14E0"/>
    <w:rsid w:val="005834DE"/>
    <w:rsid w:val="00764025"/>
    <w:rsid w:val="00A77E4B"/>
    <w:rsid w:val="00B04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B64DE5"/>
  <w15:docId w15:val="{1569D9DE-94FA-8D4D-95CF-2A28AD8CD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TW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spacing w:before="400" w:after="160"/>
      <w:outlineLvl w:val="0"/>
    </w:pPr>
    <w:rPr>
      <w:rFonts w:eastAsia="Arial"/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rFonts w:eastAsia="Arial"/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rFonts w:eastAsia="Arial"/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3850</Words>
  <Characters>21945</Characters>
  <Application>Microsoft Office Word</Application>
  <DocSecurity>0</DocSecurity>
  <Lines>182</Lines>
  <Paragraphs>51</Paragraphs>
  <ScaleCrop>false</ScaleCrop>
  <Company/>
  <LinksUpToDate>false</LinksUpToDate>
  <CharactersWithSpaces>25744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Dino Ko</cp:lastModifiedBy>
  <cp:revision>2</cp:revision>
  <dcterms:created xsi:type="dcterms:W3CDTF">2026-06-04T07:44:00Z</dcterms:created>
  <dcterms:modified xsi:type="dcterms:W3CDTF">2026-06-04T07:44:00Z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
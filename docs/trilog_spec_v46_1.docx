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2400"/>
      </w:pP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FF6B3D"/>
          <w:sz w:val="80"/>
          <w:szCs w:val="80"/>
        </w:rPr>
        <w:t xml:space="preserve">Tri·log</w:t>
      </w:r>
    </w:p>
    <w:p>
      <w:pPr>
        <w:pBdr>
          <w:bottom w:val="single" w:color="FF6B3D" w:sz="8"/>
        </w:pBdr>
        <w:spacing w:after="360" w:before="0"/>
      </w:pPr>
    </w:p>
    <w:p>
      <w:pPr>
        <w:spacing w:after="120" w:before="0"/>
        <w:jc w:val="left"/>
      </w:pPr>
      <w:r>
        <w:rPr>
          <w:rFonts w:ascii="Arial" w:cs="Arial" w:eastAsia="Arial" w:hAnsi="Arial"/>
          <w:color w:val="0D1526"/>
          <w:sz w:val="30"/>
          <w:szCs w:val="30"/>
        </w:rPr>
        <w:t xml:space="preserve">鐵人三項成績記錄與排行榜平台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產品規格文件 v3.6</w:t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8A96A8"/>
          <w:sz w:val="24"/>
          <w:szCs w:val="24"/>
        </w:rPr>
        <w:t xml:space="preserve">2026 年 6 月</w:t>
      </w:r>
    </w:p>
    <w:p>
      <w:pPr>
        <w:spacing w:after="0" w:before="2800"/>
      </w:pPr>
    </w:p>
    <w:p>
      <w:pPr>
        <w:pBdr>
          <w:top w:val="single" w:color="DDDDDD" w:sz="2"/>
        </w:pBdr>
        <w:spacing w:after="0" w:before="0"/>
        <w:jc w:val="left"/>
      </w:pPr>
      <w:r>
        <w:rPr>
          <w:rFonts w:ascii="Arial" w:cs="Arial" w:eastAsia="Arial" w:hAnsi="Arial"/>
          <w:color w:val="8A96A8"/>
          <w:sz w:val="20"/>
          <w:szCs w:val="20"/>
        </w:rPr>
        <w:t xml:space="preserve">trilog.run</w:t>
      </w:r>
    </w:p>
    <w:p>
      <w:r>
        <w:br/>
      </w:r>
    </w:p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0. 版本修訂記錄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記錄各版本的主要變更內容。僅收錄文件中有明確依據的版本節點，無法確認的內容不列入。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日期</w:t>
            </w:r>
          </w:p>
        </w:tc>
        <w:tc>
          <w:tcPr>
            <w:tcW w:type="dxa" w:w="636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主要變更內容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v0.1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5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初版建立。涵蓋產品定位、目標用戶、核心功能模組（成績記錄、排行榜、賽事資料庫）、資料架構、用戶旅程、技術方向、路線圖。第 1–7 章。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5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陸續新增：帳號與身份設計（第 8 章）、公信力政策（第 9 章）、語言與市場定位（第 10 章）、商業模式（第 11 章）、開放問題（第 12 章）、隱私權政策（第 13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5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新增：最速排行榜與策展層設計（第 14 章）、認領成績功能規格（第 15 章）、資料庫模型（第 16 章）、品牌識別與域名 trilog.run（第 17 章）、技術選型（第 18 章）、API 設計（第 19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5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新增：接力成績規格（第 20 章）、規格補充與決策更新（第 21 章）、資料模型修訂（第 22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新增：最速榜設計規格（第 23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新增：導覽與管理區設計規格（第 24 章）、賽事屆次管理規格（第 25 章）。Claude Code 同步實作接力功能與認領邏輯。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新增：排行榜距離篩選修訂（第 26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新增：規格整合修訂（第 27 章）。統一版本號、nickname 改為 name、RESULT 欄位最終定義、API 路由對齊。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新增：Auth Modal 登入設計規格（第 28 章）、品牌標誌實作規格與動態波浪規格（第 29、29-A 章）、個人區域導覽設計規格（第 30 章）、個人資料頁設計規格（第 31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新增：Nav Active State 與頁面標題設計規格（第 32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新增：賽事資料庫頁面實作規格（第 33 章）。由 Claude Code 實作，2026-06-05。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v1.7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新增：新增成績入口設計規格（第 34 章）。Nav「+」拆為兩個選項，定義幫他人新增的未認領成績建立流程。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新增：賽事資料後台審核規格（第 35 章）、賽事互動投票規格 Wish List（第 36 章）。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v1.9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新增：社群參與與遊戲化規格（第 37 章）。涵蓋貢獻遊戲化（徽章系統、推坑量化）、選手追蹤（動態頁）、朋友視角排行榜三個待開發方向，含資料庫設計與 API 端點規格。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19:00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結構重整：接力功能實作細節（原重複第 25 章）併入第 20 章新增子章節 20.10；認領邏輯修訂（原重複第 26 章）併入第 15 章新增子章節 15.6。刪除兩個重複的獨立章節，目錄同步更新。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19:30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補完第 34 章正文：新增成績入口設計規格。涵蓋 Nav「+」下拉兩選項（登錄自己成績 / 幫朋友新增）、成績登錄表單雙模式、賽事新增入口、Auth Modal intent 擴充（new_result_for_other）、US-01 ～ US-07、RESULT 資料欄位對照。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20:00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落地第 27.2 章決策：全文 nickname 欄位統一改為 name（第 15.6、16.2、19.6、21.2、21.3 章）。Revision History 與目錄 27.2 條目保留原文作為歷史記錄。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20:30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對齊 repo 實作路徑：第 34 章 /results/new → /records/new、?for=friend → ?for=other、intent new_result_for_friend → new_result_for_other（共 10 處）。以 devlog.md 現況為準。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21:00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架構決策同步：ATHLETE 表採雙欄位設計，新增 nickname（顯示暱稱，選填）並保留 name（真實姓名，進榜必填）。更新第 15.6.1、16.2、21.2、21.3、31.2、34.4 章。顯示優先順序：COALESCE(nickname, name, athlete_name_snapshot)。Migration 執行時將現有 nickname 值複製至 name。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22:00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同步 devlog.md 實作決策：(1) 第 34.2 章 Nav 選單更新為三選項，「他人成績」與「新增賽事」限 assistant+；(2) 第 35 章賽事審核狀態由 pending 改為 pending_review，RACE.status 加入 pending_review 值；(3) RACE.review_status 值域更新；(4) 管理後台新增 /admin/members 會員名單（第 34 章 US-07 補充）。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22:30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權限修訂：幫他人新增成績（/records/new?for=other）開放所有已登入用戶，移除 assistant+ 限制。第 34.2、34.4 章更新。Nav 下拉選單中僅「新增賽事」維持 assistant+ 限制。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v2.7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7 日 23:00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新增第 38 章：追蹤選手功能規格（FollowButton）。涵蓋星星圖示互動設計、最速榜列整合（.tlb-row 五欄）、成績詳情頁整合、Auth Modal follow intent、ATHLETE_FOLLOW RLS 與索引、US-01–04、邊界條件。保留記錄：選手公開頁追蹤入口、幫他人新增後的追蹤引導，待後續規格補充。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v2.8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8 日 00:00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新增第 39 章：關注名單規格（/my/following）。Avatar 下拉選單新增「關注名單 (N)」入口；選手卡片含各距離最佳成績；新增 API /api/athletes/me/following/details；US-01–04；空狀態引導；Page Context Strip 補充。修訂第 30、32 章。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v2.9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8 日 01:00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新增第 40 章：會員管理後台規格。新增 suspended_at / suspended_by / suspend_reason 欄位；停權效果（成績隱藏、無法登入、可解除）；強制刪除流程（admin only）；會員列表搜尋（name / nickname / Email / 角色 / 狀態篩選）；詳情 Popup 編輯模式；操作按鈕（停權 / 解除 / 刪除 / 復原）；權限規則（assistant / admin 分層）；US-01–05。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v3.0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8 日 02:00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新增第 41 章：賽事詳情頁規格（兩層結構）。賽事頁 /races/:slug（Hero + 屆次列表）；屆次頁 /races/:slug/:year（天氣卡片、Wish List 條件顯示、成績列表含搜尋與 FollowButton、歷屆對比折線圖）；天氣自動抓取（Open-Meteo Historical API）；SEO metadata；US-01–06。實作第 36 章 Wish List 互動。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v3.1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8 日 03:00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新增第 42 章：賽事用戶提交規格（方案 C）。拆分「屆次新增（樂觀公開）」與「申請新賽事（slug 審核後指定）」兩條路徑；審核介面新增賽事申請 Tab 與屆次審核 Tab；RACE.slug 改為 nullable；RACE_EDITION 新增審核欄位；/races 列表顯示審核中 badge；修訂第 16、33、34、35 章。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v3.2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8 日 04:00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新增第 42-A 章：賽事搜尋決策樹補充（搜尋 → 系列比對 → 新建 RACE → 問題回報完整流程）。新增第 43 章：問題回報系統（ISSUE_REPORT 表；三類別 add_race / result_error / other；Footer + 情境觸發雙入口；/admin/reports 後台 Tab；US-01–04）。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v3.3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8 日 17:00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新增第 23.7 章：最速榜頁面層與卡片層資訊層級設計決策。確認定案方案 B：頁面層僅「台灣選手」＋「最速榜」大標題（無副標）；卡片層以距離大字為標題（如「226 全距離」）＋副標說明一次；移除「● 最速榜」badge 與重複副標。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v3.4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8 日 18:00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新增第 44 章：選手公開頁規格（/athletes/:id）。頁面結構（Hero、成績摘要、成績明細、接力）；FollowButton size="lg"；各入口姓名連結補充（最速榜、成績詳情頁、屆次頁、關注名單）；is_searchable 欄位新增（預設 true，未成年強制 false）；Avatar 選單新增「我的公開頁」；US-A1、A2、A3、A7、自我共五則。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v3.5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8 日 19:00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修訂第 39 章（G2 + G5）：關注名單頁拆分兩種搜尋語意——搜尋框 A（全站選手搜尋，GET /api/athletes/search）與篩選框 B（篩選已追蹤清單，client-side）各自獨立；頁面結構更新為四區塊；空狀態引導補充搜尋框入口；US-04 更新。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v3.6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 年 6 月 8 日 19:30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補完 G3–G7 遺漏邏輯：(G3) 第 41.3.4 屆次頁成績列表選手姓名補充可點擊說明 → /athletes/:id；(G4) is_searchable 欄位已於第 44.9 章定義，確認覆蓋第 16、31 章；(G5) 空狀態引導已補充搜尋框入口；(G6) 第 44.2 章已明確未登入可瀏覽選手公開頁；(G7) GET /api/athletes/search 已加入第 39.6 章 API 端點。</w:t>
            </w:r>
          </w:p>
        </w:tc>
      </w:tr>
    </w:tbl>
    <w:p>
      <w:pPr>
        <w:spacing w:after="240" w:before="0"/>
      </w:pPr>
    </w:p>
    <w:p>
      <w:pPr>
        <w:spacing w:after="0" w:before="160"/>
      </w:pPr>
      <w:r>
        <w:rPr>
          <w:rFonts w:ascii="Arial" w:cs="Arial" w:eastAsia="Arial" w:hAnsi="Arial"/>
          <w:color w:val="8A96A8"/>
          <w:sz w:val="18"/>
          <w:szCs w:val="18"/>
        </w:rPr>
        <w:t xml:space="preserve">Tri·log 產品規格文件 v3.6　·　2026 年 6 月　·　trilog.run</w:t>
      </w:r>
    </w:p>
    <w:p>
      <w:r>
        <w:br/>
      </w:r>
    </w:p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目錄</w:t>
      </w:r>
    </w:p>
    <w:p>
      <w:pPr>
        <w:spacing w:after="120" w:before="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0.　版本修訂記錄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1.　產品定位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1.1　核心理念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1.2　差異化定位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2.　目標用戶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2.1　主要用戶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2.2　用戶特質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3.　核心功能模組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3.1　個人成績記錄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3.2　排行榜系統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3.3　賽事資料庫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4.　資料架構與權限設計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4.1　資料主體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4.2　權限層級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5.　核心用戶旅程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5.1　選手登錄成績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5.2　查詢排行榜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5.3　查詢賽事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6.　技術方向（初步建議）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6.1　外部 API 整合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6.2　成績資料可信度設計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7.　產品發展路線圖</w:t>
      </w:r>
    </w:p>
    <w:p>
      <w:pPr>
        <w:spacing w:after="20" w:before="30"/>
        <w:ind w:left="360"/>
      </w:pPr>
      <w:r>
        <w:rPr>
          <w:rFonts w:ascii="Arial" w:cs="Arial" w:eastAsia="Arial" w:hAnsi="Arial"/>
          <w:i/>
          <w:iCs/>
          <w:color w:val="8A96A8"/>
          <w:sz w:val="20"/>
          <w:szCs w:val="20"/>
        </w:rPr>
        <w:t xml:space="preserve">Phase 1 — 核心 MVP</w:t>
      </w:r>
    </w:p>
    <w:p>
      <w:pPr>
        <w:spacing w:after="20" w:before="30"/>
        <w:ind w:left="360"/>
      </w:pPr>
      <w:r>
        <w:rPr>
          <w:rFonts w:ascii="Arial" w:cs="Arial" w:eastAsia="Arial" w:hAnsi="Arial"/>
          <w:i/>
          <w:iCs/>
          <w:color w:val="8A96A8"/>
          <w:sz w:val="20"/>
          <w:szCs w:val="20"/>
        </w:rPr>
        <w:t xml:space="preserve">Phase 2 — 賽事資料庫擴充</w:t>
      </w:r>
    </w:p>
    <w:p>
      <w:pPr>
        <w:spacing w:after="20" w:before="30"/>
        <w:ind w:left="360"/>
      </w:pPr>
      <w:r>
        <w:rPr>
          <w:rFonts w:ascii="Arial" w:cs="Arial" w:eastAsia="Arial" w:hAnsi="Arial"/>
          <w:i/>
          <w:iCs/>
          <w:color w:val="8A96A8"/>
          <w:sz w:val="20"/>
          <w:szCs w:val="20"/>
        </w:rPr>
        <w:t xml:space="preserve">Phase 3 — 裝置整合與個人頁面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8.　帳號與身份設計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8.1　註冊與身份驗證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8.2　個人 Profile 欄位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9.　公信力政策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9.1　初期立場（寬鬆）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9.2　未來緊縮方向（預留）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10.　語言與市場定位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11.　商業模式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11.1　核心原則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11.2　收入來源規劃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11.3　個人品牌策略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12.　尚待決策的開放問題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13.　隱私權政策設計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13.1　適用法規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13.2　資料收集與使用原則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13.3　資料保留與刪除政策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13.4　未成年人政策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13.5　第三方服務的資料流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13.6　用戶權利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13.7　資料安全措施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14.　最速排行榜與策展層設計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14.1　核心概念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14.2　未認領成績機制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14.3　未認領狀態的社群價值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14.4　排行榜呈現規則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14.5　冷啟動優勢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15.　認領成績功能規格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15.1　User Stories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15.2　標記功能規格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15.3　分享通知機制（分階段）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15.4　認領流程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15.5　認領後的資料狀態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15.6　認領邏輯修訂（2026-06-04）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16.　資料庫模型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16.1　資料表概覽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16.2　ATHLETE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16.3　RACE / RACE_EDITION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16.4　RESULT（核心資料表）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16.5　CLAIM_TAG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16.6　索引建議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17.　品牌識別與域名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17.1　品牌名稱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17.2　市場定位聲明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18.　技術選型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18.1　選型原則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18.2　技術堆疊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18.3　免費方案限制與升級時機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18.4　本地開發環境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19.　API 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19.1　設計原則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19.2　排行榜 /api/leaderboard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19.3　成績 /api/results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19.4　標記 /api/results/:id/tags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19.5　賽事 /api/races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19.6　選手 /api/athletes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19.7　管理 /api/admin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19.8　特別說明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20.　接力成績規格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20.1　核心設計原則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20.2　接力結構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20.3　資料模型擴充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20.4　T1 / T2 換區時間歸屬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20.5　排行榜設計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20.6　認領機制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20.7　個人頁面呈現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20.8　成績合理性偵測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20.9　新增 API 端點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20.10　接力功能實作細節（2026-06-04）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21.　規格補充與決策更新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21.1　排行榜顯示邏輯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21.2　顯示名稱為進榜必要條件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21.3　首次成績登錄引導流程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21.4　策展層隱私衝突解法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22.　資料模型修訂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22.1　RESULT 結構分叉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22.2　來源可信度分層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23.　最速榜設計規格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23.1　核心概念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23.2　視覺設計系統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23.3　榜單元件結構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23.4　Sub 分界線邏輯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23.5　距離頁籤擴充計畫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23.6　頁面架構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23.7　參考實作檔案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23.8　頁面層與卡片層資訊層級設計決策（2026-06-08）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24.　導覽與管理區設計規格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24.1　導覽列（Nav）連結規則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24.2　管理區架構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25.　賽事屆次管理規格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25.1　距離標示與標準距離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25.2　屆次概念修訂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25.3　新增屆次流程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25.4　編輯與刪除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25.5　使用者新增成績的賽事選擇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26.　排行榜距離篩選修訂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26.1　問題描述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26.2　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26.3　兩個頁面的定位切割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26.4　排行榜篩選器規格更新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26.5　API 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26.6　前端邏輯更新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27.　規格整合修訂（統一版本 v1.3）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27.1　版本號統一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27.2　nickname 改為 name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27.3　公開與私人成績的資料要求釐清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27.4　ATHLETE 資料表欄位更新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27.5　RESULT 資料表最終欄位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27.6　API 路由對齊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27.7　已解決的開放問題更新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27.8　各章節衝突對照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28.　Auth Modal 登入設計規格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28.1　問題背景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28.2　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28.3　User Stories（US-01 ～ US-05）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28.4　技術實作規格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28.5　Auth Modal 狀態流程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29.　品牌標誌實作規格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29.1　設計概念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29.2　文字標誌規格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29.3　SVG 符號原始碼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29.4　符號單獨版（Mark Only）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29.5　React / Next.js 元件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29.6　使用方式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29.7　使用規範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29-A.　標誌動態波浪規格（補充第 29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29-A.1　動態設計決策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29-A.2　波浪路徑說明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29-A.3　CSS 動畫代碼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29-A.4　完整 SVG（含動畫）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29-A.5　React / Next.js 動態元件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29-A.6　使用方式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29-A.7　無障礙注意事項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30.　個人區域導覽設計規格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30.1　設計決策：Avatar 下拉選單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30.2　Nav 結構更新（修訂第 24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30.3　Avatar 顯示規則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30.4　Avatar 下拉選單 User Stories（US-01 ～ US-07）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31.　個人資料頁設計規格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31.1　設計決策：獨立頁面 + Inline 編輯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31.2　頁面欄位規格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31.3　Inline 編輯行為規格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31.4　個人資料頁 User Stories（US-01 ～ US-06）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32.　Nav Active State 與頁面標題設計規格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32.1　問題背景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32.2　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32.3　Nav 連結狀態規格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32.4　頁面標題區（Page Context Strip）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32.5　各頁面標題規格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32.6　CSS 實作規格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32.7　Next.js 實作方式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32.8　無障礙要求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33.　賽事資料庫頁面實作規格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33.1　實作背景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33.2　頁面路徑與元件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33.3　系列分組設計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33.4　資料清理（2026-06-05 執行）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33.5　Phase 2 預留項目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34.　新增成績入口設計規格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34.1　問題背景與設計決策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34.2　Nav「+」選單結構（修訂第 30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34.3　「我的紀錄」頁面新增入口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34.4　成績登錄表單規格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34.5　未登入訪客的 intent 處理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34.6　User Stories（US-01 ～ US-07）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34.7　資料欄位對照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35.　賽事資料後台審核規格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35.1　設計背景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35.2　資料庫擴充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35.3　提交觸發邏輯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35.4　後台待審清單介面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35.5　舉報功能（一般用戶端）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35.6　API 新增端點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36.　賽事互動投票規格（Wish List）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36.1　設計背景與研究依據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36.2　兩種互動類型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36.3　資料庫設計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36.4　賽事頁面呈現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36.5　對選手個人的應用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36.6　對賽事資料的應用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36.7　Auth Modal intent 補充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36.8　API 新增端點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37.　社群參與與遊戲化規格（待開發）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37.1　設計背景與研究依據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37.2　方向一：貢獻遊戲化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37.3　方向二：選手追蹤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37.4　方向三：朋友視角排行榜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37.5　三個方向的整合與開發路線圖</w:t>
      </w:r>
    </w:p>
    <w:p>
      <w:pPr>
        <w:spacing w:after="240" w:before="0"/>
      </w:pPr>
    </w:p>
    <w:p>
      <w:pPr>
        <w:spacing w:after="0" w:before="160"/>
      </w:pPr>
      <w:r>
        <w:rPr>
          <w:rFonts w:ascii="Arial" w:cs="Arial" w:eastAsia="Arial" w:hAnsi="Arial"/>
          <w:color w:val="8A96A8"/>
          <w:sz w:val="18"/>
          <w:szCs w:val="18"/>
        </w:rPr>
        <w:t xml:space="preserve">Tri·log 產品規格文件 v3.6　·　2026 年 6 月　·　trilog.run</w:t>
      </w:r>
    </w:p>
    <w:p>
      <w:r>
        <w:br/>
      </w:r>
    </w:p>
    <w:p w14:paraId="0F23EA86" w14:textId="77777777" w:rsidR="00A77E4B" w:rsidRDefault="00000000">
      <w:pPr>
        <w:pStyle w:val="Heading1"/>
      </w:pPr>
      <w:r>
        <w:rPr>
          <w:color w:val="060D18"/>
        </w:rPr>
        <w:t>1. 產品定位</w:t>
      </w:r>
    </w:p>
    <w:p w14:paraId="6FE8C7D4" w14:textId="77777777" w:rsidR="00A77E4B" w:rsidRDefault="00000000">
      <w:pPr>
        <w:pStyle w:val="Heading2"/>
      </w:pPr>
      <w:r>
        <w:rPr>
          <w:color w:val="0D1526"/>
        </w:rPr>
        <w:t>1.1 核心理念</w:t>
      </w:r>
    </w:p>
    <w:p w14:paraId="5047163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是一個專為鐵人三項選手設計的成績記錄與排行榜平台。產品的核心出發點是：讓選手有一個地方可以完整保存自己的賽事成績歷史，同時透過跨賽事的社群排行榜，讓人知道「目前某距離最快的是誰」。</w:t>
      </w:r>
    </w:p>
    <w:p w14:paraId="522BFBBE" w14:textId="77777777" w:rsidR="00A77E4B" w:rsidRDefault="00A77E4B">
      <w:pPr>
        <w:spacing w:after="120"/>
      </w:pPr>
    </w:p>
    <w:p w14:paraId="7C6597F7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不同於以訓練課表為主的工具（如 intervals.icu）或以社群動態為主打的平台（如 Strava），Tri·log 專注於「賽事成績」這個維度，填補目前市場上缺乏純軟體、跨賽事成績歸檔工具的空缺。</w:t>
      </w:r>
    </w:p>
    <w:p w14:paraId="6083C6CE" w14:textId="77777777" w:rsidR="00A77E4B" w:rsidRDefault="00A77E4B">
      <w:pPr>
        <w:spacing w:after="120"/>
      </w:pPr>
    </w:p>
    <w:p w14:paraId="3A6EB237" w14:textId="77777777" w:rsidR="00A77E4B" w:rsidRDefault="00000000">
      <w:pPr>
        <w:pStyle w:val="Heading2"/>
      </w:pPr>
      <w:r>
        <w:rPr>
          <w:color w:val="0D1526"/>
        </w:rPr>
        <w:t>1.2 差異化定位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650CE43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7B89A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目標用戶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D6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鐵人三項選手（業餘為主，職業亦可使用）</w:t>
            </w:r>
          </w:p>
        </w:tc>
      </w:tr>
      <w:tr w:rsidR="00A77E4B" w14:paraId="466A76ED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8BC3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核心價值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8E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成績歷史檔案 × 跨賽事排行榜 × 賽事資料庫</w:t>
            </w:r>
          </w:p>
        </w:tc>
      </w:tr>
      <w:tr w:rsidR="00A77E4B" w14:paraId="19CADA4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42D4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lastRenderedPageBreak/>
              <w:t>不做的事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AB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訓練課表規劃、即時裝置追蹤、一般運動社群動態</w:t>
            </w:r>
          </w:p>
        </w:tc>
      </w:tr>
      <w:tr w:rsidR="00A77E4B" w14:paraId="0A44BD97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3B9F2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競品對比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33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非 intervals.icu（訓練為主）、非 Strava（社群為主）</w:t>
            </w:r>
          </w:p>
        </w:tc>
      </w:tr>
    </w:tbl>
    <w:p w14:paraId="0A29F0E6" w14:textId="77777777" w:rsidR="00A77E4B" w:rsidRDefault="00A77E4B">
      <w:pPr>
        <w:spacing w:after="240"/>
      </w:pPr>
    </w:p>
    <w:p w14:paraId="060B4D06" w14:textId="77777777" w:rsidR="00A77E4B" w:rsidRDefault="00000000">
      <w:pPr>
        <w:pStyle w:val="Heading1"/>
      </w:pPr>
      <w:r>
        <w:rPr>
          <w:color w:val="060D18"/>
        </w:rPr>
        <w:t>2. 目標用戶</w:t>
      </w:r>
    </w:p>
    <w:p w14:paraId="7A968BC2" w14:textId="77777777" w:rsidR="00A77E4B" w:rsidRDefault="00000000">
      <w:pPr>
        <w:pStyle w:val="Heading2"/>
      </w:pPr>
      <w:r>
        <w:rPr>
          <w:color w:val="0D1526"/>
        </w:rPr>
        <w:t>2.1 主要用戶</w:t>
      </w:r>
    </w:p>
    <w:p w14:paraId="7C7C94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業餘鐵人三項選手：希望系統性記錄歷年賽事成績、追蹤個人進步</w:t>
      </w:r>
    </w:p>
    <w:p w14:paraId="525DACD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準備首次參賽的新手：查詢賽事資料、了解完賽時間分佈以設定目標</w:t>
      </w:r>
    </w:p>
    <w:p w14:paraId="6EBC864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賽事研究者 / 教練：透過歷史成績與天氣資料分析賽事難度</w:t>
      </w:r>
    </w:p>
    <w:p w14:paraId="51791BC7" w14:textId="77777777" w:rsidR="00A77E4B" w:rsidRDefault="00A77E4B">
      <w:pPr>
        <w:spacing w:after="120"/>
      </w:pPr>
    </w:p>
    <w:p w14:paraId="2E2B7909" w14:textId="77777777" w:rsidR="00A77E4B" w:rsidRDefault="00000000">
      <w:pPr>
        <w:pStyle w:val="Heading2"/>
      </w:pPr>
      <w:r>
        <w:rPr>
          <w:color w:val="0D1526"/>
        </w:rPr>
        <w:t>2.2 用戶特質</w:t>
      </w:r>
    </w:p>
    <w:p w14:paraId="54CF1CA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鐵人三項是小眾但忠誠度高的運動項目。選手通常長期持續訓練（以年計），對數據記錄有強烈需求，且習慣使用多種工具輔助訓練。這使得平台的早期用戶黏著度相對較高，口碑傳播效率也優於大眾運動社群。</w:t>
      </w:r>
    </w:p>
    <w:p w14:paraId="288ABFA2" w14:textId="77777777" w:rsidR="00A77E4B" w:rsidRDefault="00A77E4B">
      <w:pPr>
        <w:spacing w:after="240"/>
      </w:pPr>
    </w:p>
    <w:p w14:paraId="6DE66D96" w14:textId="77777777" w:rsidR="00A77E4B" w:rsidRDefault="00000000">
      <w:pPr>
        <w:pStyle w:val="Heading1"/>
      </w:pPr>
      <w:r>
        <w:rPr>
          <w:color w:val="060D18"/>
        </w:rPr>
        <w:t>3. 核心功能模組</w:t>
      </w:r>
    </w:p>
    <w:p w14:paraId="3C06F520" w14:textId="77777777" w:rsidR="00A77E4B" w:rsidRDefault="00000000">
      <w:pPr>
        <w:pStyle w:val="Heading2"/>
      </w:pPr>
      <w:r>
        <w:rPr>
          <w:color w:val="0D1526"/>
        </w:rPr>
        <w:t>3.1 個人成績記錄</w:t>
      </w:r>
    </w:p>
    <w:p w14:paraId="71F69A2C" w14:textId="77777777" w:rsidR="00A77E4B" w:rsidRDefault="00000000">
      <w:pPr>
        <w:pStyle w:val="Heading3"/>
      </w:pPr>
      <w:r>
        <w:rPr>
          <w:color w:val="FF6B3D"/>
        </w:rPr>
        <w:t>成績輸入</w:t>
      </w:r>
    </w:p>
    <w:p w14:paraId="1C858A1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支援手動輸入賽事成績（比賽名稱、日期、完賽時間）</w:t>
      </w:r>
    </w:p>
    <w:p w14:paraId="4A1045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同時支援上傳 GPX / 裝置匯出檔案（Garmin、Wahoo、Apple Watch 等）自動解析</w:t>
      </w:r>
    </w:p>
    <w:p w14:paraId="6D3D12A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拆分記錄三項成績：游泳時間、T1 換區、自行車時間、T2 換區、跑步時間</w:t>
      </w:r>
    </w:p>
    <w:p w14:paraId="5B021E5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備註欄位：選手可記錄當天狀態、策略、賽後心得</w:t>
      </w:r>
    </w:p>
    <w:p w14:paraId="7B529897" w14:textId="77777777" w:rsidR="00A77E4B" w:rsidRDefault="00A77E4B">
      <w:pPr>
        <w:spacing w:after="120"/>
      </w:pPr>
    </w:p>
    <w:p w14:paraId="2AB4C068" w14:textId="77777777" w:rsidR="00A77E4B" w:rsidRDefault="00000000">
      <w:pPr>
        <w:pStyle w:val="Heading3"/>
      </w:pPr>
      <w:r>
        <w:rPr>
          <w:color w:val="FF6B3D"/>
        </w:rPr>
        <w:t>公證機制</w:t>
      </w:r>
    </w:p>
    <w:p w14:paraId="734630A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選手可上傳官方完賽證書（圖片或 PDF）作為成績公證依據</w:t>
      </w:r>
    </w:p>
    <w:p w14:paraId="66C5F69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成績狀態分為三層：</w:t>
      </w:r>
    </w:p>
    <w:p w14:paraId="53931E2F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已公證：附完賽證書，顯示公證標章</w:t>
      </w:r>
    </w:p>
    <w:p w14:paraId="4DF9C48B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待審：已上傳但尚未審核完成</w:t>
      </w:r>
    </w:p>
    <w:p w14:paraId="01F5EFAD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自填：未附證書，可顯示但在排行榜上有所區分</w:t>
      </w:r>
    </w:p>
    <w:p w14:paraId="52F877E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審核由認證助手執行（初期由建立者擔任）</w:t>
      </w:r>
    </w:p>
    <w:p w14:paraId="211C60F1" w14:textId="77777777" w:rsidR="00A77E4B" w:rsidRDefault="00A77E4B">
      <w:pPr>
        <w:spacing w:after="120"/>
      </w:pPr>
    </w:p>
    <w:p w14:paraId="58BFB260" w14:textId="77777777" w:rsidR="00A77E4B" w:rsidRDefault="00000000">
      <w:pPr>
        <w:pStyle w:val="Heading3"/>
      </w:pPr>
      <w:r>
        <w:rPr>
          <w:color w:val="FF6B3D"/>
        </w:rPr>
        <w:t>隱私設定</w:t>
      </w:r>
    </w:p>
    <w:p w14:paraId="4D2AE8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每筆成績可設為「公開」或「私人」</w:t>
      </w:r>
    </w:p>
    <w:p w14:paraId="0235286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公開成績納入排行榜計算；私人成績僅自己可見</w:t>
      </w:r>
    </w:p>
    <w:p w14:paraId="4C5BCC63" w14:textId="77777777" w:rsidR="00A77E4B" w:rsidRDefault="00A77E4B">
      <w:pPr>
        <w:spacing w:after="240"/>
      </w:pPr>
    </w:p>
    <w:p w14:paraId="78BCCB0E" w14:textId="77777777" w:rsidR="00A77E4B" w:rsidRDefault="00000000">
      <w:pPr>
        <w:pStyle w:val="Heading2"/>
      </w:pPr>
      <w:r>
        <w:rPr>
          <w:color w:val="0D1526"/>
        </w:rPr>
        <w:t>3.2 排行榜系統</w:t>
      </w:r>
    </w:p>
    <w:p w14:paraId="7DC6C7CD" w14:textId="77777777" w:rsidR="00A77E4B" w:rsidRDefault="00000000">
      <w:pPr>
        <w:pStyle w:val="Heading3"/>
      </w:pPr>
      <w:r>
        <w:rPr>
          <w:color w:val="FF6B3D"/>
        </w:rPr>
        <w:t>設計原則</w:t>
      </w:r>
    </w:p>
    <w:p w14:paraId="4DEBFD1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排行榜以跨賽事的完賽時間為基準，目的是讓社群知道「某距離目前最快的選手是誰」。同場賽事的排名官方已提供，本平台不重複製作。</w:t>
      </w:r>
    </w:p>
    <w:p w14:paraId="7158E0F9" w14:textId="77777777" w:rsidR="00A77E4B" w:rsidRDefault="00A77E4B">
      <w:pPr>
        <w:spacing w:after="120"/>
      </w:pPr>
    </w:p>
    <w:p w14:paraId="79BBA232" w14:textId="77777777" w:rsidR="00A77E4B" w:rsidRDefault="00000000">
      <w:pPr>
        <w:pStyle w:val="Heading3"/>
      </w:pPr>
      <w:r>
        <w:rPr>
          <w:color w:val="FF6B3D"/>
        </w:rPr>
        <w:t>篩選維度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747935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4E0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篩選項目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31B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1FA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58EFF7E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C7C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92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 / OLY / 70.3 / Full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EB7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四大標準距離各有獨立排行</w:t>
            </w:r>
          </w:p>
        </w:tc>
      </w:tr>
      <w:tr w:rsidR="00A77E4B" w14:paraId="0C61B6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574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F6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 / 女子組 / 全部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9506" w14:textId="77777777" w:rsidR="00A77E4B" w:rsidRDefault="00A77E4B"/>
        </w:tc>
      </w:tr>
      <w:tr w:rsidR="00A77E4B" w14:paraId="6984CFB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187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51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18–24, 25–29, 30–34… 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54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依鐵人三項慣例分組</w:t>
            </w:r>
          </w:p>
        </w:tc>
      </w:tr>
      <w:tr w:rsidR="00A77E4B" w14:paraId="33A10C3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74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B9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全球 / 亞洲 / 台灣 / 各國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CD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依選手登錄國籍篩選</w:t>
            </w:r>
          </w:p>
        </w:tc>
      </w:tr>
      <w:tr w:rsidR="00A77E4B" w14:paraId="73E5D36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4C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75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依賽事名稱篩選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B6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查看特定賽事的最佳成績</w:t>
            </w:r>
          </w:p>
        </w:tc>
      </w:tr>
    </w:tbl>
    <w:p w14:paraId="52ED50F2" w14:textId="77777777" w:rsidR="00A77E4B" w:rsidRDefault="00A77E4B">
      <w:pPr>
        <w:spacing w:after="120"/>
      </w:pPr>
    </w:p>
    <w:p w14:paraId="754724E9" w14:textId="77777777" w:rsidR="00A77E4B" w:rsidRDefault="00000000">
      <w:pPr>
        <w:pStyle w:val="Heading3"/>
      </w:pPr>
      <w:r>
        <w:rPr>
          <w:color w:val="FF6B3D"/>
        </w:rPr>
        <w:t>顯示欄位</w:t>
      </w:r>
    </w:p>
    <w:p w14:paraId="455FE6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名次、選手名稱、國籍、年齡組</w:t>
      </w:r>
    </w:p>
    <w:p w14:paraId="0B09275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游泳、自行車、跑步分項時間</w:t>
      </w:r>
    </w:p>
    <w:p w14:paraId="7935F0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完賽總時間</w:t>
      </w:r>
    </w:p>
    <w:p w14:paraId="25560AB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對應賽事名稱與年份</w:t>
      </w:r>
    </w:p>
    <w:p w14:paraId="70E635C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公證狀態標章</w:t>
      </w:r>
    </w:p>
    <w:p w14:paraId="4AAA9DBD" w14:textId="77777777" w:rsidR="00A77E4B" w:rsidRDefault="00A77E4B">
      <w:pPr>
        <w:spacing w:after="240"/>
      </w:pPr>
    </w:p>
    <w:p w14:paraId="0E723235" w14:textId="77777777" w:rsidR="00A77E4B" w:rsidRDefault="00000000">
      <w:pPr>
        <w:pStyle w:val="Heading2"/>
      </w:pPr>
      <w:r>
        <w:rPr>
          <w:color w:val="0D1526"/>
        </w:rPr>
        <w:t>3.3 賽事資料庫</w:t>
      </w:r>
    </w:p>
    <w:p w14:paraId="4DFCC6DD" w14:textId="77777777" w:rsidR="00A77E4B" w:rsidRDefault="00000000">
      <w:pPr>
        <w:pStyle w:val="Heading3"/>
      </w:pPr>
      <w:r>
        <w:rPr>
          <w:color w:val="FF6B3D"/>
        </w:rPr>
        <w:t>資料結構</w:t>
      </w:r>
    </w:p>
    <w:p w14:paraId="7565DB2F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每場賽事作為一個獨立實體，與選手成績雙向連結。查詢賽事可看到歷年參賽成績分佈；登錄成績時自動歸檔至對應賽事。</w:t>
      </w:r>
    </w:p>
    <w:p w14:paraId="5F967E2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11F584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77F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資料類別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FCA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3AF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</w:t>
            </w:r>
          </w:p>
        </w:tc>
      </w:tr>
      <w:tr w:rsidR="00A77E4B" w14:paraId="298814E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EAD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基本資訊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4F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賽事名稱、距離、日期、地點、主辦單位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701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助手建立 / 社群貢獻</w:t>
            </w:r>
          </w:p>
        </w:tc>
      </w:tr>
      <w:tr w:rsidR="00A77E4B" w14:paraId="085D458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4B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路線資訊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95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游泳水域類型、自行車海拔、跑步地形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C16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助手建立 / 社群貢獻</w:t>
            </w:r>
          </w:p>
        </w:tc>
      </w:tr>
      <w:tr w:rsidR="00A77E4B" w14:paraId="1BCA3D3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3A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96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氣溫、濕度、風速、風向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66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API 自動抓取（歷史天氣）</w:t>
            </w:r>
          </w:p>
        </w:tc>
      </w:tr>
      <w:tr w:rsidR="00A77E4B" w14:paraId="7168A7E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26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水域資訊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F7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水溫、浪況、能見度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0E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社群回報</w:t>
            </w:r>
          </w:p>
        </w:tc>
      </w:tr>
      <w:tr w:rsidR="00A77E4B" w14:paraId="154697B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E7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歷史數據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AA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各屆完賽人數、完賽率、成績分佈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25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系統自動彙整</w:t>
            </w:r>
          </w:p>
        </w:tc>
      </w:tr>
    </w:tbl>
    <w:p w14:paraId="50384444" w14:textId="77777777" w:rsidR="00A77E4B" w:rsidRDefault="00A77E4B">
      <w:pPr>
        <w:spacing w:after="120"/>
      </w:pPr>
    </w:p>
    <w:p w14:paraId="199FC24B" w14:textId="77777777" w:rsidR="00A77E4B" w:rsidRDefault="00000000">
      <w:pPr>
        <w:pStyle w:val="Heading3"/>
      </w:pPr>
      <w:r>
        <w:rPr>
          <w:color w:val="FF6B3D"/>
        </w:rPr>
        <w:t>天氣資料取得</w:t>
      </w:r>
    </w:p>
    <w:p w14:paraId="20ED65B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以賽事 GPS 座標 + 比賽日期，自動查詢歷史天氣 API（如 Open-Meteo 或 Visual Crossing）</w:t>
      </w:r>
    </w:p>
    <w:p w14:paraId="4E63758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免費層級 API 即可滿足初期需求</w:t>
      </w:r>
    </w:p>
    <w:p w14:paraId="58A1367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水溫、浪況等細節由參賽選手登錄成績時補充回報</w:t>
      </w:r>
    </w:p>
    <w:p w14:paraId="3BB2DBA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天氣資料讓跨賽事成績有脈絡可解讀（例：某年全體成績偏慢因逆風）</w:t>
      </w:r>
    </w:p>
    <w:p w14:paraId="57A08102" w14:textId="77777777" w:rsidR="00A77E4B" w:rsidRDefault="00A77E4B">
      <w:pPr>
        <w:spacing w:after="120"/>
      </w:pPr>
    </w:p>
    <w:p w14:paraId="43821B8B" w14:textId="77777777" w:rsidR="00A77E4B" w:rsidRDefault="00000000">
      <w:pPr>
        <w:pStyle w:val="Heading3"/>
      </w:pPr>
      <w:r>
        <w:rPr>
          <w:color w:val="FF6B3D"/>
        </w:rPr>
        <w:t>賽事狀態</w:t>
      </w:r>
    </w:p>
    <w:p w14:paraId="716779F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進行中 / 已結束（當年度）/ 已停辦</w:t>
      </w:r>
    </w:p>
    <w:p w14:paraId="29BEC3B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已停辦賽事保留所有歷史成績與資料，不刪除</w:t>
      </w:r>
    </w:p>
    <w:p w14:paraId="1667D665" w14:textId="77777777" w:rsidR="00A77E4B" w:rsidRDefault="00A77E4B">
      <w:pPr>
        <w:spacing w:after="240"/>
      </w:pPr>
    </w:p>
    <w:p w14:paraId="2898A507" w14:textId="77777777" w:rsidR="00A77E4B" w:rsidRDefault="00000000">
      <w:pPr>
        <w:pStyle w:val="Heading1"/>
      </w:pPr>
      <w:r>
        <w:rPr>
          <w:color w:val="060D18"/>
        </w:rPr>
        <w:t>4. 資料架構與權限設計</w:t>
      </w:r>
    </w:p>
    <w:p w14:paraId="02FFCA33" w14:textId="77777777" w:rsidR="00A77E4B" w:rsidRDefault="00000000">
      <w:pPr>
        <w:pStyle w:val="Heading2"/>
      </w:pPr>
      <w:r>
        <w:rPr>
          <w:color w:val="0D1526"/>
        </w:rPr>
        <w:t>4.1 資料主體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4F9FB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B30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資料主體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D361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F3D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關聯</w:t>
            </w:r>
          </w:p>
        </w:tc>
      </w:tr>
      <w:tr w:rsidR="00A77E4B" w14:paraId="008228E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4F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 (Athlete)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C3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使用者帳號，擁有個人成績記錄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7A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一對多：成績記錄</w:t>
            </w:r>
          </w:p>
        </w:tc>
      </w:tr>
      <w:tr w:rsidR="00A77E4B" w14:paraId="07B3600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8B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成績記錄 (Result)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D6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單筆賽事成績，含分項時間與公證狀態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D2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多對一：選手、賽事</w:t>
            </w:r>
          </w:p>
        </w:tc>
      </w:tr>
      <w:tr w:rsidR="00A77E4B" w14:paraId="1369779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8B1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 (Race)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B9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賽事基本資訊、路線、天氣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3C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一對多：成績記錄</w:t>
            </w:r>
          </w:p>
        </w:tc>
      </w:tr>
      <w:tr w:rsidR="00A77E4B" w14:paraId="1B11AD3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CF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賽事版本 (Edition)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73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同一賽事的特定年份屆次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AC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多對一：賽事</w:t>
            </w:r>
          </w:p>
        </w:tc>
      </w:tr>
    </w:tbl>
    <w:p w14:paraId="102F23D9" w14:textId="77777777" w:rsidR="00A77E4B" w:rsidRDefault="00A77E4B">
      <w:pPr>
        <w:spacing w:after="120"/>
      </w:pPr>
    </w:p>
    <w:p w14:paraId="7B7F01E3" w14:textId="77777777" w:rsidR="00A77E4B" w:rsidRDefault="00000000">
      <w:pPr>
        <w:pStyle w:val="Heading2"/>
      </w:pPr>
      <w:r>
        <w:rPr>
          <w:color w:val="0D1526"/>
        </w:rPr>
        <w:t>4.2 權限層級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A6F1A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5B4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59C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526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取得方式</w:t>
            </w:r>
          </w:p>
        </w:tc>
      </w:tr>
      <w:tr w:rsidR="00A77E4B" w14:paraId="103F8A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55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一般選手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BD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登錄 / 編輯自己的成績，設定公開或私人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B4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註冊帳號即可</w:t>
            </w:r>
          </w:p>
        </w:tc>
      </w:tr>
      <w:tr w:rsidR="00A77E4B" w14:paraId="095D91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32C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認證助手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A8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 / 編輯賽事資料，審核公證成績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1D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由建立者授權</w:t>
            </w:r>
          </w:p>
        </w:tc>
      </w:tr>
      <w:tr w:rsidR="00A77E4B" w14:paraId="2FA25E8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AD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賽事方（選配）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98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管理該賽事的官方資訊，加入官方認證標章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10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建立者邀請合作</w:t>
            </w:r>
          </w:p>
        </w:tc>
      </w:tr>
      <w:tr w:rsidR="00A77E4B" w14:paraId="6F011C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89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系統管理員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BA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全部權限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78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建立者</w:t>
            </w:r>
          </w:p>
        </w:tc>
      </w:tr>
    </w:tbl>
    <w:p w14:paraId="18B714BD" w14:textId="77777777" w:rsidR="00A77E4B" w:rsidRDefault="00A77E4B">
      <w:pPr>
        <w:spacing w:after="240"/>
      </w:pPr>
    </w:p>
    <w:p w14:paraId="42A346FD" w14:textId="77777777" w:rsidR="00A77E4B" w:rsidRDefault="00000000">
      <w:pPr>
        <w:pStyle w:val="Heading1"/>
      </w:pPr>
      <w:r>
        <w:rPr>
          <w:color w:val="060D18"/>
        </w:rPr>
        <w:t>5. 核心用戶旅程</w:t>
      </w:r>
    </w:p>
    <w:p w14:paraId="0CE737D2" w14:textId="77777777" w:rsidR="00A77E4B" w:rsidRDefault="00000000">
      <w:pPr>
        <w:pStyle w:val="Heading2"/>
      </w:pPr>
      <w:r>
        <w:rPr>
          <w:color w:val="0D1526"/>
        </w:rPr>
        <w:t>5.1 選手登錄成績</w:t>
      </w:r>
    </w:p>
    <w:p w14:paraId="1D5539F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選手完賽後，進入「新增成績」頁面</w:t>
      </w:r>
    </w:p>
    <w:p w14:paraId="699CDDC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輸入或搜尋賽事名稱（若資料庫無此賽事，可申請新增）</w:t>
      </w:r>
    </w:p>
    <w:p w14:paraId="41F494C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填入完賽時間與三項分項時間</w:t>
      </w:r>
    </w:p>
    <w:p w14:paraId="5EFC515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選擇是否上傳完賽證書（可跳過，之後補上）</w:t>
      </w:r>
    </w:p>
    <w:p w14:paraId="10C92F2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設定公開 / 私人</w:t>
      </w:r>
    </w:p>
    <w:p w14:paraId="1123B08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提交後成績出現在個人頁面，公開成績進入排行榜（未公證標示清楚）</w:t>
      </w:r>
    </w:p>
    <w:p w14:paraId="213738EE" w14:textId="77777777" w:rsidR="00A77E4B" w:rsidRDefault="00A77E4B">
      <w:pPr>
        <w:spacing w:after="120"/>
      </w:pPr>
    </w:p>
    <w:p w14:paraId="5E8FC3CC" w14:textId="77777777" w:rsidR="00A77E4B" w:rsidRDefault="00000000">
      <w:pPr>
        <w:pStyle w:val="Heading2"/>
      </w:pPr>
      <w:r>
        <w:rPr>
          <w:color w:val="0D1526"/>
        </w:rPr>
        <w:t>5.2 查詢排行榜</w:t>
      </w:r>
    </w:p>
    <w:p w14:paraId="4C5751E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從首頁或排行榜入口選擇距離、性別、年齡組、地區等篩選條件</w:t>
      </w:r>
    </w:p>
    <w:p w14:paraId="4CEF1C1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看到符合條件的全球前 N 名，含分項時間與公證狀態</w:t>
      </w:r>
    </w:p>
    <w:p w14:paraId="0C153EC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點擊選手姓名可進入個人公開頁面</w:t>
      </w:r>
    </w:p>
    <w:p w14:paraId="26170AE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點擊賽事名稱可進入賽事資料頁</w:t>
      </w:r>
    </w:p>
    <w:p w14:paraId="5D09FDE2" w14:textId="77777777" w:rsidR="00A77E4B" w:rsidRDefault="00A77E4B">
      <w:pPr>
        <w:spacing w:after="120"/>
      </w:pPr>
    </w:p>
    <w:p w14:paraId="635DA941" w14:textId="77777777" w:rsidR="00A77E4B" w:rsidRDefault="00000000">
      <w:pPr>
        <w:pStyle w:val="Heading2"/>
      </w:pPr>
      <w:r>
        <w:rPr>
          <w:color w:val="0D1526"/>
        </w:rPr>
        <w:t>5.3 查詢賽事</w:t>
      </w:r>
    </w:p>
    <w:p w14:paraId="1B3320D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搜尋賽事名稱或瀏覽地區列表</w:t>
      </w:r>
    </w:p>
    <w:p w14:paraId="1380C0F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進入賽事頁面，看到路線資訊、歷年天氣紀錄</w:t>
      </w:r>
    </w:p>
    <w:p w14:paraId="4D776ED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查看歷屆完賽時間分佈圖，了解賽事難度</w:t>
      </w:r>
    </w:p>
    <w:p w14:paraId="79E30C6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看到在此賽事登錄過成績的選手列表</w:t>
      </w:r>
    </w:p>
    <w:p w14:paraId="165FF2BC" w14:textId="77777777" w:rsidR="00A77E4B" w:rsidRDefault="00A77E4B">
      <w:pPr>
        <w:spacing w:after="240"/>
      </w:pPr>
    </w:p>
    <w:p w14:paraId="79EFE0FF" w14:textId="77777777" w:rsidR="00A77E4B" w:rsidRDefault="00000000">
      <w:pPr>
        <w:pStyle w:val="Heading1"/>
      </w:pPr>
      <w:r>
        <w:rPr>
          <w:color w:val="060D18"/>
        </w:rPr>
        <w:t>6. 技術方向（初步建議）</w:t>
      </w:r>
    </w:p>
    <w:p w14:paraId="02979A84" w14:textId="77777777" w:rsidR="00A77E4B" w:rsidRDefault="00000000">
      <w:pPr>
        <w:pStyle w:val="Heading2"/>
      </w:pPr>
      <w:r>
        <w:rPr>
          <w:color w:val="0D1526"/>
        </w:rPr>
        <w:t>6.1 外部 API 整合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2624AA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617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FB5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96B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A77E4B" w14:paraId="5483268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D7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1C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歷史天氣資料查詢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C9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免費，無需 API key</w:t>
            </w:r>
          </w:p>
        </w:tc>
      </w:tr>
      <w:tr w:rsidR="00A77E4B" w14:paraId="00C20B3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22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Visual Crossing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41F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備援天氣資料來源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85C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免費層有限額</w:t>
            </w:r>
          </w:p>
        </w:tc>
      </w:tr>
      <w:tr w:rsidR="00A77E4B" w14:paraId="10A40AF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3A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Garmin Connect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2A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成績檔案匯入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AE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需申請開發者授權</w:t>
            </w:r>
          </w:p>
        </w:tc>
      </w:tr>
      <w:tr w:rsidR="00A77E4B" w14:paraId="01FB954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E6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Strava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94B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活動資料匯入（可選）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8F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需申請開發者授權</w:t>
            </w:r>
          </w:p>
        </w:tc>
      </w:tr>
    </w:tbl>
    <w:p w14:paraId="2B9BAE8C" w14:textId="77777777" w:rsidR="00A77E4B" w:rsidRDefault="00A77E4B">
      <w:pPr>
        <w:spacing w:after="120"/>
      </w:pPr>
    </w:p>
    <w:p w14:paraId="0E840935" w14:textId="77777777" w:rsidR="00A77E4B" w:rsidRDefault="00000000">
      <w:pPr>
        <w:pStyle w:val="Heading2"/>
      </w:pPr>
      <w:r>
        <w:rPr>
          <w:color w:val="0D1526"/>
        </w:rPr>
        <w:t>6.2 成績資料可信度設計</w:t>
      </w:r>
    </w:p>
    <w:p w14:paraId="7A61E04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公信力是平台的核心資產。建議從一開始就設計清楚的資料來源標示，讓使用者能自行判斷成績可信度，而非由平台做強制驗證（這樣可降低早期營運門檻，同時透過社群壓力維持品質）。</w:t>
      </w:r>
    </w:p>
    <w:p w14:paraId="17E64CE7" w14:textId="77777777" w:rsidR="00A77E4B" w:rsidRDefault="00A77E4B">
      <w:pPr>
        <w:spacing w:after="240"/>
      </w:pPr>
    </w:p>
    <w:p w14:paraId="79210179" w14:textId="77777777" w:rsidR="00A77E4B" w:rsidRDefault="00000000">
      <w:pPr>
        <w:pStyle w:val="Heading1"/>
      </w:pPr>
      <w:r>
        <w:rPr>
          <w:color w:val="060D18"/>
        </w:rPr>
        <w:t>7. 產品發展路線圖</w:t>
      </w:r>
    </w:p>
    <w:p w14:paraId="02426AB5" w14:textId="77777777" w:rsidR="00A77E4B" w:rsidRDefault="00000000">
      <w:pPr>
        <w:pStyle w:val="Heading2"/>
      </w:pPr>
      <w:r>
        <w:rPr>
          <w:color w:val="0D1526"/>
        </w:rPr>
        <w:lastRenderedPageBreak/>
        <w:t>Phase 1 — 核心 MVP</w:t>
      </w:r>
    </w:p>
    <w:p w14:paraId="49045CD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選手帳號系統</w:t>
      </w:r>
    </w:p>
    <w:p w14:paraId="476BBCE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手動登錄成績（含三項分項）</w:t>
      </w:r>
    </w:p>
    <w:p w14:paraId="0B3B4F0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完賽證書上傳與公證標示</w:t>
      </w:r>
    </w:p>
    <w:p w14:paraId="7D546AB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跨賽事排行榜（距離 / 性別 / 年齡組篩選）</w:t>
      </w:r>
    </w:p>
    <w:p w14:paraId="2A8F6CF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基礎賽事資料庫（台灣主要賽事，由建立者手動建立）</w:t>
      </w:r>
    </w:p>
    <w:p w14:paraId="5B530755" w14:textId="77777777" w:rsidR="00A77E4B" w:rsidRDefault="00A77E4B">
      <w:pPr>
        <w:spacing w:after="120"/>
      </w:pPr>
    </w:p>
    <w:p w14:paraId="1B4D210C" w14:textId="77777777" w:rsidR="00A77E4B" w:rsidRDefault="00000000">
      <w:pPr>
        <w:pStyle w:val="Heading2"/>
      </w:pPr>
      <w:r>
        <w:rPr>
          <w:color w:val="0D1526"/>
        </w:rPr>
        <w:t>Phase 2 — 賽事資料庫擴充</w:t>
      </w:r>
    </w:p>
    <w:p w14:paraId="78F982A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天氣資料自動抓取與顯示</w:t>
      </w:r>
    </w:p>
    <w:p w14:paraId="1717255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社群賽事資料貢獻機制（認證助手角色）</w:t>
      </w:r>
    </w:p>
    <w:p w14:paraId="6DFFD25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賽事歷年成績分佈視覺化</w:t>
      </w:r>
    </w:p>
    <w:p w14:paraId="0A364B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地區篩選（亞洲 / 全球）</w:t>
      </w:r>
    </w:p>
    <w:p w14:paraId="5FFEF230" w14:textId="77777777" w:rsidR="00A77E4B" w:rsidRDefault="00A77E4B">
      <w:pPr>
        <w:spacing w:after="120"/>
      </w:pPr>
    </w:p>
    <w:p w14:paraId="529E11D3" w14:textId="77777777" w:rsidR="00A77E4B" w:rsidRDefault="00000000">
      <w:pPr>
        <w:pStyle w:val="Heading2"/>
      </w:pPr>
      <w:r>
        <w:rPr>
          <w:color w:val="0D1526"/>
        </w:rPr>
        <w:t>Phase 3 — 裝置整合與個人頁面</w:t>
      </w:r>
    </w:p>
    <w:p w14:paraId="151EA53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GPX / 裝置檔案匯入解析</w:t>
      </w:r>
    </w:p>
    <w:p w14:paraId="53B424F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個人成績歷史時間軸</w:t>
      </w:r>
    </w:p>
    <w:p w14:paraId="40FADB3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個人公開頁面（可分享給他人）</w:t>
      </w:r>
    </w:p>
    <w:p w14:paraId="72B9A63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賽事方官方認證合作</w:t>
      </w:r>
    </w:p>
    <w:p w14:paraId="572BBF17" w14:textId="77777777" w:rsidR="00A77E4B" w:rsidRDefault="00A77E4B">
      <w:pPr>
        <w:spacing w:after="240"/>
      </w:pPr>
    </w:p>
    <w:p w14:paraId="444EA71A" w14:textId="77777777" w:rsidR="00A77E4B" w:rsidRDefault="00000000">
      <w:pPr>
        <w:pStyle w:val="Heading1"/>
      </w:pPr>
      <w:r>
        <w:rPr>
          <w:color w:val="060D18"/>
        </w:rPr>
        <w:t>8. 帳號與身份設計</w:t>
      </w:r>
    </w:p>
    <w:p w14:paraId="186D70CE" w14:textId="77777777" w:rsidR="00A77E4B" w:rsidRDefault="00000000">
      <w:pPr>
        <w:pStyle w:val="Heading2"/>
      </w:pPr>
      <w:r>
        <w:rPr>
          <w:color w:val="0D1526"/>
        </w:rPr>
        <w:t>8.1 註冊與身份驗證</w:t>
      </w:r>
    </w:p>
    <w:p w14:paraId="398D58F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採基本身份驗證機制，確保每位成績登錄者有可追溯的帳號，同時降低初期入門門檻。</w:t>
      </w:r>
    </w:p>
    <w:p w14:paraId="7E99E1A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B21509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398A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A47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初期設計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936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未來方向</w:t>
            </w:r>
          </w:p>
        </w:tc>
      </w:tr>
      <w:tr w:rsidR="00A77E4B" w14:paraId="1DAD70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EA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註冊方式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74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或第三方登入（Google / Apple）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29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可增加社群帳號綁定</w:t>
            </w:r>
          </w:p>
        </w:tc>
      </w:tr>
      <w:tr w:rsidR="00A77E4B" w14:paraId="287E021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DA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身份驗證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59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驗證即可開始使用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6A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可增加手機號碼驗證</w:t>
            </w:r>
          </w:p>
        </w:tc>
      </w:tr>
      <w:tr w:rsidR="00A77E4B" w14:paraId="212A9A0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399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Profile 填寫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03F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選填，不需填寫資料即可開始登錄成績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30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引導完成度提示（非強制）</w:t>
            </w:r>
          </w:p>
        </w:tc>
      </w:tr>
      <w:tr w:rsidR="00A77E4B" w14:paraId="4E59D00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D0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成績登錄資格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46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完成 Email 驗證後即可登錄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F3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可視社群狀況緊縮條件</w:t>
            </w:r>
          </w:p>
        </w:tc>
      </w:tr>
    </w:tbl>
    <w:p w14:paraId="668E3797" w14:textId="77777777" w:rsidR="00A77E4B" w:rsidRDefault="00A77E4B">
      <w:pPr>
        <w:spacing w:after="120"/>
      </w:pPr>
    </w:p>
    <w:p w14:paraId="78F78BA5" w14:textId="77777777" w:rsidR="00A77E4B" w:rsidRDefault="00000000">
      <w:pPr>
        <w:pStyle w:val="Heading2"/>
      </w:pPr>
      <w:r>
        <w:rPr>
          <w:color w:val="0D1526"/>
        </w:rPr>
        <w:t>8.2 個人 Profile 欄位</w:t>
      </w:r>
    </w:p>
    <w:p w14:paraId="4BB5397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Profile 欄位設計為「可選填、可隨時補充」，讓用戶在舒適的節奏下建立個人檔案。</w:t>
      </w:r>
    </w:p>
    <w:p w14:paraId="026991A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1EB63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6435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EC0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9D9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A77E4B" w14:paraId="3597D1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6EC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 / 暱稱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EA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文字（選填）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57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排行榜顯示名稱，未填則顯示匿名</w:t>
            </w:r>
          </w:p>
        </w:tc>
      </w:tr>
      <w:tr w:rsidR="00A77E4B" w14:paraId="10F6B3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34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A9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選單（選填）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3B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排行榜分組依據</w:t>
            </w:r>
          </w:p>
        </w:tc>
      </w:tr>
      <w:tr w:rsidR="00A77E4B" w14:paraId="0C7B68F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17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出生年份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AF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年份（選填）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1F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</w:tr>
      <w:tr w:rsidR="00A77E4B" w14:paraId="54FBC75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89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國籍 / 所在地區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0D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選單（選填）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7C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</w:t>
            </w:r>
          </w:p>
        </w:tc>
      </w:tr>
      <w:tr w:rsidR="00A77E4B" w14:paraId="18D117A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6F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自我介紹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73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短文（選填）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8A6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個人公開頁面顯示</w:t>
            </w:r>
          </w:p>
        </w:tc>
      </w:tr>
      <w:tr w:rsidR="00A77E4B" w14:paraId="0A9339A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CB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頭像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C44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圖片上傳（選填）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C6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排行榜與個人頁面顯示</w:t>
            </w:r>
          </w:p>
        </w:tc>
      </w:tr>
    </w:tbl>
    <w:p w14:paraId="4D1718D3" w14:textId="77777777" w:rsidR="00A77E4B" w:rsidRDefault="00A77E4B">
      <w:pPr>
        <w:spacing w:after="120"/>
      </w:pPr>
    </w:p>
    <w:p w14:paraId="0A20451A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注意：性別與出生年份是排行榜分組的依據，若未填寫則該成績不納入分組排行榜，但仍顯示於全體總榜。此規則應在 UI 上清楚說明。</w:t>
      </w:r>
    </w:p>
    <w:p w14:paraId="13079FE2" w14:textId="77777777" w:rsidR="00A77E4B" w:rsidRDefault="00A77E4B">
      <w:pPr>
        <w:spacing w:after="240"/>
      </w:pPr>
    </w:p>
    <w:p w14:paraId="268D65BD" w14:textId="77777777" w:rsidR="00A77E4B" w:rsidRDefault="00000000">
      <w:pPr>
        <w:pStyle w:val="Heading1"/>
      </w:pPr>
      <w:r>
        <w:rPr>
          <w:color w:val="060D18"/>
        </w:rPr>
        <w:t>9. 公信力政策</w:t>
      </w:r>
    </w:p>
    <w:p w14:paraId="1984C5D3" w14:textId="77777777" w:rsidR="00A77E4B" w:rsidRDefault="00000000">
      <w:pPr>
        <w:pStyle w:val="Heading2"/>
      </w:pPr>
      <w:r>
        <w:rPr>
          <w:color w:val="0D1526"/>
        </w:rPr>
        <w:t>9.1 初期立場（寬鬆）</w:t>
      </w:r>
    </w:p>
    <w:p w14:paraId="15A5F20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排行榜明確標示「僅供參考，非官方認證」。所有自填成績均可顯示，以公證狀態標章清楚區分，由使用者社群自行判斷可信度。</w:t>
      </w:r>
    </w:p>
    <w:p w14:paraId="1A4340ED" w14:textId="77777777" w:rsidR="00A77E4B" w:rsidRDefault="00A77E4B">
      <w:pPr>
        <w:spacing w:after="120"/>
      </w:pPr>
    </w:p>
    <w:p w14:paraId="211E8F0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自填成績：顯示「自填」標示，可納入排行榜，位置在已公證成績之後</w:t>
      </w:r>
    </w:p>
    <w:p w14:paraId="2C61CB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已上傳證書但待審：顯示「待審」標示</w:t>
      </w:r>
    </w:p>
    <w:p w14:paraId="3ECC6E1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已公證成績：顯示公證標章，為排行榜的主要參考依據</w:t>
      </w:r>
    </w:p>
    <w:p w14:paraId="43A778F0" w14:textId="77777777" w:rsidR="00A77E4B" w:rsidRDefault="00A77E4B">
      <w:pPr>
        <w:spacing w:after="120"/>
      </w:pPr>
    </w:p>
    <w:p w14:paraId="0AD76535" w14:textId="77777777" w:rsidR="00A77E4B" w:rsidRDefault="00000000">
      <w:pPr>
        <w:pStyle w:val="Heading2"/>
      </w:pPr>
      <w:r>
        <w:rPr>
          <w:color w:val="0D1526"/>
        </w:rPr>
        <w:t>9.2 未來緊縮方向（預留）</w:t>
      </w:r>
    </w:p>
    <w:p w14:paraId="045269D0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隨社群規模成長，可分階段提高門檻：</w:t>
      </w:r>
    </w:p>
    <w:p w14:paraId="68B215F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排行榜預設僅顯示已公證成績，自填成績需手動切換才能查看</w:t>
      </w:r>
    </w:p>
    <w:p w14:paraId="1300C66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特定距離（Full Ironman）要求強制公證才能進入排行榜</w:t>
      </w:r>
    </w:p>
    <w:p w14:paraId="1FC7F6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引入社群舉報機制，針對明顯異常成績進行人工審核</w:t>
      </w:r>
    </w:p>
    <w:p w14:paraId="554C0041" w14:textId="77777777" w:rsidR="00A77E4B" w:rsidRDefault="00A77E4B">
      <w:pPr>
        <w:spacing w:after="240"/>
      </w:pPr>
    </w:p>
    <w:p w14:paraId="5FB2B20D" w14:textId="77777777" w:rsidR="00A77E4B" w:rsidRDefault="00000000">
      <w:pPr>
        <w:pStyle w:val="Heading1"/>
      </w:pPr>
      <w:r>
        <w:rPr>
          <w:color w:val="060D18"/>
        </w:rPr>
        <w:t>10. 語言與市場定位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126C08DA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80E6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介面語言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F2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繁體中文為主，英文為輔（欄位標籤與說明文字提供英文對照）</w:t>
            </w:r>
          </w:p>
        </w:tc>
      </w:tr>
      <w:tr w:rsidR="00A77E4B" w14:paraId="6FCF01B3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4865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初期目標市場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3A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華語市場：台灣、香港、馬來西亞、新加坡等地鐵人三項社群</w:t>
            </w:r>
          </w:p>
        </w:tc>
      </w:tr>
      <w:tr w:rsidR="00A77E4B" w14:paraId="0BE9FB7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2E0E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未來擴展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0BC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待平台規模穩定後，評估簡體中文或其他語系版本</w:t>
            </w:r>
          </w:p>
        </w:tc>
      </w:tr>
    </w:tbl>
    <w:p w14:paraId="2A600EBF" w14:textId="77777777" w:rsidR="00A77E4B" w:rsidRDefault="00A77E4B">
      <w:pPr>
        <w:spacing w:after="240"/>
      </w:pPr>
    </w:p>
    <w:p w14:paraId="4222700E" w14:textId="77777777" w:rsidR="00A77E4B" w:rsidRDefault="00000000">
      <w:pPr>
        <w:pStyle w:val="Heading1"/>
      </w:pPr>
      <w:r>
        <w:rPr>
          <w:color w:val="060D18"/>
        </w:rPr>
        <w:lastRenderedPageBreak/>
        <w:t>11. 商業模式</w:t>
      </w:r>
    </w:p>
    <w:p w14:paraId="3E31AB8B" w14:textId="77777777" w:rsidR="00A77E4B" w:rsidRDefault="00000000">
      <w:pPr>
        <w:pStyle w:val="Heading2"/>
      </w:pPr>
      <w:r>
        <w:rPr>
          <w:color w:val="0D1526"/>
        </w:rPr>
        <w:t>11.1 核心原則</w:t>
      </w:r>
    </w:p>
    <w:p w14:paraId="128EC0E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初期以免費為主，優先累積用戶與資料規模。商業化採分階段推進，避免過早收費傷害社群信任。</w:t>
      </w:r>
    </w:p>
    <w:p w14:paraId="098B0363" w14:textId="77777777" w:rsidR="00A77E4B" w:rsidRDefault="00A77E4B">
      <w:pPr>
        <w:spacing w:after="120"/>
      </w:pPr>
    </w:p>
    <w:p w14:paraId="350D998C" w14:textId="77777777" w:rsidR="00A77E4B" w:rsidRDefault="00000000">
      <w:pPr>
        <w:pStyle w:val="Heading2"/>
      </w:pPr>
      <w:r>
        <w:rPr>
          <w:color w:val="0D1526"/>
        </w:rPr>
        <w:t>11.2 收入來源規劃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8D45C0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86C9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BE4A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收入來源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FD3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FE26E1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6E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75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個人品牌經營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F10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創辦人以在鐵人三項社群的影響力帶動平台曝光，建立品牌信任感，為後續商業化奠基</w:t>
            </w:r>
          </w:p>
        </w:tc>
      </w:tr>
      <w:tr w:rsidR="00A77E4B" w14:paraId="04E6569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48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5F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賽事方合作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1D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賽事主辦單位付費取得官方認證標章、成績頁面品牌曝光、參賽者數據報告等增值服務</w:t>
            </w:r>
          </w:p>
        </w:tc>
      </w:tr>
      <w:tr w:rsidR="00A77E4B" w14:paraId="3AF266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04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B7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廣告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19A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針對鐵人三項相關品牌（裝備、補給品、訓練服務）投放精準廣告，用戶輪廓明確，廣告價值高</w:t>
            </w:r>
          </w:p>
        </w:tc>
      </w:tr>
      <w:tr w:rsidR="00A77E4B" w14:paraId="34E4132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78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6E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進階功能訂閱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51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個人成績分析、歷年進步趨勢、同年齡組百分位比較等付費功能</w:t>
            </w:r>
          </w:p>
        </w:tc>
      </w:tr>
      <w:tr w:rsidR="00A77E4B" w14:paraId="1106810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35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04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其他合作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E6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運動品牌聯名、賽事數據授權、教練認證推薦等機會</w:t>
            </w:r>
          </w:p>
        </w:tc>
      </w:tr>
    </w:tbl>
    <w:p w14:paraId="4190D6A4" w14:textId="77777777" w:rsidR="00A77E4B" w:rsidRDefault="00A77E4B">
      <w:pPr>
        <w:spacing w:after="120"/>
      </w:pPr>
    </w:p>
    <w:p w14:paraId="6C871709" w14:textId="77777777" w:rsidR="00A77E4B" w:rsidRDefault="00000000">
      <w:pPr>
        <w:pStyle w:val="Heading2"/>
      </w:pPr>
      <w:r>
        <w:rPr>
          <w:color w:val="0D1526"/>
        </w:rPr>
        <w:t>11.3 個人品牌策略</w:t>
      </w:r>
    </w:p>
    <w:p w14:paraId="158B9CB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鐵人三項是口碑社群，創辦人的可信度直接影響早期用戶信任。建議初期同步經營個人品牌：</w:t>
      </w:r>
    </w:p>
    <w:p w14:paraId="280820A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在鐵人三項相關社群（Facebook 社團、Line 群組）分享平台動態</w:t>
      </w:r>
    </w:p>
    <w:p w14:paraId="5AD8758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記錄平台建立過程，吸引對產品開發有興趣的受眾</w:t>
      </w:r>
    </w:p>
    <w:p w14:paraId="3D21F9B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參與或贊助本地賽事，增加實體曝光</w:t>
      </w:r>
    </w:p>
    <w:p w14:paraId="5B74A48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邀請知名選手或教練早期試用並公開推薦</w:t>
      </w:r>
    </w:p>
    <w:p w14:paraId="24D80BAF" w14:textId="77777777" w:rsidR="00A77E4B" w:rsidRDefault="00A77E4B">
      <w:pPr>
        <w:spacing w:after="240"/>
      </w:pPr>
    </w:p>
    <w:p w14:paraId="0F45071A" w14:textId="77777777" w:rsidR="00A77E4B" w:rsidRDefault="00000000">
      <w:pPr>
        <w:pStyle w:val="Heading1"/>
      </w:pPr>
      <w:r>
        <w:rPr>
          <w:color w:val="060D18"/>
        </w:rPr>
        <w:t>12. 尚待決策的開放問題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B81F48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31B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問題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CE9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 A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190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 B</w:t>
            </w:r>
          </w:p>
        </w:tc>
      </w:tr>
      <w:tr w:rsidR="00A77E4B" w14:paraId="1C5C876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62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匿名成績的排行榜處理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9D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未填姓名者以「匿名選手」顯示於榜上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D46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未填姓名者不納入排行榜</w:t>
            </w:r>
          </w:p>
        </w:tc>
      </w:tr>
      <w:tr w:rsidR="00A77E4B" w14:paraId="53653DE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60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重複賽事成績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1D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同選手同賽事多次登錄，全部保留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1E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排行榜僅計最佳成績</w:t>
            </w:r>
          </w:p>
        </w:tc>
      </w:tr>
      <w:tr w:rsidR="00A77E4B" w14:paraId="6AF524B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79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賽事資料審核流程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08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助手人工審核每筆新增賽事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6C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社群提交後自動上線，問題資料</w:t>
              <w:lastRenderedPageBreak/>
              <w:t>再下架</w:t>
            </w:r>
          </w:p>
        </w:tc>
      </w:tr>
    </w:tbl>
    <w:p w14:paraId="598F16FD" w14:textId="77777777" w:rsidR="00A77E4B" w:rsidRDefault="00A77E4B">
      <w:pPr>
        <w:spacing w:after="240"/>
      </w:pPr>
    </w:p>
    <w:p w14:paraId="6171C7E4" w14:textId="77777777" w:rsidR="00A77E4B" w:rsidRDefault="00000000">
      <w:pPr>
        <w:pStyle w:val="Heading1"/>
      </w:pPr>
      <w:r>
        <w:rPr>
          <w:color w:val="060D18"/>
        </w:rPr>
        <w:t>13. 隱私權政策設計</w:t>
      </w:r>
    </w:p>
    <w:p w14:paraId="650E69D1" w14:textId="77777777" w:rsidR="00A77E4B" w:rsidRDefault="00000000">
      <w:pPr>
        <w:pStyle w:val="Heading2"/>
      </w:pPr>
      <w:r>
        <w:rPr>
          <w:color w:val="0D1526"/>
        </w:rPr>
        <w:t>13.1 適用法規</w:t>
      </w:r>
    </w:p>
    <w:p w14:paraId="74FE57A8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初期鎖定華語市場，主要適用台灣《個人資料保護法》。隨用戶擴展，以下法規亦可能適用：</w:t>
      </w:r>
    </w:p>
    <w:p w14:paraId="5C75B4FA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E14B5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B8B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法規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C21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適用情境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80A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關鍵要求</w:t>
            </w:r>
          </w:p>
        </w:tc>
      </w:tr>
      <w:tr w:rsidR="00A77E4B" w14:paraId="60A9A0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39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台灣《個資法》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6E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主要市場，全面適用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85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蒐集個資需告知當事人目的、類別；當事人有查詢、更正、刪除權</w:t>
            </w:r>
          </w:p>
        </w:tc>
      </w:tr>
      <w:tr w:rsidR="00A77E4B" w14:paraId="3ACD91E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73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GDPR（歐盟）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04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有歐洲用戶即適用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95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16 歲以下需家長同意；用戶有被遺忘權；資料外洩需 72 小時內通報</w:t>
            </w:r>
          </w:p>
        </w:tc>
      </w:tr>
      <w:tr w:rsidR="00A77E4B" w14:paraId="3468E11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7C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COPPA（美國）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C07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若有美國 13 歲以下用戶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D5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13 歲以下須取得可驗證的家長同意，建議直接設定最低年齡門檻迴避</w:t>
            </w:r>
          </w:p>
        </w:tc>
      </w:tr>
    </w:tbl>
    <w:p w14:paraId="36909CCE" w14:textId="77777777" w:rsidR="00A77E4B" w:rsidRDefault="00A77E4B">
      <w:pPr>
        <w:spacing w:after="120"/>
      </w:pPr>
    </w:p>
    <w:p w14:paraId="64DC5610" w14:textId="77777777" w:rsidR="00A77E4B" w:rsidRDefault="00000000">
      <w:pPr>
        <w:pStyle w:val="Heading2"/>
      </w:pPr>
      <w:r>
        <w:rPr>
          <w:color w:val="0D1526"/>
        </w:rPr>
        <w:t>13.2 資料收集與使用原則</w:t>
      </w:r>
    </w:p>
    <w:p w14:paraId="73DE8BB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最小必要原則：只收集平台功能所必需的資料，不收集多餘欄位</w:t>
      </w:r>
    </w:p>
    <w:p w14:paraId="3BA3A90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目的限定：所有收集的資料僅用於平台本身功能運作，不對外提供或販售</w:t>
      </w:r>
    </w:p>
    <w:p w14:paraId="109843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透明告知：用戶註冊時明確說明收集哪些資料、用於何處</w:t>
      </w:r>
    </w:p>
    <w:p w14:paraId="3C600DF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廣告投放若未來啟用，採站內精準曝光方式，不將用戶資料傳遞給廣告商</w:t>
      </w:r>
    </w:p>
    <w:p w14:paraId="4C053E69" w14:textId="77777777" w:rsidR="00A77E4B" w:rsidRDefault="00A77E4B">
      <w:pPr>
        <w:spacing w:after="120"/>
      </w:pPr>
    </w:p>
    <w:p w14:paraId="00380F06" w14:textId="77777777" w:rsidR="00A77E4B" w:rsidRDefault="00000000">
      <w:pPr>
        <w:pStyle w:val="Heading2"/>
      </w:pPr>
      <w:r>
        <w:rPr>
          <w:color w:val="0D1526"/>
        </w:rPr>
        <w:t>13.3 資料保留與刪除政策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65B69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1A9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資料類型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02A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保留期限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82D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8EBCA0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FB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帳號與個人資料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98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帳號刪除後保留 1 個月，期滿後永久刪除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11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緩衝期內用戶可申請復原</w:t>
            </w:r>
          </w:p>
        </w:tc>
      </w:tr>
      <w:tr w:rsidR="00A77E4B" w14:paraId="2195553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64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賽事成績記錄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7F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隨帳號刪除，1 個月後一併刪除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C1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公開成績從排行榜下架，私人成績立即隱藏</w:t>
            </w:r>
          </w:p>
        </w:tc>
      </w:tr>
      <w:tr w:rsidR="00A77E4B" w14:paraId="5DB9BA6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EF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完賽證書檔案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6B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長期保留備查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82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作為公證依據，不因帳號刪除而立即移除，但與帳號解除關聯</w:t>
            </w:r>
          </w:p>
        </w:tc>
      </w:tr>
      <w:tr w:rsidR="00A77E4B" w14:paraId="73A462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58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天氣與賽事資料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46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永久保留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A2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屬平台公共資料，不含個人識別資訊</w:t>
            </w:r>
          </w:p>
        </w:tc>
      </w:tr>
      <w:tr w:rsidR="00A77E4B" w14:paraId="021D842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2D2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系統日誌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64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保留 90 天後刪除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F0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用於安全稽核與問題排查</w:t>
            </w:r>
          </w:p>
        </w:tc>
      </w:tr>
    </w:tbl>
    <w:p w14:paraId="41643306" w14:textId="77777777" w:rsidR="00A77E4B" w:rsidRDefault="00A77E4B">
      <w:pPr>
        <w:spacing w:after="120"/>
      </w:pPr>
    </w:p>
    <w:p w14:paraId="3C063903" w14:textId="77777777" w:rsidR="00A77E4B" w:rsidRDefault="00000000">
      <w:pPr>
        <w:pStyle w:val="Heading2"/>
      </w:pPr>
      <w:r>
        <w:rPr>
          <w:color w:val="0D1526"/>
        </w:rPr>
        <w:lastRenderedPageBreak/>
        <w:t>13.4 未成年人政策</w:t>
      </w:r>
    </w:p>
    <w:p w14:paraId="55C5EBAD" w14:textId="77777777" w:rsidR="00A77E4B" w:rsidRDefault="00000000">
      <w:pPr>
        <w:pStyle w:val="Heading3"/>
      </w:pPr>
      <w:r>
        <w:rPr>
          <w:color w:val="FF6B3D"/>
        </w:rPr>
        <w:t>年齡設定</w:t>
      </w:r>
    </w:p>
    <w:p w14:paraId="24EF1F8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建議設定平台最低使用年齡為 13 歲，理由如下：</w:t>
      </w:r>
    </w:p>
    <w:p w14:paraId="0499ED3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鐵人三項實際參賽年齡極少低於 13 歲，幾乎不影響目標用戶</w:t>
      </w:r>
    </w:p>
    <w:p w14:paraId="202E290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13 歲門檻可同時符合 COPPA、多數 GDPR 成員國及台灣個資法的基本要求</w:t>
      </w:r>
    </w:p>
    <w:p w14:paraId="25E8C76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避免處理 13 歲以下資料所需的家長同意驗證機制，大幅降低合規成本</w:t>
      </w:r>
    </w:p>
    <w:p w14:paraId="6E36E720" w14:textId="77777777" w:rsidR="00A77E4B" w:rsidRDefault="00A77E4B">
      <w:pPr>
        <w:spacing w:after="120"/>
      </w:pPr>
    </w:p>
    <w:p w14:paraId="4B4DAA9D" w14:textId="77777777" w:rsidR="00A77E4B" w:rsidRDefault="00000000">
      <w:pPr>
        <w:pStyle w:val="Heading3"/>
      </w:pPr>
      <w:r>
        <w:rPr>
          <w:color w:val="FF6B3D"/>
        </w:rPr>
        <w:t>13–18 歲未成年人的處理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0CAC5CB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29C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31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設計方式</w:t>
            </w:r>
          </w:p>
        </w:tc>
      </w:tr>
      <w:tr w:rsidR="00A77E4B" w14:paraId="38E3C9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CBC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年齡確認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4D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註冊時填寫出生年份，系統自動判斷是否未成年（採信用制，初期不強制驗證）</w:t>
            </w:r>
          </w:p>
        </w:tc>
      </w:tr>
      <w:tr w:rsidR="00A77E4B" w14:paraId="70C748B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7E5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家長知情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4E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服務條款中載明：13–18 歲用戶應獲得家長知悉與同意後方可使用</w:t>
            </w:r>
          </w:p>
        </w:tc>
      </w:tr>
      <w:tr w:rsidR="00A77E4B" w14:paraId="4B1BB6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D7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資料預設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35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未成年用戶的成績預設為「私人」，需主動設定才能公開</w:t>
            </w:r>
          </w:p>
        </w:tc>
      </w:tr>
      <w:tr w:rsidR="00A77E4B" w14:paraId="5E783F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0B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家長請求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395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提供家長聯絡管道，可申請查閱、更正或刪除未成年子女的資料</w:t>
            </w:r>
          </w:p>
        </w:tc>
      </w:tr>
    </w:tbl>
    <w:p w14:paraId="4637836A" w14:textId="77777777" w:rsidR="00A77E4B" w:rsidRDefault="00A77E4B">
      <w:pPr>
        <w:spacing w:after="120"/>
      </w:pPr>
    </w:p>
    <w:p w14:paraId="5AB949D4" w14:textId="77777777" w:rsidR="00A77E4B" w:rsidRDefault="00000000">
      <w:pPr>
        <w:pStyle w:val="Heading2"/>
      </w:pPr>
      <w:r>
        <w:rPr>
          <w:color w:val="0D1526"/>
        </w:rPr>
        <w:t>13.5 第三方服務的資料流</w:t>
      </w:r>
    </w:p>
    <w:p w14:paraId="11523F6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平台整合外部服務時，僅傳送功能所必需的最少資料：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8E649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2AA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9A9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傳送資料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517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不傳送資料</w:t>
            </w:r>
          </w:p>
        </w:tc>
      </w:tr>
      <w:tr w:rsidR="00A77E4B" w14:paraId="22A16EC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628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 API（Open-Meteo）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B1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 GPS 座標、日期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4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任何用戶個人資料</w:t>
            </w:r>
          </w:p>
        </w:tc>
      </w:tr>
      <w:tr w:rsidR="00A77E4B" w14:paraId="18DB270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CD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Garmin / Wahoo 匯入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4D2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用戶授權的活動檔案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77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帳號密碼或其他裝置資料</w:t>
            </w:r>
          </w:p>
        </w:tc>
      </w:tr>
      <w:tr w:rsidR="00A77E4B" w14:paraId="282DA15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A0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服務商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90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 Email 地址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07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姓名、成績或其他個人資料</w:t>
            </w:r>
          </w:p>
        </w:tc>
      </w:tr>
    </w:tbl>
    <w:p w14:paraId="7993CB5D" w14:textId="77777777" w:rsidR="00A77E4B" w:rsidRDefault="00A77E4B">
      <w:pPr>
        <w:spacing w:after="120"/>
      </w:pPr>
    </w:p>
    <w:p w14:paraId="35EDAE8A" w14:textId="77777777" w:rsidR="00A77E4B" w:rsidRDefault="00000000">
      <w:pPr>
        <w:pStyle w:val="Heading2"/>
      </w:pPr>
      <w:r>
        <w:rPr>
          <w:color w:val="0D1526"/>
        </w:rPr>
        <w:t>13.6 用戶權利</w:t>
      </w:r>
    </w:p>
    <w:p w14:paraId="7A4DB26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依台灣《個資法》，用戶享有以下權利，平台應提供對應的操作入口：</w:t>
      </w:r>
    </w:p>
    <w:p w14:paraId="11C31F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查閱權：用戶可隨時查看平台持有的個人資料</w:t>
      </w:r>
    </w:p>
    <w:p w14:paraId="058AD73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更正權：用戶可修改不正確的個人資料</w:t>
      </w:r>
    </w:p>
    <w:p w14:paraId="3A6F3A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刪除權：用戶可申請刪除帳號及相關資料（1 個月緩衝後執行）</w:t>
      </w:r>
    </w:p>
    <w:p w14:paraId="581A072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拒絕處理權：用戶可關閉公開成績，退出排行榜</w:t>
      </w:r>
    </w:p>
    <w:p w14:paraId="799170E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資料可攜權（預留）：未來提供匯出個人成績記錄的功能</w:t>
      </w:r>
    </w:p>
    <w:p w14:paraId="5BA64DC6" w14:textId="77777777" w:rsidR="00A77E4B" w:rsidRDefault="00A77E4B">
      <w:pPr>
        <w:spacing w:after="120"/>
      </w:pPr>
    </w:p>
    <w:p w14:paraId="160293C0" w14:textId="77777777" w:rsidR="00A77E4B" w:rsidRDefault="00000000">
      <w:pPr>
        <w:pStyle w:val="Heading2"/>
      </w:pPr>
      <w:r>
        <w:rPr>
          <w:color w:val="0D1526"/>
        </w:rPr>
        <w:t>13.7 資料安全措施</w:t>
      </w:r>
    </w:p>
    <w:p w14:paraId="7BEAF90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完賽證書等敏感檔案採加密儲存</w:t>
      </w:r>
    </w:p>
    <w:p w14:paraId="006057F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使用者密碼採雜湊加密，不以明文儲存</w:t>
      </w:r>
    </w:p>
    <w:p w14:paraId="0B1A564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設計資料外洩應變流程，若發生外洩需於合理時間內通知受影響用戶</w:t>
      </w:r>
    </w:p>
    <w:p w14:paraId="0C6D7FB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定期備份，確保資料不因系統故障而遺失</w:t>
      </w:r>
    </w:p>
    <w:p w14:paraId="5FC9A374" w14:textId="77777777" w:rsidR="00A77E4B" w:rsidRDefault="00A77E4B">
      <w:pPr>
        <w:spacing w:after="240"/>
      </w:pPr>
    </w:p>
    <w:p w14:paraId="5590801F" w14:textId="77777777" w:rsidR="00A77E4B" w:rsidRDefault="00000000">
      <w:pPr>
        <w:pStyle w:val="Heading1"/>
      </w:pPr>
      <w:r>
        <w:rPr>
          <w:color w:val="060D18"/>
        </w:rPr>
        <w:t>14. 最速排行榜與策展層設計</w:t>
      </w:r>
    </w:p>
    <w:p w14:paraId="238FF630" w14:textId="77777777" w:rsidR="00A77E4B" w:rsidRDefault="00000000">
      <w:pPr>
        <w:pStyle w:val="Heading2"/>
      </w:pPr>
      <w:r>
        <w:rPr>
          <w:color w:val="0D1526"/>
        </w:rPr>
        <w:t>14.1 核心概念</w:t>
      </w:r>
    </w:p>
    <w:p w14:paraId="64E4498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的排行榜資料分為兩個獨立但互通的層次，兩層在排行榜上合併呈現，以資料來源標示清楚區分。</w:t>
      </w:r>
    </w:p>
    <w:p w14:paraId="24E4D14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072FBEB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E3EF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層次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EC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資料來源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1E3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維護方式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BF6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01F31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51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策展層（Curated）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47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公開賽事官方成績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A3A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平台助手主動建立與更新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D73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各距離、性別、年齡組的歷史最速紀錄。不依賴選手註冊，平台上線第一天即有完整內容</w:t>
            </w:r>
          </w:p>
        </w:tc>
      </w:tr>
      <w:tr w:rsidR="00A77E4B" w14:paraId="66E7CC3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00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社群層（Community）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41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選手自行登錄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EC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選手本人提交，助手審核公證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D5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已註冊選手的成績記錄，隨用戶成長逐步豐富</w:t>
            </w:r>
          </w:p>
        </w:tc>
      </w:tr>
    </w:tbl>
    <w:p w14:paraId="6592334B" w14:textId="77777777" w:rsidR="00A77E4B" w:rsidRDefault="00A77E4B">
      <w:pPr>
        <w:spacing w:after="120"/>
      </w:pPr>
    </w:p>
    <w:p w14:paraId="34C6B1DE" w14:textId="77777777" w:rsidR="00A77E4B" w:rsidRDefault="00000000">
      <w:pPr>
        <w:pStyle w:val="Heading2"/>
      </w:pPr>
      <w:r>
        <w:rPr>
          <w:color w:val="0D1526"/>
        </w:rPr>
        <w:t>14.2 未認領成績機制</w:t>
      </w:r>
    </w:p>
    <w:p w14:paraId="45A2618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策展層的每一筆成績，預設狀態為「未認領」。選手本人可透過認領流程，將該筆紀錄納入自己的帳號，成為個人成績檔案的一部分。</w:t>
      </w:r>
    </w:p>
    <w:p w14:paraId="01841D49" w14:textId="77777777" w:rsidR="00A77E4B" w:rsidRDefault="00A77E4B">
      <w:pPr>
        <w:spacing w:after="120"/>
      </w:pPr>
    </w:p>
    <w:p w14:paraId="4464378F" w14:textId="77777777" w:rsidR="00A77E4B" w:rsidRDefault="00000000">
      <w:pPr>
        <w:pStyle w:val="Heading3"/>
      </w:pPr>
      <w:r>
        <w:rPr>
          <w:color w:val="FF6B3D"/>
        </w:rPr>
        <w:t>認領流程</w:t>
      </w:r>
    </w:p>
    <w:p w14:paraId="53B4521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選手搜尋自己的姓名，找到未認領的成績</w:t>
      </w:r>
    </w:p>
    <w:p w14:paraId="47BD822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提交認領申請，上傳對應的完賽證書作為驗證依據</w:t>
      </w:r>
    </w:p>
    <w:p w14:paraId="4C364D6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助手審核通過後，成績狀態從「未認領」轉為「已認領・已公證」</w:t>
      </w:r>
    </w:p>
    <w:p w14:paraId="5A438C2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上傳完賽證書的動作同時完成認領與公證，一個步驟雙重效果</w:t>
      </w:r>
    </w:p>
    <w:p w14:paraId="6C65A9E8" w14:textId="77777777" w:rsidR="00A77E4B" w:rsidRDefault="00A77E4B">
      <w:pPr>
        <w:spacing w:after="120"/>
      </w:pPr>
    </w:p>
    <w:p w14:paraId="13342A63" w14:textId="77777777" w:rsidR="00A77E4B" w:rsidRDefault="00000000">
      <w:pPr>
        <w:pStyle w:val="Heading3"/>
      </w:pPr>
      <w:r>
        <w:rPr>
          <w:color w:val="FF6B3D"/>
        </w:rPr>
        <w:t>未認領成績的長期存在</w:t>
      </w:r>
    </w:p>
    <w:p w14:paraId="534ACA3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未被認領的成績永久保留於策展層，不因選手未註冊而消失</w:t>
      </w:r>
    </w:p>
    <w:p w14:paraId="773D81C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繼續作為排行榜的公共參考資料展示</w:t>
      </w:r>
    </w:p>
    <w:p w14:paraId="0DA9175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在排行榜上顯示「此成績尚未被認領」的視覺提示</w:t>
      </w:r>
    </w:p>
    <w:p w14:paraId="2AF179A4" w14:textId="77777777" w:rsidR="00A77E4B" w:rsidRDefault="00A77E4B">
      <w:pPr>
        <w:spacing w:after="120"/>
      </w:pPr>
    </w:p>
    <w:p w14:paraId="0CD446EC" w14:textId="77777777" w:rsidR="00A77E4B" w:rsidRDefault="00000000">
      <w:pPr>
        <w:pStyle w:val="Heading2"/>
      </w:pPr>
      <w:r>
        <w:rPr>
          <w:color w:val="0D1526"/>
        </w:rPr>
        <w:t>14.3 未認領狀態的社群價值</w:t>
      </w:r>
    </w:p>
    <w:p w14:paraId="46B1840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「未認領」本身是有價值的內容狀態，帶來三層效果：</w:t>
      </w:r>
    </w:p>
    <w:p w14:paraId="23220404" w14:textId="77777777" w:rsidR="00A77E4B" w:rsidRDefault="00A77E4B">
      <w:pPr>
        <w:spacing w:after="120"/>
      </w:pPr>
    </w:p>
    <w:p w14:paraId="6B00C546" w14:textId="77777777" w:rsidR="00A77E4B" w:rsidRDefault="00000000">
      <w:pPr>
        <w:pStyle w:val="Heading3"/>
      </w:pPr>
      <w:r>
        <w:rPr>
          <w:color w:val="FF6B3D"/>
        </w:rPr>
        <w:lastRenderedPageBreak/>
        <w:t>話題性</w:t>
      </w:r>
    </w:p>
    <w:p w14:paraId="179CF4A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世界紀錄保持人或知名選手的未認領成績，在社群中自然引發討論</w:t>
      </w:r>
    </w:p>
    <w:p w14:paraId="7B61BB6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鐵人三項圈子小，「有人認識 XX 嗎？叫他來認領」是真實會發生的社群互動</w:t>
      </w:r>
    </w:p>
    <w:p w14:paraId="6F5F1C0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可定期在社群媒體發布「本月最受關注的未認領紀錄」，製造話題帶動平台曝光</w:t>
      </w:r>
    </w:p>
    <w:p w14:paraId="2EC25E68" w14:textId="77777777" w:rsidR="00A77E4B" w:rsidRDefault="00A77E4B">
      <w:pPr>
        <w:spacing w:after="120"/>
      </w:pPr>
    </w:p>
    <w:p w14:paraId="71AC81FD" w14:textId="77777777" w:rsidR="00A77E4B" w:rsidRDefault="00000000">
      <w:pPr>
        <w:pStyle w:val="Heading3"/>
      </w:pPr>
      <w:r>
        <w:rPr>
          <w:color w:val="FF6B3D"/>
        </w:rPr>
        <w:t>對選手的誘因</w:t>
      </w:r>
    </w:p>
    <w:p w14:paraId="0203A85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訊息框架從「快來註冊」變成「你的紀錄已經在這裡等你了」</w:t>
      </w:r>
    </w:p>
    <w:p w14:paraId="615D0A5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主動權在選手身上，降低心理門檻，提高轉換意願</w:t>
      </w:r>
    </w:p>
    <w:p w14:paraId="49634A9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選手搜尋自己名字時發現成績已在平台，認領行為自然發生</w:t>
      </w:r>
    </w:p>
    <w:p w14:paraId="01311AD6" w14:textId="77777777" w:rsidR="00A77E4B" w:rsidRDefault="00A77E4B">
      <w:pPr>
        <w:spacing w:after="120"/>
      </w:pPr>
    </w:p>
    <w:p w14:paraId="53DF3C03" w14:textId="77777777" w:rsidR="00A77E4B" w:rsidRDefault="00000000">
      <w:pPr>
        <w:pStyle w:val="Heading3"/>
      </w:pPr>
      <w:r>
        <w:rPr>
          <w:color w:val="FF6B3D"/>
        </w:rPr>
        <w:t>社群參與機制</w:t>
      </w:r>
    </w:p>
    <w:p w14:paraId="360E28B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其他用戶可以「標記」一筆未認領成績，表示「我認識這位選手，已通知他」</w:t>
      </w:r>
    </w:p>
    <w:p w14:paraId="583DC44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標記功能成本低，但讓認領變成集體行動而非只是個人行為</w:t>
      </w:r>
    </w:p>
    <w:p w14:paraId="54A0E8E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標記次數可作為該筆成績關注度的指標，熱門未認領成績可在首頁特別呈現</w:t>
      </w:r>
    </w:p>
    <w:p w14:paraId="3C130C4E" w14:textId="77777777" w:rsidR="00A77E4B" w:rsidRDefault="00A77E4B">
      <w:pPr>
        <w:spacing w:after="120"/>
      </w:pPr>
    </w:p>
    <w:p w14:paraId="41CBDCE2" w14:textId="77777777" w:rsidR="00A77E4B" w:rsidRDefault="00000000">
      <w:pPr>
        <w:pStyle w:val="Heading2"/>
      </w:pPr>
      <w:r>
        <w:rPr>
          <w:color w:val="0D1526"/>
        </w:rPr>
        <w:t>14.4 排行榜呈現規則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F9F02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AE0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成績狀態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34C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095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排行榜位置規則</w:t>
            </w:r>
          </w:p>
        </w:tc>
      </w:tr>
      <w:tr w:rsidR="00A77E4B" w14:paraId="05222FC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B0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已認領・已公證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FF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公證標章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2F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最優先，排名以完賽時間為準</w:t>
            </w:r>
          </w:p>
        </w:tc>
      </w:tr>
      <w:tr w:rsidR="00A77E4B" w14:paraId="2200FA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65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未認領（策展層）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4D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「未認領」標示 + 資料來源賽事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3B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與已公證成績混合排列，時間相同則已認領優先</w:t>
            </w:r>
          </w:p>
        </w:tc>
      </w:tr>
      <w:tr w:rsidR="00A77E4B" w14:paraId="78D4F14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34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已認領・待審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DC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「待審」標示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E9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排列於已公證成績之後</w:t>
            </w:r>
          </w:p>
        </w:tc>
      </w:tr>
      <w:tr w:rsidR="00A77E4B" w14:paraId="3423B98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821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社群自填（未公證）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6D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「自填」標示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DA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排列於最後，需手動切換才顯示</w:t>
            </w:r>
          </w:p>
        </w:tc>
      </w:tr>
    </w:tbl>
    <w:p w14:paraId="59923F45" w14:textId="77777777" w:rsidR="00A77E4B" w:rsidRDefault="00A77E4B">
      <w:pPr>
        <w:spacing w:after="120"/>
      </w:pPr>
    </w:p>
    <w:p w14:paraId="5A922D3B" w14:textId="77777777" w:rsidR="00A77E4B" w:rsidRDefault="00000000">
      <w:pPr>
        <w:pStyle w:val="Heading2"/>
      </w:pPr>
      <w:r>
        <w:rPr>
          <w:color w:val="0D1526"/>
        </w:rPr>
        <w:t>14.5 冷啟動優勢</w:t>
      </w:r>
    </w:p>
    <w:p w14:paraId="34DE113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策展層設計解決了平台冷啟動最大的問題——空榜。具體效果：</w:t>
      </w:r>
    </w:p>
    <w:p w14:paraId="4648451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上線第一天即有完整的各距離歷史最速紀錄，訪客看到有意義的內容</w:t>
      </w:r>
    </w:p>
    <w:p w14:paraId="5D8EC3A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台灣主要賽事的歷年成績由助手預先建立，本地用戶立即有參考價值</w:t>
      </w:r>
    </w:p>
    <w:p w14:paraId="48F541D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未認領成績製造討論，帶動早期用戶自然流入</w:t>
      </w:r>
    </w:p>
    <w:p w14:paraId="03EB192B" w14:textId="77777777" w:rsidR="00A77E4B" w:rsidRDefault="00A77E4B">
      <w:pPr>
        <w:spacing w:after="240"/>
      </w:pPr>
    </w:p>
    <w:p w14:paraId="6D312E1B" w14:textId="77777777" w:rsidR="00A77E4B" w:rsidRDefault="00000000">
      <w:pPr>
        <w:pStyle w:val="Heading1"/>
      </w:pPr>
      <w:r>
        <w:rPr>
          <w:color w:val="060D18"/>
        </w:rPr>
        <w:t>15. 認領成績功能規格</w:t>
      </w:r>
    </w:p>
    <w:p w14:paraId="12C2B773" w14:textId="77777777" w:rsidR="00A77E4B" w:rsidRDefault="00000000">
      <w:pPr>
        <w:pStyle w:val="Heading2"/>
      </w:pPr>
      <w:r>
        <w:rPr>
          <w:color w:val="0D1526"/>
        </w:rPr>
        <w:t>15.1 User Stories</w:t>
      </w:r>
    </w:p>
    <w:p w14:paraId="530470FF" w14:textId="77777777" w:rsidR="00A77E4B" w:rsidRDefault="00000000">
      <w:pPr>
        <w:pStyle w:val="Heading3"/>
      </w:pPr>
      <w:r>
        <w:rPr>
          <w:color w:val="FF6B3D"/>
        </w:rPr>
        <w:t>知情人（標記人）</w:t>
      </w:r>
    </w:p>
    <w:p w14:paraId="6C6FC5A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身為一位認識某位未認領成績選手的用戶，我想要對那筆成績按下「我已通知本人」，讓社群知道有人在處理，這樣其他人就不會重複做同樣的事。標記完成後，我希望平台幫我產生一段</w:t>
        <w:lastRenderedPageBreak/>
        <w:t>包含成績資訊和認領連結的分享文字，讓我可以透過任何習慣的管道直接傳給當事人。</w:t>
      </w:r>
    </w:p>
    <w:p w14:paraId="16FE3112" w14:textId="77777777" w:rsidR="00A77E4B" w:rsidRDefault="00A77E4B">
      <w:pPr>
        <w:spacing w:after="120"/>
      </w:pPr>
    </w:p>
    <w:p w14:paraId="30AD4932" w14:textId="77777777" w:rsidR="00A77E4B" w:rsidRDefault="00000000">
      <w:pPr>
        <w:pStyle w:val="Heading3"/>
      </w:pPr>
      <w:r>
        <w:rPr>
          <w:color w:val="FF6B3D"/>
        </w:rPr>
        <w:t>潛在認領者（被通知的選手）</w:t>
      </w:r>
    </w:p>
    <w:p w14:paraId="02DDCBD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身為一位被通知的選手，當我收到通知後來到平台，我希望能立刻找到那筆成績並直接進行認領，不需要重新搜尋。完成帳號註冊後，能夠一步完成認領與公證。</w:t>
      </w:r>
    </w:p>
    <w:p w14:paraId="11E1FEA7" w14:textId="77777777" w:rsidR="00A77E4B" w:rsidRDefault="00A77E4B">
      <w:pPr>
        <w:spacing w:after="120"/>
      </w:pPr>
    </w:p>
    <w:p w14:paraId="25F316B4" w14:textId="77777777" w:rsidR="00A77E4B" w:rsidRDefault="00000000">
      <w:pPr>
        <w:pStyle w:val="Heading3"/>
      </w:pPr>
      <w:r>
        <w:rPr>
          <w:color w:val="FF6B3D"/>
        </w:rPr>
        <w:t>排行榜瀏覽者</w:t>
      </w:r>
    </w:p>
    <w:p w14:paraId="79BAAD30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身為一位查看排行榜的訪客，我想要看到某筆未認領成績已有幾人標記通知，讓我判斷這筆成績是否正在被處理中，以及是否值得我也去協助通知。</w:t>
      </w:r>
    </w:p>
    <w:p w14:paraId="0992F451" w14:textId="77777777" w:rsidR="00A77E4B" w:rsidRDefault="00A77E4B">
      <w:pPr>
        <w:spacing w:after="120"/>
      </w:pPr>
    </w:p>
    <w:p w14:paraId="65B36DDD" w14:textId="77777777" w:rsidR="00A77E4B" w:rsidRDefault="00000000">
      <w:pPr>
        <w:pStyle w:val="Heading2"/>
      </w:pPr>
      <w:r>
        <w:rPr>
          <w:color w:val="0D1526"/>
        </w:rPr>
        <w:t>15.2 標記功能規格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6D3996D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981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9E4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規格</w:t>
            </w:r>
          </w:p>
        </w:tc>
      </w:tr>
      <w:tr w:rsidR="00A77E4B" w14:paraId="3420FDC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34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操作權限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E7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需登入才能標記，避免匿名刷量</w:t>
            </w:r>
          </w:p>
        </w:tc>
      </w:tr>
      <w:tr w:rsidR="00A77E4B" w14:paraId="73235C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6C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標記次數限制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1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同一用戶對同一筆成績只能標記一次（資料庫唯一約束）</w:t>
            </w:r>
          </w:p>
        </w:tc>
      </w:tr>
      <w:tr w:rsidR="00A77E4B" w14:paraId="1C4BEE2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BC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標記上限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26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同一筆成績達 5 人標記後鎖定，不再接受新標記</w:t>
            </w:r>
          </w:p>
        </w:tc>
      </w:tr>
      <w:tr w:rsidR="00A77E4B" w14:paraId="26EFFB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AE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標記計數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BD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result.claim_tag_count 反正規化快取，排行榜查詢無需 JOIN</w:t>
            </w:r>
          </w:p>
        </w:tc>
      </w:tr>
      <w:tr w:rsidR="00A77E4B" w14:paraId="5190E67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80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留言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16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知情人可附上簡短留言（選填，上限 100 字）</w:t>
            </w:r>
          </w:p>
        </w:tc>
      </w:tr>
    </w:tbl>
    <w:p w14:paraId="3EE5A677" w14:textId="77777777" w:rsidR="00A77E4B" w:rsidRDefault="00A77E4B">
      <w:pPr>
        <w:spacing w:after="120"/>
      </w:pPr>
    </w:p>
    <w:p w14:paraId="0B2FF129" w14:textId="77777777" w:rsidR="00A77E4B" w:rsidRDefault="00000000">
      <w:pPr>
        <w:pStyle w:val="Heading2"/>
      </w:pPr>
      <w:r>
        <w:rPr>
          <w:color w:val="0D1526"/>
        </w:rPr>
        <w:t>15.3 分享通知機制（分階段）</w:t>
      </w:r>
    </w:p>
    <w:p w14:paraId="494361C6" w14:textId="77777777" w:rsidR="00A77E4B" w:rsidRDefault="00000000">
      <w:pPr>
        <w:pStyle w:val="Heading3"/>
      </w:pPr>
      <w:r>
        <w:rPr>
          <w:color w:val="FF6B3D"/>
        </w:rPr>
        <w:t>Phase 1 — 產生分享內容，靠知情人傳遞（初期）</w:t>
      </w:r>
    </w:p>
    <w:p w14:paraId="390AC56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平台在知情人完成標記後，自動產生一段可複製或分享的文字，知情人透過自己的聯絡管道傳遞給當事人。平台不需要掌握對方的聯絡資訊。</w:t>
      </w:r>
    </w:p>
    <w:p w14:paraId="6D436CB6" w14:textId="77777777" w:rsidR="00A77E4B" w:rsidRDefault="00A77E4B">
      <w:pPr>
        <w:spacing w:after="120"/>
      </w:pPr>
    </w:p>
    <w:p w14:paraId="4EAE64B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分享文字範例：</w:t>
      </w:r>
    </w:p>
    <w:p w14:paraId="135AE88C" w14:textId="77777777" w:rsidR="00A77E4B" w:rsidRDefault="00000000">
      <w:pPr>
        <w:spacing w:before="80" w:after="120"/>
        <w:ind w:left="720"/>
      </w:pPr>
      <w:r>
        <w:rPr>
          <w:rFonts w:eastAsia="Arial"/>
          <w:i/>
          <w:iCs/>
          <w:color w:val="555555"/>
        </w:rPr>
        <w:t>「我在 Tri·log 看到你在 Ironman Taiwan 2023 的成績 8:12:44 還沒被認領，快來認領吧！https://trilog.app/results/[id]」</w:t>
      </w:r>
    </w:p>
    <w:p w14:paraId="21980672" w14:textId="77777777" w:rsidR="00A77E4B" w:rsidRDefault="00A77E4B">
      <w:pPr>
        <w:spacing w:after="120"/>
      </w:pPr>
    </w:p>
    <w:p w14:paraId="603C171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分享按鈕呼叫 iOS / Android 原生分享介面（Web Share API）</w:t>
      </w:r>
    </w:p>
    <w:p w14:paraId="7C4F62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 LINE、WhatsApp、簡訊、複製連結等任何管道</w:t>
      </w:r>
    </w:p>
    <w:p w14:paraId="0C9196E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分享連結直接導向該筆成績頁面，並帶入認領流程的進入點</w:t>
      </w:r>
    </w:p>
    <w:p w14:paraId="4855E551" w14:textId="77777777" w:rsidR="00A77E4B" w:rsidRDefault="00A77E4B">
      <w:pPr>
        <w:spacing w:after="120"/>
      </w:pPr>
    </w:p>
    <w:p w14:paraId="224B3B61" w14:textId="77777777" w:rsidR="00A77E4B" w:rsidRDefault="00000000">
      <w:pPr>
        <w:pStyle w:val="Heading3"/>
      </w:pPr>
      <w:r>
        <w:rPr>
          <w:color w:val="FF6B3D"/>
        </w:rPr>
        <w:t>Phase 2 — 平台主動寄送 Email（中期）</w:t>
      </w:r>
    </w:p>
    <w:p w14:paraId="3B31C1B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當選手完成註冊並填入 Email 後，系統比對策展層是否有對應的未認領成績，主動發送通知信。</w:t>
      </w:r>
    </w:p>
    <w:p w14:paraId="7EE2772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比對依據：姓名相似度（模糊比對）+ 國籍 + 歷年參賽賽事</w:t>
      </w:r>
    </w:p>
    <w:p w14:paraId="5101166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通知信內容：列出所有未認領的成績，附上一鍵認領連結</w:t>
      </w:r>
    </w:p>
    <w:p w14:paraId="31C5A9D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Email 發送服務建議：Resend 或 SendGrid（初期免費方案即可）</w:t>
      </w:r>
    </w:p>
    <w:p w14:paraId="0712567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每位選手最多發送一次通知，避免騷擾</w:t>
      </w:r>
    </w:p>
    <w:p w14:paraId="658B91CE" w14:textId="77777777" w:rsidR="00A77E4B" w:rsidRDefault="00A77E4B">
      <w:pPr>
        <w:spacing w:after="120"/>
      </w:pPr>
    </w:p>
    <w:p w14:paraId="36657ABB" w14:textId="77777777" w:rsidR="00A77E4B" w:rsidRDefault="00000000">
      <w:pPr>
        <w:pStyle w:val="Heading2"/>
      </w:pPr>
      <w:r>
        <w:rPr>
          <w:color w:val="0D1526"/>
        </w:rPr>
        <w:t>15.4 認領流程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FB1529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2B2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55F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動作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68F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BB6EB6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92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71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進入成績頁面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B6F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透過分享連結或自行搜尋姓名找到未認領成績</w:t>
            </w:r>
          </w:p>
        </w:tc>
      </w:tr>
      <w:tr w:rsidR="00A77E4B" w14:paraId="6483631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23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E8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點擊「認領此成績」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0E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若未登入則先導向註冊 / 登入頁面</w:t>
            </w:r>
          </w:p>
        </w:tc>
      </w:tr>
      <w:tr w:rsidR="00A77E4B" w14:paraId="53B9617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8A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51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上傳完賽證書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65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圖片或 PDF，同時完成認領申請與公證申請</w:t>
            </w:r>
          </w:p>
        </w:tc>
      </w:tr>
      <w:tr w:rsidR="00A77E4B" w14:paraId="38794B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DB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BC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助手審核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9A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比對完賽證書與成績資料，確認一致後核准</w:t>
            </w:r>
          </w:p>
        </w:tc>
      </w:tr>
      <w:tr w:rsidR="00A77E4B" w14:paraId="0A802AB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09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7D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認領完成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54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成績狀態更新為「已認領・已公證」，納入個人檔案</w:t>
            </w:r>
          </w:p>
        </w:tc>
      </w:tr>
    </w:tbl>
    <w:p w14:paraId="71F3D604" w14:textId="77777777" w:rsidR="00A77E4B" w:rsidRDefault="00A77E4B">
      <w:pPr>
        <w:spacing w:after="120"/>
      </w:pPr>
    </w:p>
    <w:p w14:paraId="32665D5A" w14:textId="77777777" w:rsidR="00A77E4B" w:rsidRDefault="00000000">
      <w:pPr>
        <w:pStyle w:val="Heading2"/>
      </w:pPr>
      <w:r>
        <w:rPr>
          <w:color w:val="0D1526"/>
        </w:rPr>
        <w:t>15.5 認領後的資料狀態</w:t>
      </w:r>
    </w:p>
    <w:p w14:paraId="1C180FF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策展層原始資料保留，與帳號成績合併顯示</w:t>
      </w:r>
    </w:p>
    <w:p w14:paraId="6228B75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athlete_id 從 null 更新為認領者的帳號 ID</w:t>
      </w:r>
    </w:p>
    <w:p w14:paraId="4F0E6B2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athlete_name_snapshot 保留原始姓名，作為歷史紀錄</w:t>
      </w:r>
    </w:p>
    <w:p w14:paraId="7732B71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claim_status 更新為 claimed，verification_status 更新為 verified</w:t>
      </w:r>
    </w:p>
    <w:p w14:paraId="6FA72FC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未認領提示從排行榜移除，改顯示選手帳號頭像與公證標章</w:t>
      </w:r>
    </w:p>
    <w:p w14:paraId="7BE1665E" w14:textId="77777777" w:rsidR="00A77E4B" w:rsidRDefault="00A77E4B">
      <w:pPr>
        <w:spacing w:after="240"/>
      </w:pPr>
    </w:p>
    <w:p w14:paraId="0B156001" w14:textId="77777777" w:rsidR="00185876" w:rsidRDefault="00000000">
      <w:pPr>
        <w:pStyle w:val="Heading2"/>
      </w:pPr>
      <w:r>
        <w:rPr>
          <w:color w:val="0D1526"/>
        </w:rPr>
        <w:t>15.6 認領邏輯修訂（2026-06-04）</w:t>
      </w:r>
    </w:p>
    <w:p w14:paraId="0B156002" w14:textId="77777777" w:rsidR="00185876" w:rsidRDefault="00000000">
      <w:pPr>
        <w:pStyle w:val="Heading2"/>
      </w:pPr>
      <w:r>
        <w:rPr>
          <w:color w:val="0D1526"/>
        </w:rPr>
        <w:t>15.6.1 姓名比對機制</w:t>
      </w:r>
    </w:p>
    <w:p w14:paraId="5F50F9BE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認領按鈕（ClaimButton）僅在 athlete_name_snapshot 與登入者 athletes.name 正規化相符時顯示。</w:t>
      </w:r>
    </w:p>
    <w:p w14:paraId="4089C803" w14:textId="77777777" w:rsidR="00185876" w:rsidRDefault="00000000">
      <w:pPr>
        <w:spacing w:before="40" w:after="80"/>
      </w:pPr>
      <w:r>
        <w:rPr>
          <w:rFonts w:eastAsia="Arial"/>
          <w:color w:val="333333"/>
        </w:rPr>
        <w:t>正規化邏輯：</w:t>
      </w:r>
      <w:r>
        <w:rPr>
          <w:rFonts w:ascii="Courier New" w:eastAsia="Courier New" w:hAnsi="Courier New"/>
          <w:color w:val="555555"/>
        </w:rPr>
        <w:t>trim().toLowerCase().replace(/\s+/g, ‘’)</w:t>
      </w:r>
    </w:p>
    <w:p w14:paraId="00CAFAB4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適用範圍：/unclaimed 頁面、/results/[id] 詳情頁、/teams/[id] 接力成員認領</w:t>
      </w:r>
    </w:p>
    <w:p w14:paraId="0600762E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未設定 name（真實姓名）的用戶無法看到任何認領按鈕</w:t>
      </w:r>
    </w:p>
    <w:p w14:paraId="5AC26B52" w14:textId="77777777" w:rsidR="00185876" w:rsidRDefault="00000000">
      <w:pPr>
        <w:pStyle w:val="Heading2"/>
      </w:pPr>
      <w:r>
        <w:rPr>
          <w:color w:val="0D1526"/>
        </w:rPr>
        <w:t>15.6.2 ClaimButton 實作規則</w:t>
      </w:r>
    </w:p>
    <w:p w14:paraId="6F9C1F5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visible prop（boolean，預設 true）控制是否顯示認領按鈕</w:t>
      </w:r>
    </w:p>
    <w:p w14:paraId="536C0A9A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(!visible) return null 必須放在 useActionState hook 之後（React Rules of Hooks）</w:t>
      </w:r>
    </w:p>
    <w:p w14:paraId="72DF8B4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Server Component 取 profile.name 計算 visible 值後傳入 Client Component</w:t>
      </w:r>
    </w:p>
    <w:p w14:paraId="04EF6B74" w14:textId="77777777" w:rsidR="00185876" w:rsidRDefault="00000000">
      <w:pPr>
        <w:pStyle w:val="Heading2"/>
      </w:pPr>
      <w:r>
        <w:rPr>
          <w:color w:val="0D1526"/>
        </w:rPr>
        <w:t>15.6.3 TagButton 渲染順序修訂</w:t>
      </w:r>
    </w:p>
    <w:p w14:paraId="6FFA053F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問題：原本「已通知」判斷（hasTagged）早於「分享面板」（showShare），導致 revalidatePath 更新 prop 後直接跳到「已通知」，略過分享步驟。</w:t>
      </w:r>
    </w:p>
    <w:p w14:paraId="65A8465C" w14:textId="77777777" w:rsidR="00185876" w:rsidRDefault="00000000">
      <w:pPr>
        <w:spacing w:before="40" w:after="80"/>
      </w:pPr>
      <w:r>
        <w:rPr>
          <w:rFonts w:eastAsia="Arial"/>
          <w:b/>
          <w:color w:val="333333"/>
        </w:rPr>
        <w:t>修正後渲染順序：</w:t>
      </w:r>
    </w:p>
    <w:p w14:paraId="03A016A9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分享面板（showShare &amp;&amp; shareText）— 優先，保證分享步驟不被跳過</w:t>
      </w:r>
    </w:p>
    <w:p w14:paraId="2F91FFB4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已標記（hasTagged）— 分享面板關閉後或重整後，顯示「✓ 已通知 + 撤銷」</w:t>
      </w:r>
    </w:p>
    <w:p w14:paraId="0F0B599C" w14:textId="77777777" w:rsidR="00185876" w:rsidRDefault="00000000">
      <w:pPr>
        <w:pStyle w:val="ListParagraph"/>
        <w:numPr>
          <w:ilvl w:val="0"/>
          <w:numId w:val="1"/>
        </w:numPr>
        <w:spacing w:before="40" w:after="60"/>
      </w:pPr>
      <w:r>
        <w:rPr>
          <w:rFonts w:eastAsia="Arial"/>
          <w:color w:val="333333"/>
        </w:rPr>
        <w:t>未登入 → 達上限 → 一般按鈕</w:t>
      </w:r>
    </w:p>
    <w:p w14:paraId="11212C72" w14:textId="77777777" w:rsidR="00A77E4B" w:rsidRDefault="00000000">
      <w:pPr>
        <w:pStyle w:val="Heading1"/>
      </w:pPr>
      <w:r>
        <w:rPr>
          <w:color w:val="060D18"/>
        </w:rPr>
        <w:t>16. 資料庫模型</w:t>
      </w:r>
    </w:p>
    <w:p w14:paraId="40B2D47A" w14:textId="77777777" w:rsidR="00A77E4B" w:rsidRDefault="00000000">
      <w:pPr>
        <w:pStyle w:val="Heading2"/>
      </w:pPr>
      <w:r>
        <w:rPr>
          <w:color w:val="0D1526"/>
        </w:rPr>
        <w:t>16.1 資料表概覽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0ADC59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159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資料表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812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5E3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關鍵關聯</w:t>
            </w:r>
          </w:p>
        </w:tc>
      </w:tr>
      <w:tr w:rsidR="00A77E4B" w14:paraId="4F57AD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08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A2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選手帳號，含個人資料與角色權限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30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一對多：RESULT、CLAIM_TAG、RACE_EDITOR</w:t>
            </w:r>
          </w:p>
        </w:tc>
      </w:tr>
      <w:tr w:rsidR="00A77E4B" w14:paraId="14B73F0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FA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C9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賽事品牌實體（如 Ironman Taiwan）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06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一對多：RACE_EDITION、RACE_EDITOR</w:t>
            </w:r>
          </w:p>
        </w:tc>
      </w:tr>
      <w:tr w:rsidR="00A77E4B" w14:paraId="181796F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EB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E4B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賽事特定年份屆次，含天氣資料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BA2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多對一：RACE；一對多：RESULT</w:t>
            </w:r>
          </w:p>
        </w:tc>
      </w:tr>
      <w:tr w:rsidR="00A77E4B" w14:paraId="7E7EF5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C5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8A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單筆成績記錄，核心資料表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99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多對一：RACE_EDITION、ATHLETE（可 null）</w:t>
            </w:r>
          </w:p>
        </w:tc>
      </w:tr>
      <w:tr w:rsidR="00A77E4B" w14:paraId="200657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6E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CLAIM_TAG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12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知情人標記紀錄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54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多對一：RESULT、ATHLETE</w:t>
            </w:r>
          </w:p>
        </w:tc>
      </w:tr>
      <w:tr w:rsidR="00A77E4B" w14:paraId="5238942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84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RACE_EDITOR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DC56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賽事資料的編輯權限管理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67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多對一：RACE、ATHLETE</w:t>
            </w:r>
          </w:p>
        </w:tc>
      </w:tr>
    </w:tbl>
    <w:p w14:paraId="5F9784D0" w14:textId="77777777" w:rsidR="00A77E4B" w:rsidRDefault="00A77E4B">
      <w:pPr>
        <w:spacing w:after="120"/>
      </w:pPr>
    </w:p>
    <w:p w14:paraId="52CEFCB3" w14:textId="77777777" w:rsidR="00A77E4B" w:rsidRDefault="00000000">
      <w:pPr>
        <w:pStyle w:val="Heading2"/>
      </w:pPr>
      <w:r>
        <w:rPr>
          <w:color w:val="0D1526"/>
        </w:rPr>
        <w:t>16.2 ATHLETE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DAB610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306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9CE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5B8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26B054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FD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1A1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24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主鍵</w:t>
            </w:r>
          </w:p>
        </w:tc>
      </w:tr>
      <w:tr w:rsidR="00A77E4B" w14:paraId="1013F8E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68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A7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25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登入用，不公開顯示</w:t>
            </w:r>
          </w:p>
        </w:tc>
      </w:tr>
      <w:tr w:rsidR="00A77E4B" w14:paraId="7A74644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CA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6B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22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真實姓名，用於認領比對與進榜判斷</w:t>
            </w:r>
          </w:p>
        </w:tc>
      </w:tr>
      <w:tr w:rsidR="00CC3500" w14:paraId="0CC3500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5002" w14:textId="77777777" w:rsidR="00CC3500" w:rsidRDefault="00000000">
            <w:r>
              <w:rPr>
                <w:rFonts w:eastAsia="Arial"/>
                <w:color w:val="333333"/>
                <w:sz w:val="20"/>
                <w:szCs w:val="20"/>
              </w:rPr>
              <w:t>nickname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5003" w14:textId="77777777" w:rsidR="00CC3500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5004" w14:textId="77777777" w:rsidR="00CC3500" w:rsidRDefault="00000000">
            <w:r>
              <w:rPr>
                <w:rFonts w:eastAsia="Arial"/>
                <w:color w:val="333333"/>
                <w:sz w:val="20"/>
                <w:szCs w:val="20"/>
              </w:rPr>
              <w:t>顯示暱稱，選填；排行榜顯示優先於 name；留空則顯示 name</w:t>
            </w:r>
          </w:p>
        </w:tc>
      </w:tr>
      <w:tr w:rsidR="00A77E4B" w14:paraId="7A9608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C8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1C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7B3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排行榜分組依據</w:t>
            </w:r>
          </w:p>
        </w:tc>
      </w:tr>
      <w:tr w:rsidR="00A77E4B" w14:paraId="33BE72D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C6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birth_year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B1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E0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</w:tr>
      <w:tr w:rsidR="00A77E4B" w14:paraId="3255EC9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3B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nationality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C9A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B6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</w:t>
            </w:r>
          </w:p>
        </w:tc>
      </w:tr>
      <w:tr w:rsidR="00A77E4B" w14:paraId="0E562D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FB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22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text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8C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個人公開頁面顯示</w:t>
            </w:r>
          </w:p>
        </w:tc>
      </w:tr>
      <w:tr w:rsidR="00A77E4B" w14:paraId="3D8FA3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CD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avatar_url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1A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C5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頭像圖片</w:t>
            </w:r>
          </w:p>
        </w:tc>
      </w:tr>
      <w:tr w:rsidR="00A77E4B" w14:paraId="4A33F1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71B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is_minor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86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5D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依出生年份自動計算，驅動隱私預設</w:t>
            </w:r>
          </w:p>
        </w:tc>
      </w:tr>
      <w:tr w:rsidR="00A77E4B" w14:paraId="50F984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45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role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64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4C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 / assistant / admin</w:t>
            </w:r>
          </w:p>
        </w:tc>
      </w:tr>
      <w:tr w:rsidR="00A77E4B" w14:paraId="126EA0D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90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7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EF64" w14:textId="77777777" w:rsidR="00A77E4B" w:rsidRDefault="00A77E4B"/>
        </w:tc>
      </w:tr>
      <w:tr w:rsidR="00A77E4B" w14:paraId="15DF55D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96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34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5A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軟刪除，1 個月後永久清除</w:t>
            </w:r>
          </w:p>
        </w:tc>
      </w:tr>
    </w:tbl>
    <w:p w14:paraId="33ED2333" w14:textId="77777777" w:rsidR="00A77E4B" w:rsidRDefault="00A77E4B">
      <w:pPr>
        <w:spacing w:after="120"/>
      </w:pPr>
    </w:p>
    <w:p w14:paraId="2B6C2C4D" w14:textId="77777777" w:rsidR="00A77E4B" w:rsidRDefault="00000000">
      <w:pPr>
        <w:pStyle w:val="Heading2"/>
      </w:pPr>
      <w:r>
        <w:rPr>
          <w:color w:val="0D1526"/>
        </w:rPr>
        <w:t>16.3 RACE / RACE_EDITION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2974"/>
        <w:gridCol w:w="2989"/>
      </w:tblGrid>
      <w:tr w:rsidR="00A77E4B" w14:paraId="25DEE6C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587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CCE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CDE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5E507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8C5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CB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D46D" w14:textId="77777777" w:rsidR="00A77E4B" w:rsidRDefault="00A77E4B"/>
        </w:tc>
      </w:tr>
      <w:tr w:rsidR="00A77E4B" w14:paraId="51DBC5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8E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856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D4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賽事名稱（如 Ironman Taiwan）</w:t>
            </w:r>
          </w:p>
        </w:tc>
      </w:tr>
      <w:tr w:rsidR="00A77E4B" w14:paraId="3CD152D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92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RACE.slug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1A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unique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80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URL 用識別碼（如 ironman-taiwan）</w:t>
            </w:r>
          </w:p>
        </w:tc>
      </w:tr>
      <w:tr w:rsidR="00A77E4B" w14:paraId="65FD45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B9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19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A7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pending_review / active / inactive / cancelled</w:t>
            </w:r>
          </w:p>
        </w:tc>
      </w:tr>
      <w:tr w:rsidR="00A77E4B" w14:paraId="244B93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4A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RACE.country / city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B4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1C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賽事所在地</w:t>
            </w:r>
          </w:p>
        </w:tc>
      </w:tr>
      <w:tr w:rsidR="00A77E4B" w14:paraId="1A723E6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42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RACE.lat / lng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47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48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GPS 座標，天氣 API 查詢用</w:t>
            </w:r>
          </w:p>
        </w:tc>
      </w:tr>
      <w:tr w:rsidR="00A77E4B" w14:paraId="4497EB3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8F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D6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96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所屬賽事</w:t>
            </w:r>
          </w:p>
        </w:tc>
      </w:tr>
      <w:tr w:rsidR="00A77E4B" w14:paraId="4B7BE0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2B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C0A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B2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屆次年份</w:t>
            </w:r>
          </w:p>
        </w:tc>
      </w:tr>
      <w:tr w:rsidR="00A77E4B" w14:paraId="35EFD1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44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RACE_EDITION.race_date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F3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date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66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比賽日期</w:t>
            </w:r>
          </w:p>
        </w:tc>
      </w:tr>
      <w:tr w:rsidR="00A77E4B" w14:paraId="459291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28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RACE_EDITION.race_date_end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84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date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DB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結束日期，多日賽事使用，單</w:t>
              <w:lastRenderedPageBreak/>
              <w:t>日賽事為 null</w:t>
            </w:r>
          </w:p>
        </w:tc>
      </w:tr>
      <w:tr w:rsidR="00A77E4B" w14:paraId="58E6A44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5BD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RACE_EDITION.distance_category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17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89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 / olympic / 70.3 / full</w:t>
            </w:r>
          </w:p>
        </w:tc>
      </w:tr>
      <w:tr w:rsidR="00A77E4B" w14:paraId="3643118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88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RACE_EDITION.weather_source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71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B2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 / visual-crossing / manual</w:t>
            </w:r>
          </w:p>
        </w:tc>
      </w:tr>
      <w:tr w:rsidR="00A77E4B" w14:paraId="3740301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B2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RACE_EDITION.weather_data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04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json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C7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完整天氣資訊（氣溫、濕度、風速、風向等）</w:t>
            </w:r>
          </w:p>
        </w:tc>
      </w:tr>
    </w:tbl>
    <w:p w14:paraId="34827079" w14:textId="77777777" w:rsidR="00A77E4B" w:rsidRDefault="00A77E4B">
      <w:pPr>
        <w:spacing w:after="120"/>
      </w:pPr>
    </w:p>
    <w:p w14:paraId="0B21A4AE" w14:textId="77777777" w:rsidR="00A77E4B" w:rsidRDefault="00000000">
      <w:pPr>
        <w:pStyle w:val="Heading2"/>
      </w:pPr>
      <w:r>
        <w:rPr>
          <w:color w:val="0D1526"/>
        </w:rPr>
        <w:t>16.4 RESULT（核心資料表）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CC0B83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6F1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C06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33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A9EA8E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FC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40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0D72" w14:textId="77777777" w:rsidR="00A77E4B" w:rsidRDefault="00A77E4B"/>
        </w:tc>
      </w:tr>
      <w:tr w:rsidR="00A77E4B" w14:paraId="4DD5651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76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5D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1E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所屬賽事屆次</w:t>
            </w:r>
          </w:p>
        </w:tc>
      </w:tr>
      <w:tr w:rsidR="00A77E4B" w14:paraId="62A681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CF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07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D1E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 代表未認領狀態</w:t>
            </w:r>
          </w:p>
        </w:tc>
      </w:tr>
      <w:tr w:rsidR="00A77E4B" w14:paraId="60BCFB9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44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21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03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策展層建立時的選手姓名，認領後仍保留</w:t>
            </w:r>
          </w:p>
        </w:tc>
      </w:tr>
      <w:tr w:rsidR="00A77E4B" w14:paraId="4DEA9B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D4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source_type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D3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D2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curated（策展層）/ community（選手自填）</w:t>
            </w:r>
          </w:p>
        </w:tc>
      </w:tr>
      <w:tr w:rsidR="00A77E4B" w14:paraId="0D32F5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8D9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7C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83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 / pending / claimed</w:t>
            </w:r>
          </w:p>
        </w:tc>
      </w:tr>
      <w:tr w:rsidR="00A77E4B" w14:paraId="04960DC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C4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verification_status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48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0D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unverified / pending / verified</w:t>
            </w:r>
          </w:p>
        </w:tc>
      </w:tr>
      <w:tr w:rsidR="00A77E4B" w14:paraId="3EAC97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F5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swim_seconds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5B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91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游泳時間（秒）</w:t>
            </w:r>
          </w:p>
        </w:tc>
      </w:tr>
      <w:tr w:rsidR="00A77E4B" w14:paraId="79C7D99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EB8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A8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A2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換區時間（秒）</w:t>
            </w:r>
          </w:p>
        </w:tc>
      </w:tr>
      <w:tr w:rsidR="00A77E4B" w14:paraId="032DAFF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5B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bike_seconds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62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92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自行車時間（秒）</w:t>
            </w:r>
          </w:p>
        </w:tc>
      </w:tr>
      <w:tr w:rsidR="00A77E4B" w14:paraId="763D75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55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78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AD0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換區時間（秒）</w:t>
            </w:r>
          </w:p>
        </w:tc>
      </w:tr>
      <w:tr w:rsidR="00A77E4B" w14:paraId="0EFBE8D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D1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run_seconds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04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2A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跑步時間（秒）</w:t>
            </w:r>
          </w:p>
        </w:tc>
      </w:tr>
      <w:tr w:rsidR="00A77E4B" w14:paraId="23E8861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5E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total_seconds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DB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28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完賽總時間（秒），排行榜排序依據</w:t>
            </w:r>
          </w:p>
        </w:tc>
      </w:tr>
      <w:tr w:rsidR="00A77E4B" w14:paraId="19385FD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CD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is_public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69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EB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false 則不納入排行榜</w:t>
            </w:r>
          </w:p>
        </w:tc>
      </w:tr>
      <w:tr w:rsidR="00A77E4B" w14:paraId="750E0C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66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certificate_url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2F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2A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完賽證書檔案路徑</w:t>
            </w:r>
          </w:p>
        </w:tc>
      </w:tr>
      <w:tr w:rsidR="00A77E4B" w14:paraId="2BA12FA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8E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claim_tag_count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E0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44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標記人數快取，避免排行榜查詢 JOIN</w:t>
            </w:r>
          </w:p>
        </w:tc>
      </w:tr>
      <w:tr w:rsidR="00A77E4B" w14:paraId="32AD7B7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26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A2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8E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認領時間</w:t>
            </w:r>
          </w:p>
        </w:tc>
      </w:tr>
      <w:tr w:rsidR="00A77E4B" w14:paraId="4E195D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79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1A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28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公證核准時間</w:t>
            </w:r>
          </w:p>
        </w:tc>
      </w:tr>
      <w:tr w:rsidR="00A77E4B" w14:paraId="43615D8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77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19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3BB34" w14:textId="77777777" w:rsidR="00A77E4B" w:rsidRDefault="00A77E4B"/>
        </w:tc>
      </w:tr>
    </w:tbl>
    <w:p w14:paraId="094EFC1D" w14:textId="77777777" w:rsidR="00A77E4B" w:rsidRDefault="00A77E4B">
      <w:pPr>
        <w:spacing w:after="120"/>
      </w:pPr>
    </w:p>
    <w:p w14:paraId="362A8AC0" w14:textId="77777777" w:rsidR="00A77E4B" w:rsidRDefault="00000000">
      <w:pPr>
        <w:pStyle w:val="Heading2"/>
      </w:pPr>
      <w:r>
        <w:rPr>
          <w:color w:val="0D1526"/>
        </w:rPr>
        <w:t>16.5 CLAIM_TAG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0EEB5D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B3A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E79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17C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CE7041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A1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75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0344" w14:textId="77777777" w:rsidR="00A77E4B" w:rsidRDefault="00A77E4B"/>
        </w:tc>
      </w:tr>
      <w:tr w:rsidR="00A77E4B" w14:paraId="397AFE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F5F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DF2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5B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被標記的成績</w:t>
            </w:r>
          </w:p>
        </w:tc>
      </w:tr>
      <w:tr w:rsidR="00A77E4B" w14:paraId="25DB5AB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60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tagged_by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59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D4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標記人的帳號 ID</w:t>
            </w:r>
          </w:p>
        </w:tc>
      </w:tr>
      <w:tr w:rsidR="00A77E4B" w14:paraId="3A5211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84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message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A0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74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知情人留言，上限 100 字</w:t>
            </w:r>
          </w:p>
        </w:tc>
      </w:tr>
      <w:tr w:rsidR="00A77E4B" w14:paraId="1C29FDB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89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F0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A18A" w14:textId="77777777" w:rsidR="00A77E4B" w:rsidRDefault="00A77E4B"/>
        </w:tc>
      </w:tr>
      <w:tr w:rsidR="00A77E4B" w14:paraId="7750F23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C2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UNIQUE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729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(result_id, tagged_by)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78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防止同一人重複標記同一筆成績</w:t>
            </w:r>
          </w:p>
        </w:tc>
      </w:tr>
    </w:tbl>
    <w:p w14:paraId="77681199" w14:textId="77777777" w:rsidR="00A77E4B" w:rsidRDefault="00A77E4B">
      <w:pPr>
        <w:spacing w:after="120"/>
      </w:pPr>
    </w:p>
    <w:p w14:paraId="6E7805A7" w14:textId="77777777" w:rsidR="00A77E4B" w:rsidRDefault="00000000">
      <w:pPr>
        <w:pStyle w:val="Heading2"/>
      </w:pPr>
      <w:r>
        <w:rPr>
          <w:color w:val="0D1526"/>
        </w:rPr>
        <w:t>16.6 索引建議</w:t>
      </w:r>
    </w:p>
    <w:p w14:paraId="0D7DC7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RESULT(race_edition_id, total_seconds) — 排行榜查詢主要索引</w:t>
      </w:r>
    </w:p>
    <w:p w14:paraId="2D51347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RESULT(athlete_id) — 個人成績頁面查詢</w:t>
      </w:r>
    </w:p>
    <w:p w14:paraId="1F56BA1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RESULT(claim_status, source_type) — 篩選未認領策展層成績</w:t>
      </w:r>
    </w:p>
    <w:p w14:paraId="5D2E87D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RESULT(athlete_name_snapshot) — 選手姓名搜尋（可配合全文搜尋）</w:t>
      </w:r>
    </w:p>
    <w:p w14:paraId="5D1DD10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RACE_EDITION(race_id, year) — 賽事屆次查詢</w:t>
      </w:r>
    </w:p>
    <w:p w14:paraId="5BE9649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CLAIM_TAG(result_id) — 統計標記人數</w:t>
      </w:r>
    </w:p>
    <w:p w14:paraId="23C4EDA4" w14:textId="77777777" w:rsidR="00A77E4B" w:rsidRDefault="00A77E4B">
      <w:pPr>
        <w:spacing w:after="240"/>
      </w:pPr>
    </w:p>
    <w:p w14:paraId="54DD7EEC" w14:textId="77777777" w:rsidR="00A77E4B" w:rsidRDefault="00000000">
      <w:pPr>
        <w:pStyle w:val="Heading1"/>
      </w:pPr>
      <w:r>
        <w:rPr>
          <w:color w:val="060D18"/>
        </w:rPr>
        <w:t>17. 品牌識別與域名</w:t>
      </w:r>
    </w:p>
    <w:p w14:paraId="505B157A" w14:textId="77777777" w:rsidR="00A77E4B" w:rsidRDefault="00000000">
      <w:pPr>
        <w:pStyle w:val="Heading2"/>
      </w:pPr>
      <w:r>
        <w:rPr>
          <w:color w:val="0D1526"/>
        </w:rPr>
        <w:t>17.1 品牌名稱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7E4FF826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B8D2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產品名稱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1F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Tri·log</w:t>
            </w:r>
          </w:p>
        </w:tc>
      </w:tr>
      <w:tr w:rsidR="00A77E4B" w14:paraId="32F7ACE0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D76B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域名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09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trilog.run</w:t>
            </w:r>
          </w:p>
        </w:tc>
      </w:tr>
      <w:tr w:rsidR="00A77E4B" w14:paraId="6E90391B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D1EF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名稱邏輯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9F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tri（三鐵 / 多邊形）+ log（記錄）。log 在 blog、vlog 的日常化脈絡下語意清晰，無技術門檻感</w:t>
            </w:r>
          </w:p>
        </w:tc>
      </w:tr>
      <w:tr w:rsidR="00A77E4B" w14:paraId="34F12D7F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BE17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語意雙重性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46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 同時指涉鐵人三項（triathlon）與多面向（multi-），為品牌未來延伸保留空間，現階段不造成誤解</w:t>
            </w:r>
          </w:p>
        </w:tc>
      </w:tr>
      <w:tr w:rsidR="00A77E4B" w14:paraId="6DD1A76E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20C1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域名選擇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47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.run 對鐵人三項選手語意自然（跑步 / 運作），比 .app 或 .io 更有運動社群個性</w:t>
            </w:r>
          </w:p>
        </w:tc>
      </w:tr>
      <w:tr w:rsidR="00A77E4B" w14:paraId="7B0DAD3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10B84" w14:textId="77777777" w:rsidR="00A77E4B" w:rsidRDefault="00000000">
            <w:r>
              <w:rPr>
                <w:rFonts w:eastAsia="Arial"/>
                <w:b/>
                <w:bCs/>
                <w:color w:val="0D1526"/>
                <w:sz w:val="20"/>
                <w:szCs w:val="20"/>
              </w:rPr>
              <w:t>品牌特質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97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短、好記、有雙重語意、視覺上簡潔</w:t>
            </w:r>
          </w:p>
        </w:tc>
      </w:tr>
    </w:tbl>
    <w:p w14:paraId="56BA3499" w14:textId="77777777" w:rsidR="00A77E4B" w:rsidRDefault="00A77E4B">
      <w:pPr>
        <w:spacing w:after="120"/>
      </w:pPr>
    </w:p>
    <w:p w14:paraId="4080BEE7" w14:textId="77777777" w:rsidR="00A77E4B" w:rsidRDefault="00000000">
      <w:pPr>
        <w:pStyle w:val="Heading2"/>
      </w:pPr>
      <w:r>
        <w:rPr>
          <w:color w:val="0D1526"/>
        </w:rPr>
        <w:t>17.2 市場定位聲明</w:t>
      </w:r>
    </w:p>
    <w:p w14:paraId="26287E4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是鐵人三項選手的成績記錄與排行榜平台。選手可以在這裡保存每一場賽事的完整成績歷史，與全球選手跨賽事比較，並透過策展層的最速紀錄資料庫，隨時查看各距離目前最快的是誰。</w:t>
      </w:r>
    </w:p>
    <w:p w14:paraId="7A816C3D" w14:textId="77777777" w:rsidR="00A77E4B" w:rsidRDefault="00A77E4B">
      <w:pPr>
        <w:spacing w:after="240"/>
      </w:pPr>
    </w:p>
    <w:p w14:paraId="5222696E" w14:textId="77777777" w:rsidR="00A77E4B" w:rsidRDefault="00000000">
      <w:pPr>
        <w:pStyle w:val="Heading1"/>
      </w:pPr>
      <w:r>
        <w:rPr>
          <w:color w:val="060D18"/>
        </w:rPr>
        <w:t>18. 技術選型</w:t>
      </w:r>
    </w:p>
    <w:p w14:paraId="0D3371D0" w14:textId="77777777" w:rsidR="00A77E4B" w:rsidRDefault="00000000">
      <w:pPr>
        <w:pStyle w:val="Heading2"/>
      </w:pPr>
      <w:r>
        <w:rPr>
          <w:color w:val="0D1526"/>
        </w:rPr>
        <w:lastRenderedPageBreak/>
        <w:t>18.1 選型原則</w:t>
      </w:r>
    </w:p>
    <w:p w14:paraId="09A1EBA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以個人專案為前提，優先考量三個條件：Claude Code 熟悉度高、開發社群活躍（長期維護性）、初期成本趨近於零。後端與前端整合在同一框架，降低維運複雜度。</w:t>
      </w:r>
    </w:p>
    <w:p w14:paraId="23DAADF4" w14:textId="77777777" w:rsidR="00A77E4B" w:rsidRDefault="00A77E4B">
      <w:pPr>
        <w:spacing w:after="120"/>
      </w:pPr>
    </w:p>
    <w:p w14:paraId="17503146" w14:textId="77777777" w:rsidR="00A77E4B" w:rsidRDefault="00000000">
      <w:pPr>
        <w:pStyle w:val="Heading2"/>
      </w:pPr>
      <w:r>
        <w:rPr>
          <w:color w:val="0D1526"/>
        </w:rPr>
        <w:t>18.2 技術堆疊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E35748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16C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層次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D40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選擇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83B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理由</w:t>
            </w:r>
          </w:p>
        </w:tc>
      </w:tr>
      <w:tr w:rsidR="00A77E4B" w14:paraId="11AAB3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1F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前端框架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93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Next.js + TypeScript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D7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社群最活躍；Claude Code 掌握度高；Vercel 原生支援；API Routes / Server Actions 整合前後端，無需獨立後端服務</w:t>
            </w:r>
          </w:p>
        </w:tc>
      </w:tr>
      <w:tr w:rsidR="00A77E4B" w14:paraId="33D499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7B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樣式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FC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Tailwind CSS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3C1F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Claude Code 生成 UI 的首選；開發速度快；無需維護 CSS 檔案</w:t>
            </w:r>
          </w:p>
        </w:tc>
      </w:tr>
      <w:tr w:rsidR="00A77E4B" w14:paraId="3741235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ED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資料庫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85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(PostgreSQL)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E48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免費方案足夠初期使用；Auth、Database、Storage 三合一；社群活躍；Claude Code 熟悉</w:t>
            </w:r>
          </w:p>
        </w:tc>
      </w:tr>
      <w:tr w:rsidR="00A77E4B" w14:paraId="651710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47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27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Auth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26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內建 Email、Google、Apple 登入；免費；與資料庫整合無縫</w:t>
            </w:r>
          </w:p>
        </w:tc>
      </w:tr>
      <w:tr w:rsidR="00A77E4B" w14:paraId="4E44A57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2B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檔案儲存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A5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Storage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93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完賽證書上傳；免費方案含 1GB；與資料庫同一服務</w:t>
            </w:r>
          </w:p>
        </w:tc>
      </w:tr>
      <w:tr w:rsidR="00A77E4B" w14:paraId="4945F04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E0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部署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3A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B4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免費方案；零設定 CI/CD；Next.js 原生整合；自動 Preview 環境</w:t>
            </w:r>
          </w:p>
        </w:tc>
      </w:tr>
      <w:tr w:rsidR="00A77E4B" w14:paraId="05FE6D3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7D6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 API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C4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19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完全免費；無需 API Key；歷史天氣查詢支援；社群穩定</w:t>
            </w:r>
          </w:p>
        </w:tc>
      </w:tr>
      <w:tr w:rsidR="00A77E4B" w14:paraId="49AF673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74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5C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Resend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39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 3,000 封 / 月；API 設計簡潔；Claude Code 整合快速</w:t>
            </w:r>
          </w:p>
        </w:tc>
      </w:tr>
      <w:tr w:rsidR="00A77E4B" w14:paraId="735A417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918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語言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EA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TypeScript（全程）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60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型別安全讓 Claude Code 生成的程式碼更可靠；重構更安全</w:t>
            </w:r>
          </w:p>
        </w:tc>
      </w:tr>
    </w:tbl>
    <w:p w14:paraId="688D7E77" w14:textId="77777777" w:rsidR="00A77E4B" w:rsidRDefault="00A77E4B">
      <w:pPr>
        <w:spacing w:after="120"/>
      </w:pPr>
    </w:p>
    <w:p w14:paraId="17398329" w14:textId="77777777" w:rsidR="00A77E4B" w:rsidRDefault="00000000">
      <w:pPr>
        <w:pStyle w:val="Heading2"/>
      </w:pPr>
      <w:r>
        <w:rPr>
          <w:color w:val="0D1526"/>
        </w:rPr>
        <w:t>18.3 免費方案限制與升級時機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DB549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6CE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3857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免費方案限制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7B1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升級時機</w:t>
            </w:r>
          </w:p>
        </w:tc>
      </w:tr>
      <w:tr w:rsidR="00A77E4B" w14:paraId="3B0210D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B1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13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500MB DB、1GB Storage、50,000 MAU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9D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用戶數突破 10,000 或儲存空間不足時</w:t>
            </w:r>
          </w:p>
        </w:tc>
      </w:tr>
      <w:tr w:rsidR="00A77E4B" w14:paraId="49F50AE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C7F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BC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100GB 頻寬 / 月、無商業用途限制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19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流量大幅成長或需要進階分析時</w:t>
            </w:r>
          </w:p>
        </w:tc>
      </w:tr>
      <w:tr w:rsidR="00A77E4B" w14:paraId="5B82CF4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B0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Resend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6E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3,000 封 / 月、1 個域名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6D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通知量成長時（約 $20/月起）</w:t>
            </w:r>
          </w:p>
        </w:tc>
      </w:tr>
      <w:tr w:rsidR="00A77E4B" w14:paraId="2B3D6E8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8B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CF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無限制，完全免費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D3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無需升級</w:t>
            </w:r>
          </w:p>
        </w:tc>
      </w:tr>
    </w:tbl>
    <w:p w14:paraId="6EC56F8E" w14:textId="77777777" w:rsidR="00A77E4B" w:rsidRDefault="00A77E4B">
      <w:pPr>
        <w:spacing w:after="120"/>
      </w:pPr>
    </w:p>
    <w:p w14:paraId="27557DDE" w14:textId="77777777" w:rsidR="00A77E4B" w:rsidRDefault="00000000">
      <w:pPr>
        <w:pStyle w:val="Heading2"/>
      </w:pPr>
      <w:r>
        <w:rPr>
          <w:color w:val="0D1526"/>
        </w:rPr>
        <w:t>18.4 本地開發環境</w:t>
      </w:r>
    </w:p>
    <w:p w14:paraId="15CA7B0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Node.js 20 LTS</w:t>
      </w:r>
    </w:p>
    <w:p w14:paraId="13DF6D8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Supabase CLI — 本地模擬資料庫與 Auth，開發時不消耗雲端配額</w:t>
      </w:r>
    </w:p>
    <w:p w14:paraId="7D7A8D2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環境變數管理：.env.local（開發）/ Vercel 環境變數（正式）</w:t>
      </w:r>
    </w:p>
    <w:p w14:paraId="6186876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Git + GitHub — 版本控制，Vercel 串接 GitHub 自動部署</w:t>
      </w:r>
    </w:p>
    <w:p w14:paraId="01048F80" w14:textId="77777777" w:rsidR="00A77E4B" w:rsidRDefault="00A77E4B">
      <w:pPr>
        <w:spacing w:after="240"/>
      </w:pPr>
    </w:p>
    <w:p w14:paraId="2701CD43" w14:textId="77777777" w:rsidR="00A77E4B" w:rsidRDefault="00000000">
      <w:pPr>
        <w:pStyle w:val="Heading1"/>
      </w:pPr>
      <w:r>
        <w:rPr>
          <w:color w:val="060D18"/>
        </w:rPr>
        <w:t>19. API 設計</w:t>
      </w:r>
    </w:p>
    <w:p w14:paraId="0B2C39D1" w14:textId="77777777" w:rsidR="00A77E4B" w:rsidRDefault="00000000">
      <w:pPr>
        <w:pStyle w:val="Heading2"/>
      </w:pPr>
      <w:r>
        <w:rPr>
          <w:color w:val="0D1526"/>
        </w:rPr>
        <w:t>19.1 設計原則</w:t>
      </w:r>
    </w:p>
    <w:p w14:paraId="3AB2C7E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REST 慣例，資源名稱用複數名詞</w:t>
      </w:r>
    </w:p>
    <w:p w14:paraId="77ACABB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賽事以 slug（如 ironman-taiwan）取代 UUID，URL 易讀且有 SEO 價值</w:t>
      </w:r>
    </w:p>
    <w:p w14:paraId="36459C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權限分三層：公開（無需登入）、登入（一般選手）、助手（策展層操作）</w:t>
      </w:r>
    </w:p>
    <w:p w14:paraId="2780542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Next.js App Router，每個端點對應 app/api/ 下的 Route Handler</w:t>
      </w:r>
    </w:p>
    <w:p w14:paraId="0128FCD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回應格式統一為 JSON，分頁預設 50 筆</w:t>
      </w:r>
    </w:p>
    <w:p w14:paraId="1C787F14" w14:textId="77777777" w:rsidR="00A77E4B" w:rsidRDefault="00A77E4B">
      <w:pPr>
        <w:spacing w:after="120"/>
      </w:pPr>
    </w:p>
    <w:p w14:paraId="55AFD3DE" w14:textId="77777777" w:rsidR="00A77E4B" w:rsidRDefault="00000000">
      <w:pPr>
        <w:pStyle w:val="Heading2"/>
      </w:pPr>
      <w:r>
        <w:rPr>
          <w:color w:val="0D1526"/>
        </w:rPr>
        <w:t>19.2 排行榜 /api/leaderboard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3"/>
        <w:gridCol w:w="2653"/>
        <w:gridCol w:w="1941"/>
        <w:gridCol w:w="2023"/>
      </w:tblGrid>
      <w:tr w:rsidR="00A77E4B" w14:paraId="005B207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DA6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89F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F16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84A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51BA977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0DC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CE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AE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12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取得排行榜，支援 distance / gender / age_group / nationality / race_id 篩選</w:t>
            </w:r>
          </w:p>
        </w:tc>
      </w:tr>
      <w:tr w:rsidR="00A77E4B" w14:paraId="65F0179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AC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30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/api/leaderboard/records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7F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4F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各距離歷史最速紀錄（策展層頂點）</w:t>
            </w:r>
          </w:p>
        </w:tc>
      </w:tr>
      <w:tr w:rsidR="00A77E4B" w14:paraId="3013522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01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7A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/api/leaderboard/unclaimed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38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122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依標記次數排序的熱門未認領成績清單</w:t>
            </w:r>
          </w:p>
        </w:tc>
      </w:tr>
    </w:tbl>
    <w:p w14:paraId="70439E06" w14:textId="77777777" w:rsidR="00A77E4B" w:rsidRDefault="00A77E4B">
      <w:pPr>
        <w:spacing w:after="120"/>
      </w:pPr>
    </w:p>
    <w:p w14:paraId="6D122FAF" w14:textId="77777777" w:rsidR="00A77E4B" w:rsidRDefault="00000000">
      <w:pPr>
        <w:pStyle w:val="Heading2"/>
      </w:pPr>
      <w:r>
        <w:rPr>
          <w:color w:val="0D1526"/>
        </w:rPr>
        <w:t>19.3 成績 /api/results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5"/>
        <w:gridCol w:w="2386"/>
        <w:gridCol w:w="2014"/>
        <w:gridCol w:w="2105"/>
      </w:tblGrid>
      <w:tr w:rsidR="00A77E4B" w14:paraId="349544A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2EC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C73C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2BC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2C2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410E5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CA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F4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1E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A3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搜尋成績，支援 athlete_name / race_edition_id / claim_status 篩選</w:t>
            </w:r>
          </w:p>
        </w:tc>
      </w:tr>
      <w:tr w:rsidR="00A77E4B" w14:paraId="193C858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90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17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78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5D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取得單筆成績詳細資料（含分項時間、認領狀態、標記數）</w:t>
            </w:r>
          </w:p>
        </w:tc>
      </w:tr>
      <w:tr w:rsidR="00A77E4B" w14:paraId="4AA911E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3C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61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17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9A4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新增成績記錄（社群層），source_type 自動設為 community</w:t>
            </w:r>
          </w:p>
        </w:tc>
      </w:tr>
      <w:tr w:rsidR="00A77E4B" w14:paraId="6326A5C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9C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86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CF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EC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修改自己的成績（僅限本人，策展層未認領成績不可修改）</w:t>
            </w:r>
          </w:p>
        </w:tc>
      </w:tr>
      <w:tr w:rsidR="00A77E4B" w14:paraId="4E8E822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AF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6AD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/api/results/:id/certificate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E7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89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上傳完賽證書，觸發公證流程，verification_status 更新為 pending</w:t>
            </w:r>
          </w:p>
        </w:tc>
      </w:tr>
      <w:tr w:rsidR="00A77E4B" w14:paraId="27DAABE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13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55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/api/results/:id/claim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8E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73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認領未認領成績，同步上傳證書，claim_status 更新為 pending</w:t>
            </w:r>
          </w:p>
        </w:tc>
      </w:tr>
    </w:tbl>
    <w:p w14:paraId="0B016F46" w14:textId="77777777" w:rsidR="00A77E4B" w:rsidRDefault="00A77E4B">
      <w:pPr>
        <w:spacing w:after="120"/>
      </w:pPr>
    </w:p>
    <w:p w14:paraId="5116864D" w14:textId="77777777" w:rsidR="00A77E4B" w:rsidRDefault="00000000">
      <w:pPr>
        <w:pStyle w:val="Heading2"/>
      </w:pPr>
      <w:r>
        <w:rPr>
          <w:color w:val="0D1526"/>
        </w:rPr>
        <w:t>19.4 標記 /api/results/:id/tags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8"/>
        <w:gridCol w:w="2464"/>
        <w:gridCol w:w="2004"/>
        <w:gridCol w:w="2034"/>
      </w:tblGrid>
      <w:tr w:rsidR="00A77E4B" w14:paraId="148ACFC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B28D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A28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15A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42E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E429D2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6E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34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32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0C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標記未認領成績「我已通知本人」，回傳分享文字與 Web Share 連結</w:t>
            </w:r>
          </w:p>
        </w:tc>
      </w:tr>
      <w:tr w:rsidR="00A77E4B" w14:paraId="5CCB73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0F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1D4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1B3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93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取得該成績的標記列表（顯示知情人與留言）</w:t>
            </w:r>
          </w:p>
        </w:tc>
      </w:tr>
      <w:tr w:rsidR="00A77E4B" w14:paraId="54FFBA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5C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CA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/api/results/:id/tags/:tagId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A9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F0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撤銷自己的標記</w:t>
            </w:r>
          </w:p>
        </w:tc>
      </w:tr>
    </w:tbl>
    <w:p w14:paraId="719C719F" w14:textId="77777777" w:rsidR="00A77E4B" w:rsidRDefault="00A77E4B">
      <w:pPr>
        <w:spacing w:after="120"/>
      </w:pPr>
    </w:p>
    <w:p w14:paraId="19BFCEAF" w14:textId="77777777" w:rsidR="00A77E4B" w:rsidRDefault="00000000">
      <w:pPr>
        <w:pStyle w:val="Heading2"/>
      </w:pPr>
      <w:r>
        <w:rPr>
          <w:color w:val="0D1526"/>
        </w:rPr>
        <w:t>19.5 賽事 /api/races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3475"/>
        <w:gridCol w:w="1573"/>
        <w:gridCol w:w="2038"/>
      </w:tblGrid>
      <w:tr w:rsidR="00A77E4B" w14:paraId="413FAFD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8D50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7C5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90D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638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973FC1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CD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C9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4E0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D7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列出賽事，支援 country / status / distance_category 篩選</w:t>
            </w:r>
          </w:p>
        </w:tc>
      </w:tr>
      <w:tr w:rsidR="00A77E4B" w14:paraId="6EA377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13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67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7D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C3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取得賽事詳細資料（含所有屆次列表）</w:t>
            </w:r>
          </w:p>
        </w:tc>
      </w:tr>
      <w:tr w:rsidR="00A77E4B" w14:paraId="40D2D1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46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E9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/api/races/:slug/editions/:year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20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71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取得特定屆次資料（含天氣資訊、成績分佈）</w:t>
            </w:r>
          </w:p>
        </w:tc>
      </w:tr>
      <w:tr w:rsidR="00A77E4B" w14:paraId="482B648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DB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97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CF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B2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新增賽事</w:t>
            </w:r>
          </w:p>
        </w:tc>
      </w:tr>
      <w:tr w:rsidR="00A77E4B" w14:paraId="459D39E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A7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CA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08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A2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更新賽事基本資料</w:t>
            </w:r>
          </w:p>
        </w:tc>
      </w:tr>
      <w:tr w:rsidR="00A77E4B" w14:paraId="0D88435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15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E8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47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3C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新增屆次，自動觸發 Open-Meteo 天氣資料查詢</w:t>
            </w:r>
          </w:p>
        </w:tc>
      </w:tr>
      <w:tr w:rsidR="00A77E4B" w14:paraId="5ECEF78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94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97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/api/races/:slug/editions/:year/results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A4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6F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批次新增策展層成績（source_type: curated）</w:t>
            </w:r>
          </w:p>
        </w:tc>
      </w:tr>
    </w:tbl>
    <w:p w14:paraId="44FBAB7F" w14:textId="77777777" w:rsidR="00A77E4B" w:rsidRDefault="00A77E4B">
      <w:pPr>
        <w:spacing w:after="120"/>
      </w:pPr>
    </w:p>
    <w:p w14:paraId="05EF07B9" w14:textId="77777777" w:rsidR="00A77E4B" w:rsidRDefault="00000000">
      <w:pPr>
        <w:pStyle w:val="Heading2"/>
      </w:pPr>
      <w:r>
        <w:rPr>
          <w:color w:val="0D1526"/>
        </w:rPr>
        <w:t>19.6 選手 /api/athletes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7836FA0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FCD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1D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C2B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68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1EDFF91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CE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4A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293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FD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取得選手公開 Profile（name、nationality、公開成績列表）</w:t>
            </w:r>
          </w:p>
        </w:tc>
      </w:tr>
      <w:tr w:rsidR="00A77E4B" w14:paraId="79BBE9D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DC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F7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64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27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取得自己的完整資料（含私人成績、帳號設定）</w:t>
            </w:r>
          </w:p>
        </w:tc>
      </w:tr>
      <w:tr w:rsidR="00A77E4B" w14:paraId="5421F89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ED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8F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E0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27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更新個人 Profile（name、gender、birth_year、nationality 等）</w:t>
            </w:r>
          </w:p>
        </w:tc>
      </w:tr>
      <w:tr w:rsidR="00A77E4B" w14:paraId="0B6540B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5D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E29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EC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CE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申請刪除帳號，deleted_at 設為當下，1 個月後系統清除</w:t>
            </w:r>
          </w:p>
        </w:tc>
      </w:tr>
    </w:tbl>
    <w:p w14:paraId="46714610" w14:textId="77777777" w:rsidR="00A77E4B" w:rsidRDefault="00A77E4B">
      <w:pPr>
        <w:spacing w:after="120"/>
      </w:pPr>
    </w:p>
    <w:p w14:paraId="02999E85" w14:textId="77777777" w:rsidR="00A77E4B" w:rsidRDefault="00000000">
      <w:pPr>
        <w:pStyle w:val="Heading2"/>
      </w:pPr>
      <w:r>
        <w:rPr>
          <w:color w:val="0D1526"/>
        </w:rPr>
        <w:t>19.7 管理 /api/admin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1"/>
        <w:gridCol w:w="2542"/>
        <w:gridCol w:w="1947"/>
        <w:gridCol w:w="2120"/>
      </w:tblGrid>
      <w:tr w:rsidR="00A77E4B" w14:paraId="2D6A8D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30B7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A21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E5E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CCC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D3797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3C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5C8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/api/admin/verifications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CB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3E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列出待審核的公證申請（verification_status: pending）</w:t>
            </w:r>
          </w:p>
        </w:tc>
      </w:tr>
      <w:tr w:rsidR="00A77E4B" w14:paraId="14C433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1B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32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/api/admin/verifications/:id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5E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A4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核准或拒絕公證申請，更新 verification_status 與 claim_status</w:t>
            </w:r>
          </w:p>
        </w:tc>
      </w:tr>
      <w:tr w:rsidR="00A77E4B" w14:paraId="7FE6902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81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4BA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/api/admin/claims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5B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B5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列出待審核的認領申請（claim_status: pending）</w:t>
            </w:r>
          </w:p>
        </w:tc>
      </w:tr>
    </w:tbl>
    <w:p w14:paraId="4B36355D" w14:textId="77777777" w:rsidR="00A77E4B" w:rsidRDefault="00A77E4B">
      <w:pPr>
        <w:spacing w:after="120"/>
      </w:pPr>
    </w:p>
    <w:p w14:paraId="79AA05FA" w14:textId="77777777" w:rsidR="00A77E4B" w:rsidRDefault="00000000">
      <w:pPr>
        <w:pStyle w:val="Heading2"/>
      </w:pPr>
      <w:r>
        <w:rPr>
          <w:color w:val="0D1526"/>
        </w:rPr>
        <w:t>19.8 特別說明</w:t>
      </w:r>
    </w:p>
    <w:p w14:paraId="0AB435D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POST /api/results/:id/tags 回傳內容包含預組好的分享文字與目標成績 URL，供前端直接呼叫 Web Share API（Phase 1 通知機制）</w:t>
      </w:r>
    </w:p>
    <w:p w14:paraId="3E815F4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/api/races/:slug/editions 新增屆次時，系統自動以賽事 GPS 座標 + 比賽日期查詢 Open-Meteo，天氣資料完全自動化，助手無需手動填寫</w:t>
      </w:r>
    </w:p>
    <w:p w14:paraId="0431042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排行榜查詢使用 RESULT(race_edition_id, total_seconds) 複合索引，避免全表掃描</w:t>
      </w:r>
    </w:p>
    <w:p w14:paraId="677932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所有時間欄位以秒（integer）儲存，前端負責格式化顯示為 HH:MM:SS</w:t>
      </w:r>
    </w:p>
    <w:p w14:paraId="2F9116EE" w14:textId="77777777" w:rsidR="00A77E4B" w:rsidRDefault="00A77E4B">
      <w:pPr>
        <w:spacing w:after="240"/>
      </w:pPr>
    </w:p>
    <w:p w14:paraId="6C29884B" w14:textId="77777777" w:rsidR="00A77E4B" w:rsidRDefault="00000000">
      <w:pPr>
        <w:pStyle w:val="Heading1"/>
      </w:pPr>
      <w:r>
        <w:rPr>
          <w:color w:val="060D18"/>
        </w:rPr>
        <w:t>20. 接力成績規格</w:t>
      </w:r>
    </w:p>
    <w:p w14:paraId="105E8B4D" w14:textId="77777777" w:rsidR="00A77E4B" w:rsidRDefault="00000000">
      <w:pPr>
        <w:pStyle w:val="Heading2"/>
      </w:pPr>
      <w:r>
        <w:rPr>
          <w:color w:val="0D1526"/>
        </w:rPr>
        <w:t>20.1 核心設計原則</w:t>
      </w:r>
    </w:p>
    <w:p w14:paraId="1612CB9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以人為單位：每位接力成員擁有個人帳號，接力的分項時間歸屬到個人頁面</w:t>
      </w:r>
    </w:p>
    <w:p w14:paraId="6A18FF5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接力選手是 solo 參賽的潛在用戶，個人歷史記錄從接力就開始累積</w:t>
      </w:r>
    </w:p>
    <w:p w14:paraId="5C07F81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每場賽事的隊伍組合都是全新的，不跨賽事維護固定隊伍</w:t>
      </w:r>
    </w:p>
    <w:p w14:paraId="38C50AC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隊名欄位保留，若同一批人重複使用相同隊名，資料自然形成跨賽事歷史，未來可視需求呈現</w:t>
      </w:r>
    </w:p>
    <w:p w14:paraId="7A3C5E1E" w14:textId="77777777" w:rsidR="00A77E4B" w:rsidRDefault="00A77E4B">
      <w:pPr>
        <w:spacing w:after="120"/>
      </w:pPr>
    </w:p>
    <w:p w14:paraId="78F3AA91" w14:textId="77777777" w:rsidR="00A77E4B" w:rsidRDefault="00000000">
      <w:pPr>
        <w:pStyle w:val="Heading2"/>
      </w:pPr>
      <w:r>
        <w:rPr>
          <w:color w:val="0D1526"/>
        </w:rPr>
        <w:t>20.2 接力結構</w:t>
      </w:r>
    </w:p>
    <w:p w14:paraId="36E37EA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接力隊由 1–3 名成員組成，彈性分配三個分項（游泳、自行車、跑步）。一名成員可以負責 1 項或 2 項，不強制一人一項。</w:t>
      </w:r>
    </w:p>
    <w:p w14:paraId="507F9261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FD0EA6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F83C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組合類型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62C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4A7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範例</w:t>
            </w:r>
          </w:p>
        </w:tc>
      </w:tr>
      <w:tr w:rsidR="00A77E4B" w14:paraId="21BAF7C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50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三人接力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D1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每人各負責一項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5E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游泳、B 自行車、C 跑步</w:t>
            </w:r>
          </w:p>
        </w:tc>
      </w:tr>
      <w:tr w:rsidR="00A77E4B" w14:paraId="2973D26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3A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兩人接力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D7B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一人負責兩項，另一人負責一項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5C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游泳＋自行車、B 跑步</w:t>
            </w:r>
          </w:p>
        </w:tc>
      </w:tr>
      <w:tr w:rsidR="00A77E4B" w14:paraId="201120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79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其他組合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A3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依賽事規則允許的任何分配方式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8F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游泳、B 自行車＋跑步</w:t>
            </w:r>
          </w:p>
        </w:tc>
      </w:tr>
    </w:tbl>
    <w:p w14:paraId="4C17A550" w14:textId="77777777" w:rsidR="00A77E4B" w:rsidRDefault="00A77E4B">
      <w:pPr>
        <w:spacing w:after="120"/>
      </w:pPr>
    </w:p>
    <w:p w14:paraId="422DD95C" w14:textId="77777777" w:rsidR="00A77E4B" w:rsidRDefault="00000000">
      <w:pPr>
        <w:pStyle w:val="Heading2"/>
      </w:pPr>
      <w:r>
        <w:rPr>
          <w:color w:val="0D1526"/>
        </w:rPr>
        <w:t>20.3 資料模型擴充</w:t>
      </w:r>
    </w:p>
    <w:p w14:paraId="73F87C74" w14:textId="77777777" w:rsidR="00A77E4B" w:rsidRDefault="00000000">
      <w:pPr>
        <w:pStyle w:val="Heading3"/>
      </w:pPr>
      <w:r>
        <w:rPr>
          <w:color w:val="FF6B3D"/>
        </w:rPr>
        <w:t>新增 TEAM 資料表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BA08F1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6CC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9A5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784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364333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21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3F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8B98" w14:textId="77777777" w:rsidR="00A77E4B" w:rsidRDefault="00A77E4B"/>
        </w:tc>
      </w:tr>
      <w:tr w:rsidR="00A77E4B" w14:paraId="0032C2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90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AF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C7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對應 RESULT 表的隊伍整體成績</w:t>
            </w:r>
          </w:p>
        </w:tc>
      </w:tr>
      <w:tr w:rsidR="00A77E4B" w14:paraId="68BA8C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F8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team_name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DD1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41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隊名，選填，可跨賽事重複使用</w:t>
            </w:r>
          </w:p>
        </w:tc>
      </w:tr>
      <w:tr w:rsidR="00A77E4B" w14:paraId="78EB787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88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gender_category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83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60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male / female / mixed，依賽事慣例分組</w:t>
            </w:r>
          </w:p>
        </w:tc>
      </w:tr>
      <w:tr w:rsidR="00A77E4B" w14:paraId="31243DE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AB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AE7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6B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換區時間，隊伍層級共同承擔</w:t>
            </w:r>
          </w:p>
        </w:tc>
      </w:tr>
      <w:tr w:rsidR="00A77E4B" w14:paraId="56C3DC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D0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2A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92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換區時間，隊伍層級共同承擔</w:t>
            </w:r>
          </w:p>
        </w:tc>
      </w:tr>
      <w:tr w:rsidR="00A77E4B" w14:paraId="023072B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E1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created_at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42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2EBA" w14:textId="77777777" w:rsidR="00A77E4B" w:rsidRDefault="00A77E4B"/>
        </w:tc>
      </w:tr>
    </w:tbl>
    <w:p w14:paraId="17AD5B21" w14:textId="77777777" w:rsidR="00A77E4B" w:rsidRDefault="00A77E4B">
      <w:pPr>
        <w:spacing w:after="120"/>
      </w:pPr>
    </w:p>
    <w:p w14:paraId="708DBE81" w14:textId="77777777" w:rsidR="00A77E4B" w:rsidRDefault="00000000">
      <w:pPr>
        <w:pStyle w:val="Heading3"/>
      </w:pPr>
      <w:r>
        <w:rPr>
          <w:color w:val="FF6B3D"/>
        </w:rPr>
        <w:t>新增 TEAM_MEMBER 資料表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4FBD86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509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FF0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916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D4E13B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B07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00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EA30" w14:textId="77777777" w:rsidR="00A77E4B" w:rsidRDefault="00A77E4B"/>
        </w:tc>
      </w:tr>
      <w:tr w:rsidR="00A77E4B" w14:paraId="32CD106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63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team_id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F7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E76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所屬隊伍</w:t>
            </w:r>
          </w:p>
        </w:tc>
      </w:tr>
      <w:tr w:rsidR="00A77E4B" w14:paraId="2D3C189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DD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791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44B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成員帳號，未認領時為 null</w:t>
            </w:r>
          </w:p>
        </w:tc>
      </w:tr>
      <w:tr w:rsidR="00A77E4B" w14:paraId="380CDED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13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58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3C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未認領時保存姓名</w:t>
            </w:r>
          </w:p>
        </w:tc>
      </w:tr>
      <w:tr w:rsidR="00A77E4B" w14:paraId="0BBEC53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75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disciplines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88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string[]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CAD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負責的分項，如 ['swim'] 或 ['bike','run']</w:t>
            </w:r>
          </w:p>
        </w:tc>
      </w:tr>
      <w:tr w:rsidR="00A77E4B" w14:paraId="055E74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08A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split_seconds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A6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F6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該成員負責分項的合計時間（秒）</w:t>
            </w:r>
          </w:p>
        </w:tc>
      </w:tr>
      <w:tr w:rsidR="00A77E4B" w14:paraId="29640D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8A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9E3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61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 / pending / claimed</w:t>
            </w:r>
          </w:p>
        </w:tc>
      </w:tr>
      <w:tr w:rsidR="00A77E4B" w14:paraId="68F9083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84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verification_status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1C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F1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unverified / pending / verified</w:t>
            </w:r>
          </w:p>
        </w:tc>
      </w:tr>
    </w:tbl>
    <w:p w14:paraId="34BC9379" w14:textId="77777777" w:rsidR="00A77E4B" w:rsidRDefault="00A77E4B">
      <w:pPr>
        <w:spacing w:after="120"/>
      </w:pPr>
    </w:p>
    <w:p w14:paraId="417267F7" w14:textId="77777777" w:rsidR="00A77E4B" w:rsidRDefault="00000000">
      <w:pPr>
        <w:pStyle w:val="Heading3"/>
      </w:pPr>
      <w:r>
        <w:rPr>
          <w:color w:val="FF6B3D"/>
        </w:rPr>
        <w:t>RESULT 表擴充</w:t>
      </w:r>
    </w:p>
    <w:p w14:paraId="5D0B54D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新增 result_type 欄位：solo / relay，區分個人與接力成績</w:t>
      </w:r>
    </w:p>
    <w:p w14:paraId="16C3458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接力成績的 athlete_id 設為 null，由 TEAM 表管理成員關係</w:t>
      </w:r>
    </w:p>
    <w:p w14:paraId="5C4E279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total_seconds 仍為完賽總時間，排行榜排序依據不變</w:t>
      </w:r>
    </w:p>
    <w:p w14:paraId="3D5117B5" w14:textId="77777777" w:rsidR="00A77E4B" w:rsidRDefault="00A77E4B">
      <w:pPr>
        <w:spacing w:after="120"/>
      </w:pPr>
    </w:p>
    <w:p w14:paraId="6B074468" w14:textId="77777777" w:rsidR="00A77E4B" w:rsidRDefault="00000000">
      <w:pPr>
        <w:pStyle w:val="Heading2"/>
      </w:pPr>
      <w:r>
        <w:rPr>
          <w:color w:val="0D1526"/>
        </w:rPr>
        <w:t>20.4 T1 / T2 換區時間歸屬</w:t>
      </w:r>
    </w:p>
    <w:p w14:paraId="10D838D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接力賽的換區時間在實務上存在計時系統差異（晶片偵測點不同），無法精確歸屬到特定成員。採以下設計：</w:t>
      </w:r>
    </w:p>
    <w:p w14:paraId="5208D7D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T1、T2 作為隊伍層級欄位，存放在 TEAM 表，不強制歸屬任何成員</w:t>
      </w:r>
    </w:p>
    <w:p w14:paraId="384CF6C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成員的 split_seconds 只計算自己負責分項的純運動時間，不含換區</w:t>
      </w:r>
    </w:p>
    <w:p w14:paraId="7BA3CF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隊伍完賽時間 = 所有成員 split_seconds 之和 + T1 + T2</w:t>
      </w:r>
    </w:p>
    <w:p w14:paraId="564C71EE" w14:textId="77777777" w:rsidR="00A77E4B" w:rsidRDefault="00A77E4B">
      <w:pPr>
        <w:spacing w:after="120"/>
      </w:pPr>
    </w:p>
    <w:p w14:paraId="4DBBA9BA" w14:textId="77777777" w:rsidR="00A77E4B" w:rsidRDefault="00000000">
      <w:pPr>
        <w:pStyle w:val="Heading2"/>
      </w:pPr>
      <w:r>
        <w:rPr>
          <w:color w:val="0D1526"/>
        </w:rPr>
        <w:t>20.5 排行榜設計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76005C3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1E7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53B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</w:t>
            </w:r>
          </w:p>
        </w:tc>
      </w:tr>
      <w:tr w:rsidR="00A77E4B" w14:paraId="3EA35AF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2B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榜單獨立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38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接力榜與 solo 榜完全分開，不混合排列</w:t>
            </w:r>
          </w:p>
        </w:tc>
      </w:tr>
      <w:tr w:rsidR="00A77E4B" w14:paraId="0E9039A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7A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性別分組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10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沿用賽事慣例：男子組、女子組、混合組</w:t>
            </w:r>
          </w:p>
        </w:tc>
      </w:tr>
      <w:tr w:rsidR="00A77E4B" w14:paraId="40871BA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95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67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初期不做接力的年齡組分組，以隊伍整體參賽為單位</w:t>
            </w:r>
          </w:p>
        </w:tc>
      </w:tr>
      <w:tr w:rsidR="00A77E4B" w14:paraId="7CB4882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CE2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地區篩選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28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依隊伍成員的國籍多數決，或依隊長（第一位認領者）國籍</w:t>
            </w:r>
          </w:p>
        </w:tc>
      </w:tr>
      <w:tr w:rsidR="00A77E4B" w14:paraId="6A6F321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B2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賽事接力紀錄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C3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策展層不主動收錄接力歷史；社群層成績自然形成各賽事接力最速紀錄</w:t>
            </w:r>
          </w:p>
        </w:tc>
      </w:tr>
    </w:tbl>
    <w:p w14:paraId="46E0DE17" w14:textId="77777777" w:rsidR="00A77E4B" w:rsidRDefault="00A77E4B">
      <w:pPr>
        <w:spacing w:after="120"/>
      </w:pPr>
    </w:p>
    <w:p w14:paraId="3BB4F45E" w14:textId="77777777" w:rsidR="00A77E4B" w:rsidRDefault="00000000">
      <w:pPr>
        <w:pStyle w:val="Heading2"/>
      </w:pPr>
      <w:r>
        <w:rPr>
          <w:color w:val="0D1526"/>
        </w:rPr>
        <w:t>20.6 認領機制</w:t>
      </w:r>
    </w:p>
    <w:p w14:paraId="280F96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任一成員認領即可使隊伍成績出現在排行榜</w:t>
      </w:r>
    </w:p>
    <w:p w14:paraId="78FD9EF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其他成員可各自認領，認領後分項成績出現在個人頁面</w:t>
      </w:r>
    </w:p>
    <w:p w14:paraId="34C81C7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成員之間的認領狀態獨立，不互相影響</w:t>
      </w:r>
    </w:p>
    <w:p w14:paraId="7BF88D4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若成員不同意成績公開，可向助手申請將自己的部分設為私人（隊伍整體成績仍保留，個人分項不顯示）</w:t>
      </w:r>
    </w:p>
    <w:p w14:paraId="09515974" w14:textId="77777777" w:rsidR="00A77E4B" w:rsidRDefault="00A77E4B">
      <w:pPr>
        <w:spacing w:after="120"/>
      </w:pPr>
    </w:p>
    <w:p w14:paraId="10E17D80" w14:textId="77777777" w:rsidR="00A77E4B" w:rsidRDefault="00000000">
      <w:pPr>
        <w:pStyle w:val="Heading2"/>
      </w:pPr>
      <w:r>
        <w:rPr>
          <w:color w:val="0D1526"/>
        </w:rPr>
        <w:t>20.7 個人頁面呈現</w:t>
      </w:r>
    </w:p>
    <w:p w14:paraId="3598607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Solo 成績為主區塊，接力成績為獨立的次要區塊</w:t>
      </w:r>
    </w:p>
    <w:p w14:paraId="31BA256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接力成績顯示：分項名稱、個人分項時間、隊名、隊友姓名、完賽總時間</w:t>
      </w:r>
    </w:p>
    <w:p w14:paraId="4D38B3C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點擊隊名可進入隊伍成績頁面，查看完整隊伍資料與所有成員</w:t>
      </w:r>
    </w:p>
    <w:p w14:paraId="1355ECA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未來可提供個人頁面排版設定，讓選手自訂 solo 與接力的顯示比重</w:t>
      </w:r>
    </w:p>
    <w:p w14:paraId="62658DB3" w14:textId="77777777" w:rsidR="00A77E4B" w:rsidRDefault="00A77E4B">
      <w:pPr>
        <w:spacing w:after="120"/>
      </w:pPr>
    </w:p>
    <w:p w14:paraId="6CF9F899" w14:textId="77777777" w:rsidR="00A77E4B" w:rsidRDefault="00000000">
      <w:pPr>
        <w:pStyle w:val="Heading2"/>
      </w:pPr>
      <w:r>
        <w:rPr>
          <w:color w:val="0D1526"/>
        </w:rPr>
        <w:t>20.8 成績合理性偵測</w:t>
      </w:r>
    </w:p>
    <w:p w14:paraId="4CC2E6F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接力成員只完成單項，合理範圍與 solo 不同。以 Full Ironman 為基準：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6198818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456D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分項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7BA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合理下限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9D3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合理上限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222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6068FD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E69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E0E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35 分鐘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10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 小時 30 分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38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低於下限標記異常，高於上限視為超時</w:t>
            </w:r>
          </w:p>
        </w:tc>
      </w:tr>
      <w:tr w:rsidR="00A77E4B" w14:paraId="07BADD3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96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E7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 小時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77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8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2A76" w14:textId="77777777" w:rsidR="00A77E4B" w:rsidRDefault="00A77E4B"/>
        </w:tc>
      </w:tr>
      <w:tr w:rsidR="00A77E4B" w14:paraId="3EF7CFE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5E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4D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 小時 30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44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8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5AA3" w14:textId="77777777" w:rsidR="00A77E4B" w:rsidRDefault="00A77E4B"/>
        </w:tc>
      </w:tr>
      <w:tr w:rsidR="00A77E4B" w14:paraId="560D33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46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58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 分鐘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09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30 分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D67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各距離各有獨立基準</w:t>
            </w:r>
          </w:p>
        </w:tc>
      </w:tr>
      <w:tr w:rsidR="00A77E4B" w14:paraId="5E079B5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0F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66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30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3E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026B" w14:textId="77777777" w:rsidR="00A77E4B" w:rsidRDefault="00A77E4B"/>
        </w:tc>
      </w:tr>
      <w:tr w:rsidR="00A77E4B" w14:paraId="240108A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006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83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10 分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5D7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 小時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54A4" w14:textId="77777777" w:rsidR="00A77E4B" w:rsidRDefault="00A77E4B"/>
        </w:tc>
      </w:tr>
    </w:tbl>
    <w:p w14:paraId="56B6EF6C" w14:textId="77777777" w:rsidR="00A77E4B" w:rsidRDefault="00A77E4B">
      <w:pPr>
        <w:spacing w:after="120"/>
      </w:pPr>
    </w:p>
    <w:p w14:paraId="430BF7D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Solo 與接力使用同一套單項基準，邏輯一致，維護成本低</w:t>
      </w:r>
    </w:p>
    <w:p w14:paraId="3D31069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超出合理範圍的成績不直接拒絕，標記為「待確認」，由助手人工判斷</w:t>
      </w:r>
    </w:p>
    <w:p w14:paraId="1CD6D43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Olympic 與 Sprint 距離的基準另行定義，初期可參考歷史賽事成績分佈設定</w:t>
      </w:r>
    </w:p>
    <w:p w14:paraId="78989B32" w14:textId="77777777" w:rsidR="00A77E4B" w:rsidRDefault="00A77E4B">
      <w:pPr>
        <w:spacing w:after="120"/>
      </w:pPr>
    </w:p>
    <w:p w14:paraId="1186BD1C" w14:textId="77777777" w:rsidR="00A77E4B" w:rsidRDefault="00000000">
      <w:pPr>
        <w:pStyle w:val="Heading2"/>
      </w:pPr>
      <w:r>
        <w:rPr>
          <w:color w:val="0D1526"/>
        </w:rPr>
        <w:t>20.9 新增 API 端點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3853"/>
        <w:gridCol w:w="1434"/>
        <w:gridCol w:w="1984"/>
      </w:tblGrid>
      <w:tr w:rsidR="00A77E4B" w14:paraId="2B2E665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9CE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6F6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B26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3B5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69275BB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94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73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/api/results/relay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72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18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新增接力成績，同時建立 TEAM 與 TEAM_MEMBER 記錄</w:t>
            </w:r>
          </w:p>
        </w:tc>
      </w:tr>
      <w:tr w:rsidR="00A77E4B" w14:paraId="52660B2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96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85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/api/teams/:id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F6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51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取得隊伍詳細資料（含成員、分項時間、換區時間）</w:t>
            </w:r>
          </w:p>
        </w:tc>
      </w:tr>
      <w:tr w:rsidR="00A77E4B" w14:paraId="441D1B5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C2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EF4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/api/teams/:id/members/:memberId/claim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3B4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33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成員認領自己的接力分項成績</w:t>
            </w:r>
          </w:p>
        </w:tc>
      </w:tr>
      <w:tr w:rsidR="00A77E4B" w14:paraId="5A60538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ED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E4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/api/leaderboard/relay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71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B3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接力排行榜，支援 distance / gender_category / race_id 篩選</w:t>
            </w:r>
          </w:p>
        </w:tc>
      </w:tr>
    </w:tbl>
    <w:p w14:paraId="0A100001" w14:textId="77777777" w:rsidR="00185876" w:rsidRDefault="00000000">
      <w:pPr>
        <w:pStyle w:val="Heading2"/>
      </w:pPr>
      <w:r>
        <w:rPr>
          <w:color w:val="0D1526"/>
        </w:rPr>
        <w:t>20.10 接力功能實作細節（2026-06-04）</w:t>
      </w:r>
    </w:p>
    <w:p w14:paraId="23C3FA42" w14:textId="77777777" w:rsidR="00185876" w:rsidRDefault="00000000">
      <w:pPr>
        <w:pStyle w:val="Heading2"/>
      </w:pPr>
      <w:r>
        <w:rPr>
          <w:color w:val="0D1526"/>
        </w:rPr>
        <w:t>20.10.1 資料庫變更</w:t>
      </w:r>
    </w:p>
    <w:p w14:paraId="30648C4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新增 migration 20260604000005：results_relay_insert RLS policy</w:t>
      </w:r>
    </w:p>
    <w:p w14:paraId="1C66FCAE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允許登入用戶建立 result_type=‘relay’ 且 athlete_id IS NULL 的成績</w:t>
      </w:r>
    </w:p>
    <w:p w14:paraId="35F8541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原有 results_athlete_insert policy 限制 result_type=‘solo’，無法涵蓋 relay</w:t>
      </w:r>
    </w:p>
    <w:p w14:paraId="12BF9928" w14:textId="77777777" w:rsidR="00185876" w:rsidRDefault="00000000">
      <w:pPr>
        <w:pStyle w:val="Heading2"/>
      </w:pPr>
      <w:r>
        <w:rPr>
          <w:color w:val="0D1526"/>
        </w:rPr>
        <w:t>20.10.2 API 端點（已實作）</w:t>
      </w:r>
    </w:p>
    <w:p w14:paraId="5B6344FC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/api/results/relay：新增接力成績，建立 RESULT → TEAM → TEAM_MEMBER</w:t>
      </w:r>
    </w:p>
    <w:p w14:paraId="0A5A4CE5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GET /api/teams/:id：取得隊伍詳細資料（含成員、分項時間、換區時間）</w:t>
      </w:r>
    </w:p>
    <w:p w14:paraId="45449C65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/api/teams/:id/members/:memberId/claim：成員認領，claim_status → pending</w:t>
      </w:r>
    </w:p>
    <w:p w14:paraId="7430B92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GET /api/leaderboard/relay：接力排行榜，支援 distance / gender_category / race_id 篩選</w:t>
      </w:r>
    </w:p>
    <w:p w14:paraId="0C3C5E5F" w14:textId="77777777" w:rsidR="00185876" w:rsidRDefault="00000000">
      <w:pPr>
        <w:pStyle w:val="Heading2"/>
      </w:pPr>
      <w:r>
        <w:rPr>
          <w:color w:val="0D1526"/>
        </w:rPr>
        <w:t>20.10.3 UI 頁面</w:t>
      </w:r>
    </w:p>
    <w:p w14:paraId="02FD1B63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/relay：接力榜，距離分頁 + 組別/賽事篩選，RelayLeaderboard Client Component</w:t>
      </w:r>
    </w:p>
    <w:p w14:paraId="43105345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/teams/[id]：隊伍詳情頁，顯示完賽時間、T1/T2、成員列表（含分項 icon、個人時間、認領狀態）</w:t>
      </w:r>
    </w:p>
    <w:p w14:paraId="645761A6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/records/relay/new：新增接力成績表單，最多 3 位成員，可勾選「這是我」自動認領</w:t>
      </w:r>
    </w:p>
    <w:p w14:paraId="0749F726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/records：新增接力成績區塊，資料來源為 team_members WHERE athlete_id = me，點擊進入 /teams/[id]</w:t>
      </w:r>
    </w:p>
    <w:p w14:paraId="3B9B181D" w14:textId="77777777" w:rsidR="00185876" w:rsidRDefault="00000000">
      <w:pPr>
        <w:pStyle w:val="Heading2"/>
      </w:pPr>
      <w:r>
        <w:rPr>
          <w:color w:val="0D1526"/>
        </w:rPr>
        <w:t>20.10.4 共用元件：DisciplineIcon</w:t>
      </w:r>
    </w:p>
    <w:p w14:paraId="47F8E9ED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lastRenderedPageBreak/>
        <w:t>路徑：src/components/ui/DisciplineIcon.tsx　　Props：discipline (“swim” | “bike” | “run”)，可選 className 覆寫尺寸/顏色</w:t>
      </w:r>
    </w:p>
    <w:p w14:paraId="3332F753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設計：viewBox 0 0 24 24，線條風格（stroke），顏色由 currentColor 控制，可在任何背景使用</w:t>
      </w:r>
    </w:p>
    <w:p w14:paraId="4546F6E8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4EA1FF"/>
        </w:rPr>
        <w:t xml:space="preserve">swim </w:t>
      </w:r>
      <w:r>
        <w:rPr>
          <w:rFonts w:eastAsia="Arial"/>
          <w:color w:val="333333"/>
        </w:rPr>
        <w:t>預設 text-swim（#4ea1ff）：頭 + 划水手臂 + 雙水波</w:t>
      </w:r>
    </w:p>
    <w:p w14:paraId="4E7AEE42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66C6BE"/>
        </w:rPr>
        <w:t xml:space="preserve">bike </w:t>
      </w:r>
      <w:r>
        <w:rPr>
          <w:rFonts w:eastAsia="Arial"/>
          <w:color w:val="333333"/>
        </w:rPr>
        <w:t>預設 text-bike（#66c6be）：雙輪車架 + 騎士頭</w:t>
      </w:r>
    </w:p>
    <w:p w14:paraId="5D133ADB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FF685E"/>
        </w:rPr>
        <w:t xml:space="preserve">run </w:t>
      </w:r>
      <w:r>
        <w:rPr>
          <w:rFonts w:eastAsia="Arial"/>
          <w:color w:val="333333"/>
        </w:rPr>
        <w:t>預設 text-run（#ff685e）：奔跑人形（頭 + 四肢）</w:t>
      </w:r>
    </w:p>
    <w:p w14:paraId="3C71160B" w14:textId="77777777" w:rsidR="00A77E4B" w:rsidRDefault="00A77E4B">
      <w:pPr>
        <w:spacing w:after="240"/>
      </w:pPr>
    </w:p>
    <w:p w14:paraId="59678015" w14:textId="77777777" w:rsidR="00A77E4B" w:rsidRDefault="00000000">
      <w:pPr>
        <w:pStyle w:val="Heading1"/>
      </w:pPr>
      <w:r>
        <w:rPr>
          <w:color w:val="060D18"/>
        </w:rPr>
        <w:t>21. 規格補充與決策更新</w:t>
      </w:r>
    </w:p>
    <w:p w14:paraId="72A98888" w14:textId="77777777" w:rsidR="00A77E4B" w:rsidRDefault="00000000">
      <w:pPr>
        <w:pStyle w:val="Heading2"/>
      </w:pPr>
      <w:r>
        <w:rPr>
          <w:color w:val="0D1526"/>
        </w:rPr>
        <w:t>21.1 排行榜顯示邏輯（更新第 3 章）</w:t>
      </w:r>
    </w:p>
    <w:p w14:paraId="6CE7C09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排行榜提供兩種顯示模式，用戶可自由切換：</w:t>
      </w:r>
    </w:p>
    <w:p w14:paraId="11D546F1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605F53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F416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BD1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70D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預設</w:t>
            </w:r>
          </w:p>
        </w:tc>
      </w:tr>
      <w:tr w:rsidR="00A77E4B" w14:paraId="2A191F8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80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Leaderboard 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CF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每位選手只取最佳成績，榜單最精簡，代表「這個人能做到的最好」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E4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預設</w:t>
            </w:r>
          </w:p>
        </w:tc>
      </w:tr>
      <w:tr w:rsidR="00A77E4B" w14:paraId="5DFC2E8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095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Records 模式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D2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顯示全部成績，可進一步切換子類別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E9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手動切換</w:t>
            </w:r>
          </w:p>
        </w:tc>
      </w:tr>
    </w:tbl>
    <w:p w14:paraId="2E915180" w14:textId="77777777" w:rsidR="00A77E4B" w:rsidRDefault="00A77E4B">
      <w:pPr>
        <w:spacing w:after="120"/>
      </w:pPr>
    </w:p>
    <w:p w14:paraId="17F06349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Records 模式的子類別：</w:t>
      </w:r>
    </w:p>
    <w:p w14:paraId="7C1D9B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個人歷史：同一選手的所有成績，按時間排序，呈現進步軌跡</w:t>
      </w:r>
    </w:p>
    <w:p w14:paraId="16E1398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賽事最快紀錄：同一賽事屆次的最快成績，不限選手</w:t>
      </w:r>
    </w:p>
    <w:p w14:paraId="5968FD6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年度紀錄：篩選特定年份的所有成績，觀察年度趨勢</w:t>
      </w:r>
    </w:p>
    <w:p w14:paraId="2BCF5BCC" w14:textId="77777777" w:rsidR="00A77E4B" w:rsidRDefault="00A77E4B">
      <w:pPr>
        <w:spacing w:after="120"/>
      </w:pPr>
    </w:p>
    <w:p w14:paraId="4D017E18" w14:textId="77777777" w:rsidR="00A77E4B" w:rsidRDefault="00000000">
      <w:pPr>
        <w:pStyle w:val="Heading2"/>
      </w:pPr>
      <w:r>
        <w:rPr>
          <w:color w:val="0D1526"/>
        </w:rPr>
        <w:t>21.2 顯示名稱為進榜必要條件（更新第 8 章）</w:t>
      </w:r>
    </w:p>
    <w:p w14:paraId="4D4F488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匿名成績不納入排行榜，避免公信力問題。規則如下：</w:t>
      </w:r>
    </w:p>
    <w:p w14:paraId="759DDC1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進入排行榜的成績，選手必須填寫真實姓名（name）；暱稱（nickname）可選填，填寫後優先顯示</w:t>
      </w:r>
    </w:p>
    <w:p w14:paraId="4410A2D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name 填寫真實姓名；nickname 另行選填，可為暱稱，填寫後排行榜顯示 nickname 優先於 name；兩者皆不可為空白或純空格</w:t>
      </w:r>
    </w:p>
    <w:p w14:paraId="4D44C99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未填寫顯示名稱的成績仍可私人保存，但不出現在任何排行榜</w:t>
      </w:r>
    </w:p>
    <w:p w14:paraId="62F6360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策展層的未認領成績使用 athlete_name_snapshot，不受此限制</w:t>
      </w:r>
    </w:p>
    <w:p w14:paraId="0CC35010" w14:textId="77777777" w:rsidR="00CC3500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排行榜顯示名稱優先順序：COALESCE(nickname, name, athlete_name_snapshot)</w:t>
      </w:r>
    </w:p>
    <w:p w14:paraId="1A840077" w14:textId="77777777" w:rsidR="00A77E4B" w:rsidRDefault="00A77E4B">
      <w:pPr>
        <w:spacing w:after="120"/>
      </w:pPr>
    </w:p>
    <w:p w14:paraId="55129F1C" w14:textId="77777777" w:rsidR="00A77E4B" w:rsidRDefault="00000000">
      <w:pPr>
        <w:pStyle w:val="Heading2"/>
      </w:pPr>
      <w:r>
        <w:rPr>
          <w:color w:val="0D1526"/>
        </w:rPr>
        <w:t>21.3 首次成績登錄引導流程（更新第 5 章）</w:t>
      </w:r>
    </w:p>
    <w:p w14:paraId="466ED2C2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選手完成第一筆成績登錄時，系統引導填寫以下必要欄位，完成後成績才正式提交：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B5F959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314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FBC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48C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是否強制</w:t>
            </w:r>
          </w:p>
        </w:tc>
      </w:tr>
      <w:tr w:rsidR="00A77E4B" w14:paraId="4F955F3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E0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37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真實姓名，認領比對與進榜判斷依據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DB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51BEE80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20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4E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排行榜性別分組依據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93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7A8D59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744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birth_year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E8B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4B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40D915B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BF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nationality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E0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地區排行榜篩選依據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AC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</w:tbl>
    <w:p w14:paraId="6322E43F" w14:textId="77777777" w:rsidR="00A77E4B" w:rsidRDefault="00A77E4B">
      <w:pPr>
        <w:spacing w:after="120"/>
      </w:pPr>
    </w:p>
    <w:p w14:paraId="4C9B2BC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此引導流程僅在第一筆成績登錄時觸發，之後不再重複</w:t>
      </w:r>
    </w:p>
    <w:p w14:paraId="77EAC0B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若選手之前已填寫 Profile，自動帶入，無需重複填寫</w:t>
      </w:r>
    </w:p>
    <w:p w14:paraId="03F0F7E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私人成績不受此限制，可在未填寫 Profile 的狀態下儲存私人成績</w:t>
      </w:r>
    </w:p>
    <w:p w14:paraId="4E62A897" w14:textId="77777777" w:rsidR="00A77E4B" w:rsidRDefault="00A77E4B">
      <w:pPr>
        <w:spacing w:after="120"/>
      </w:pPr>
    </w:p>
    <w:p w14:paraId="39EA7CA0" w14:textId="77777777" w:rsidR="00A77E4B" w:rsidRDefault="00000000">
      <w:pPr>
        <w:spacing w:before="80" w:after="60"/>
        <w:rPr>
          <w:ins w:id="0" w:author="Claude" w:date="2026-06-04T00:00:00Z"/>
        </w:rPr>
      </w:pPr>
      <w:ins w:id="1" w:author="Claude" w:date="2026-06-04T00:00:00Z">
        <w:r>
          <w:rPr>
            <w:rFonts w:eastAsia="Arial"/>
            <w:b/>
            <w:color w:val="1A5C2A"/>
          </w:rPr>
          <w:t>實作說明（2026-06-04）</w:t>
        </w:r>
      </w:ins>
    </w:p>
    <w:p w14:paraId="73BBE2CF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2" w:author="Claude" w:date="2026-06-04T00:00:00Z"/>
        </w:rPr>
      </w:pPr>
      <w:ins w:id="3" w:author="Claude" w:date="2026-06-04T00:00:00Z">
        <w:r>
          <w:rPr>
            <w:rFonts w:eastAsia="Arial"/>
            <w:color w:val="333333"/>
          </w:rPr>
          <w:t>僅顯示尚未填寫的欄位，已有資料的欄位不重複詢問（例：gender 已填則只顯示 name 欄位；nickname 為選填，不在引導流程中強制）</w:t>
        </w:r>
      </w:ins>
    </w:p>
    <w:p w14:paraId="09F9137E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4" w:author="Claude" w:date="2026-06-04T00:00:00Z"/>
        </w:rPr>
      </w:pPr>
      <w:ins w:id="5" w:author="Claude" w:date="2026-06-04T00:00:00Z">
        <w:r>
          <w:rPr>
            <w:rFonts w:eastAsia="Arial"/>
            <w:color w:val="333333"/>
          </w:rPr>
          <w:t>公開 / 私人 checkbox 即時切換補充區塊顯示狀態（React state 驅動，無需重新載入）</w:t>
        </w:r>
      </w:ins>
    </w:p>
    <w:p w14:paraId="336D78A7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6" w:author="Claude" w:date="2026-06-04T00:00:00Z"/>
        </w:rPr>
      </w:pPr>
      <w:ins w:id="7" w:author="Claude" w:date="2026-06-04T00:00:00Z">
        <w:r>
          <w:rPr>
            <w:rFonts w:eastAsia="Arial"/>
            <w:color w:val="333333"/>
          </w:rPr>
          <w:t>createResult server action 在插入成績前先更新 athletes 表，再二次驗證完整性，不完整則阻擋提交並回傳錯誤</w:t>
        </w:r>
      </w:ins>
    </w:p>
    <w:p w14:paraId="09BA7B22" w14:textId="77777777" w:rsidR="00A77E4B" w:rsidRDefault="00A77E4B">
      <w:pPr>
        <w:spacing w:after="120"/>
      </w:pPr>
    </w:p>
    <w:p w14:paraId="5212805F" w14:textId="77777777" w:rsidR="00A77E4B" w:rsidRDefault="00000000">
      <w:pPr>
        <w:pStyle w:val="Heading2"/>
      </w:pPr>
      <w:r>
        <w:rPr>
          <w:color w:val="0D1526"/>
        </w:rPr>
        <w:t>21.4 策展層隱私衝突解法（更新第 13、14 章）</w:t>
      </w:r>
    </w:p>
    <w:p w14:paraId="2AD39F1E" w14:textId="77777777" w:rsidR="00A77E4B" w:rsidRDefault="00000000">
      <w:pPr>
        <w:pStyle w:val="Heading3"/>
      </w:pPr>
      <w:r>
        <w:rPr>
          <w:color w:val="FF6B3D"/>
        </w:rPr>
        <w:t>問題描述</w:t>
      </w:r>
    </w:p>
    <w:p w14:paraId="138C1D3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選手可能在不知情的情況下被策展層建檔（例如接力賽成績被助手收錄）。若選手後來不希望公開，與策展層永久保留原則產生衝突。</w:t>
      </w:r>
    </w:p>
    <w:p w14:paraId="014A70C0" w14:textId="77777777" w:rsidR="00A77E4B" w:rsidRDefault="00A77E4B">
      <w:pPr>
        <w:spacing w:after="120"/>
      </w:pPr>
    </w:p>
    <w:p w14:paraId="1FD42315" w14:textId="77777777" w:rsidR="00A77E4B" w:rsidRDefault="00000000">
      <w:pPr>
        <w:pStyle w:val="Heading3"/>
      </w:pPr>
      <w:r>
        <w:rPr>
          <w:color w:val="FF6B3D"/>
        </w:rPr>
        <w:t>解法：unlinked 狀態</w:t>
      </w:r>
    </w:p>
    <w:p w14:paraId="2852B25A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在認領狀態流程中新增 unlinked 狀態，完整流程如下：</w:t>
      </w:r>
    </w:p>
    <w:p w14:paraId="0790DDE2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6B7F64A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E54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CF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608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排行榜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35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個人頁面</w:t>
            </w:r>
          </w:p>
        </w:tc>
      </w:tr>
      <w:tr w:rsidR="00A77E4B" w14:paraId="36A071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6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6C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策展層建檔，尚未被認領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FA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顯示（未認領標示）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3D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  <w:tr w:rsidR="00A77E4B" w14:paraId="09A2A03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24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pending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1A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選手已提交認領申請，待助手審核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13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顯示（待審標示）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55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  <w:tr w:rsidR="00A77E4B" w14:paraId="2E78A8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990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0B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認領完成，與帳號關聯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3A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顯示（已公證）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DE3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</w:t>
            </w:r>
          </w:p>
        </w:tc>
      </w:tr>
      <w:tr w:rsidR="00A77E4B" w14:paraId="7085F77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9A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unlinked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E93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選手申請解除關聯，成績回到公共狀態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B5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顯示（未認領標示）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5D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</w:tbl>
    <w:p w14:paraId="5E73EA45" w14:textId="77777777" w:rsidR="00A77E4B" w:rsidRDefault="00A77E4B">
      <w:pPr>
        <w:spacing w:after="120"/>
      </w:pPr>
    </w:p>
    <w:p w14:paraId="1FEF48F0" w14:textId="77777777" w:rsidR="00A77E4B" w:rsidRDefault="00000000">
      <w:pPr>
        <w:pStyle w:val="Heading3"/>
      </w:pPr>
      <w:r>
        <w:rPr>
          <w:color w:val="FF6B3D"/>
        </w:rPr>
        <w:t>unlinked 的操作規則</w:t>
      </w:r>
    </w:p>
    <w:p w14:paraId="39CDD9E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任何已認領的成績，選手均可申請解除關聯（claimed → unlinked）</w:t>
      </w:r>
    </w:p>
    <w:p w14:paraId="292E68E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解除後，策展層成績作為公共資料繼續保留，但移除與帳號的關聯</w:t>
      </w:r>
    </w:p>
    <w:p w14:paraId="747A95B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成績回到類似未認領的狀態，athlete_id 重設為 null</w:t>
      </w:r>
    </w:p>
    <w:p w14:paraId="1DCF8C9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athlete_name_snapshot 保留原始姓名，作為公共紀錄的一部分</w:t>
      </w:r>
    </w:p>
    <w:p w14:paraId="3E514C5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解除關聯後，其他選手仍可重新認領（若該成績確實屬於他人）</w:t>
      </w:r>
    </w:p>
    <w:p w14:paraId="4FEB0E2F" w14:textId="77777777" w:rsidR="00A77E4B" w:rsidRDefault="00A77E4B">
      <w:pPr>
        <w:spacing w:after="120"/>
      </w:pPr>
    </w:p>
    <w:p w14:paraId="078BF3B9" w14:textId="77777777" w:rsidR="00A77E4B" w:rsidRDefault="00000000">
      <w:pPr>
        <w:pStyle w:val="Heading3"/>
      </w:pPr>
      <w:r>
        <w:rPr>
          <w:color w:val="FF6B3D"/>
        </w:rPr>
        <w:t>帳號刪除時的處理</w:t>
      </w:r>
    </w:p>
    <w:p w14:paraId="1F11C11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帳號刪除後，所有 claimed 成績自動變更為 unlinked</w:t>
      </w:r>
    </w:p>
    <w:p w14:paraId="07299B1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社群層（community）的自填成績：1 個月緩衝後永久刪除</w:t>
      </w:r>
    </w:p>
    <w:p w14:paraId="622FDEB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策展層（curated）的成績：保留公共資料，僅移除帳號關聯</w:t>
      </w:r>
    </w:p>
    <w:p w14:paraId="617F8A5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完賽證書檔案：與帳號解除關聯，但檔案本身長期保留備查</w:t>
      </w:r>
    </w:p>
    <w:p w14:paraId="74EA009E" w14:textId="77777777" w:rsidR="00A77E4B" w:rsidRDefault="00A77E4B">
      <w:pPr>
        <w:spacing w:after="120"/>
      </w:pPr>
    </w:p>
    <w:p w14:paraId="50269A45" w14:textId="77777777" w:rsidR="00A77E4B" w:rsidRDefault="00000000">
      <w:pPr>
        <w:pStyle w:val="Heading3"/>
      </w:pPr>
      <w:r>
        <w:rPr>
          <w:color w:val="FF6B3D"/>
        </w:rPr>
        <w:t>接力成員的個別申請</w:t>
      </w:r>
    </w:p>
    <w:p w14:paraId="73F9200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接力成員可單獨申請自己的分項成績解除關聯，不影響其他成員</w:t>
      </w:r>
    </w:p>
    <w:p w14:paraId="374FB4D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若所有成員均解除關聯，隊伍整體成績仍保留於策展層，成員欄位回到未認領狀態</w:t>
      </w:r>
    </w:p>
    <w:p w14:paraId="07DA8530" w14:textId="77777777" w:rsidR="00A77E4B" w:rsidRDefault="00000000">
      <w:pPr>
        <w:spacing w:before="80" w:after="60"/>
        <w:rPr>
          <w:ins w:id="8" w:author="Claude" w:date="2026-06-04T00:00:00Z"/>
        </w:rPr>
      </w:pPr>
      <w:ins w:id="9" w:author="Claude" w:date="2026-06-04T00:00:00Z">
        <w:r>
          <w:rPr>
            <w:rFonts w:eastAsia="Arial"/>
            <w:b/>
            <w:color w:val="1A5C2A"/>
          </w:rPr>
          <w:t>實作說明（2026-06-04）</w:t>
        </w:r>
      </w:ins>
    </w:p>
    <w:p w14:paraId="6534426D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0" w:author="Claude" w:date="2026-06-04T00:00:00Z"/>
        </w:rPr>
      </w:pPr>
      <w:ins w:id="11" w:author="Claude" w:date="2026-06-04T00:00:00Z">
        <w:r>
          <w:rPr>
            <w:rFonts w:eastAsia="Arial"/>
            <w:color w:val="333333"/>
          </w:rPr>
          <w:t>UI 入口：「我的紀錄」（/records）頁面，僅對 source_credibility = ‘official’ 且 claim_status = ‘claimed’ 的成績顯示「解除關聯」按鈕（UnlinkButton 元件）</w:t>
        </w:r>
      </w:ins>
    </w:p>
    <w:p w14:paraId="20E52E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2" w:author="Claude" w:date="2026-06-04T00:00:00Z"/>
        </w:rPr>
      </w:pPr>
      <w:ins w:id="13" w:author="Claude" w:date="2026-06-04T00:00:00Z">
        <w:r>
          <w:rPr>
            <w:rFonts w:eastAsia="Arial"/>
            <w:color w:val="333333"/>
          </w:rPr>
          <w:t>需二次確認後才執行，呼叫 unlink_result() DB Function，athlete_id 設為 null，claim_status 更新為 ‘unlinked’</w:t>
        </w:r>
      </w:ins>
    </w:p>
    <w:p w14:paraId="1325B758" w14:textId="77777777" w:rsidR="00A77E4B" w:rsidRDefault="00000000">
      <w:pPr>
        <w:pStyle w:val="ListParagraph"/>
        <w:numPr>
          <w:ilvl w:val="0"/>
          <w:numId w:val="2"/>
        </w:numPr>
        <w:spacing w:before="40" w:after="60"/>
        <w:rPr>
          <w:ins w:id="14" w:author="Claude" w:date="2026-06-04T00:00:00Z"/>
        </w:rPr>
      </w:pPr>
      <w:ins w:id="15" w:author="Claude" w:date="2026-06-04T00:00:00Z">
        <w:r>
          <w:rPr>
            <w:rFonts w:eastAsia="Arial"/>
            <w:color w:val="333333"/>
          </w:rPr>
          <w:t>自填成績（self_reported）顯示「編輯」「刪除」按鈕；官方成績（official）+ 已公證成績（certificate）不顯示編輯刪除，避免覆蓋有公信力的資料</w:t>
        </w:r>
      </w:ins>
    </w:p>
    <w:p w14:paraId="28F76B09" w14:textId="77777777" w:rsidR="00A77E4B" w:rsidRDefault="00A77E4B">
      <w:pPr>
        <w:spacing w:after="240"/>
      </w:pPr>
    </w:p>
    <w:p w14:paraId="36D1F75C" w14:textId="77777777" w:rsidR="00A77E4B" w:rsidRDefault="00000000">
      <w:pPr>
        <w:pStyle w:val="Heading1"/>
      </w:pPr>
      <w:r>
        <w:rPr>
          <w:color w:val="060D18"/>
        </w:rPr>
        <w:t>22. 資料模型修訂</w:t>
      </w:r>
    </w:p>
    <w:p w14:paraId="300B5C04" w14:textId="77777777" w:rsidR="00A77E4B" w:rsidRDefault="00000000">
      <w:pPr>
        <w:pStyle w:val="Heading2"/>
      </w:pPr>
      <w:r>
        <w:rPr>
          <w:color w:val="0D1526"/>
        </w:rPr>
        <w:t>22.1 RESULT 結構分叉（修訂第 16 章）</w:t>
      </w:r>
    </w:p>
    <w:p w14:paraId="3ED5C5E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solo 與 relay 在領域模型上本質不同，不應強行統一。solo 的換區是個人表現；relay 的換區是團隊交接成本。硬要統一會把資料語意搞髒。</w:t>
      </w:r>
    </w:p>
    <w:p w14:paraId="2A159DC3" w14:textId="77777777" w:rsidR="00A77E4B" w:rsidRDefault="00A77E4B">
      <w:pPr>
        <w:spacing w:after="120"/>
      </w:pPr>
    </w:p>
    <w:p w14:paraId="1A5204D4" w14:textId="77777777" w:rsidR="00A77E4B" w:rsidRDefault="00000000">
      <w:pPr>
        <w:pStyle w:val="Heading3"/>
      </w:pPr>
      <w:r>
        <w:rPr>
          <w:color w:val="FF6B3D"/>
        </w:rPr>
        <w:t>設計原則</w:t>
      </w:r>
    </w:p>
    <w:p w14:paraId="578FFB5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 保留所有分項欄位，但 relay 時一律為 null</w:t>
      </w:r>
    </w:p>
    <w:p w14:paraId="49A995D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relay 的分項時間改放 TEAM_MEMBER，T1/T2 放 TEAM</w:t>
      </w:r>
    </w:p>
    <w:p w14:paraId="09E6282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T1/T2 不以反推計算（total - swim - bike - run），反推會遇到四捨五入、晶片切點差異、缺漏分項等問題，反推是報表手段，不是資料來源</w:t>
      </w:r>
    </w:p>
    <w:p w14:paraId="5D9F5235" w14:textId="77777777" w:rsidR="00A77E4B" w:rsidRDefault="00A77E4B">
      <w:pPr>
        <w:spacing w:after="120"/>
      </w:pPr>
    </w:p>
    <w:p w14:paraId="4421A6A0" w14:textId="77777777" w:rsidR="00A77E4B" w:rsidRDefault="00000000">
      <w:pPr>
        <w:pStyle w:val="Heading3"/>
      </w:pPr>
      <w:r>
        <w:rPr>
          <w:color w:val="FF6B3D"/>
        </w:rPr>
        <w:t>RESULT 最終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35B9C46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2D2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1F2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348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solo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8BA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relay</w:t>
            </w:r>
          </w:p>
        </w:tc>
      </w:tr>
      <w:tr w:rsidR="00A77E4B" w14:paraId="7A84D80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9B9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4A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25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20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7C077AB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3C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result_type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E2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143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solo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30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relay</w:t>
            </w:r>
          </w:p>
        </w:tc>
      </w:tr>
      <w:tr w:rsidR="00A77E4B" w14:paraId="412B8A7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D7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race_edition_id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46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34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00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23F0527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B08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CA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C2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選手帳號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43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null（由 TEAM 管理）</w:t>
            </w:r>
          </w:p>
        </w:tc>
      </w:tr>
      <w:tr w:rsidR="00A77E4B" w14:paraId="3205E42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64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76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FF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姓名快照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EC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4A649CA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20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total_seconds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81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BD0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AC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</w:t>
            </w:r>
          </w:p>
        </w:tc>
      </w:tr>
      <w:tr w:rsidR="00A77E4B" w14:paraId="793521D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71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swim_seconds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7D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54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45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405929A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76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F9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A3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58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750276B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05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bike_seconds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35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FF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C8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07385C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BB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85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72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7B4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415235B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E9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run_seconds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72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AC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跑步時間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5A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0438526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6E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is_public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4A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DB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58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6732511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83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source_credibility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94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37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A6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70355B1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74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61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33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B15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6BD5FC3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4B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certificate_url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80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66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A6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72174C5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ACC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claim_tag_count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41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9A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4AA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0405E0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11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CD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E5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75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631AB76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2C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39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BA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E5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10D57A6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A0A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87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E4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D0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</w:tbl>
    <w:p w14:paraId="68C4D96A" w14:textId="77777777" w:rsidR="00A77E4B" w:rsidRDefault="00A77E4B">
      <w:pPr>
        <w:spacing w:after="120"/>
      </w:pPr>
    </w:p>
    <w:p w14:paraId="62D5B336" w14:textId="77777777" w:rsidR="00A77E4B" w:rsidRDefault="00000000">
      <w:pPr>
        <w:pStyle w:val="Heading3"/>
      </w:pPr>
      <w:r>
        <w:rPr>
          <w:color w:val="FF6B3D"/>
        </w:rPr>
        <w:t>開發規則（寫死）</w:t>
      </w:r>
    </w:p>
    <w:p w14:paraId="3B491A8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result_type = solo：RESULT 必須有 swim / t1 / bike / t2 / run / total</w:t>
      </w:r>
    </w:p>
    <w:p w14:paraId="7E8C575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result_type = relay：RESULT 只保留 total；TEAM 必須有 t1 / t2；TEAM_MEMBER 必須有各分項 split_seconds</w:t>
      </w:r>
    </w:p>
    <w:p w14:paraId="68FF35FD" w14:textId="77777777" w:rsidR="00A77E4B" w:rsidRDefault="00A77E4B">
      <w:pPr>
        <w:spacing w:after="120"/>
      </w:pPr>
    </w:p>
    <w:p w14:paraId="21C70A25" w14:textId="77777777" w:rsidR="00A77E4B" w:rsidRDefault="00000000">
      <w:pPr>
        <w:pStyle w:val="Heading2"/>
      </w:pPr>
      <w:r>
        <w:rPr>
          <w:color w:val="0D1526"/>
        </w:rPr>
        <w:t>22.2 來源可信度分層（修訂第 14、16 章）</w:t>
      </w:r>
    </w:p>
    <w:p w14:paraId="6BDD021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原有的 source_type 與 verification_status 兩個欄位語意重疊，合併為單一欄位 source_credibility，明確表達資料的可信程度。</w:t>
      </w:r>
    </w:p>
    <w:p w14:paraId="18A6CFC1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4CC44AF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E20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source_credibility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E1E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可信度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195E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DA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</w:t>
            </w:r>
          </w:p>
        </w:tc>
      </w:tr>
      <w:tr w:rsidR="00A77E4B" w14:paraId="09B65A5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A5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official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E8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32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策展層助手建立，來自官方賽事結果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87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助手手動建立或批次匯入</w:t>
            </w:r>
          </w:p>
        </w:tc>
      </w:tr>
      <w:tr w:rsidR="00A77E4B" w14:paraId="668EDD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9F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F7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高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FF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選手上傳完賽證書，人工審核通過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50C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選手上傳，助手審核</w:t>
            </w:r>
          </w:p>
        </w:tc>
      </w:tr>
      <w:tr w:rsidR="00A77E4B" w14:paraId="77533A3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7B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self_reported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C54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低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13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選手自填，無附加驗證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D7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選手自行登錄</w:t>
            </w:r>
          </w:p>
        </w:tc>
      </w:tr>
    </w:tbl>
    <w:p w14:paraId="4EEC4D61" w14:textId="77777777" w:rsidR="00A77E4B" w:rsidRDefault="00A77E4B">
      <w:pPr>
        <w:spacing w:after="120"/>
      </w:pPr>
    </w:p>
    <w:p w14:paraId="5A616B83" w14:textId="77777777" w:rsidR="00A77E4B" w:rsidRDefault="00000000">
      <w:pPr>
        <w:pStyle w:val="Heading3"/>
      </w:pPr>
      <w:r>
        <w:rPr>
          <w:color w:val="FF6B3D"/>
        </w:rPr>
        <w:t>排行榜顯示規則</w:t>
      </w:r>
    </w:p>
    <w:p w14:paraId="6666624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official：顯示官方策展標章</w:t>
      </w:r>
    </w:p>
    <w:p w14:paraId="00D5D20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certificate：顯示已公證標章</w:t>
      </w:r>
    </w:p>
    <w:p w14:paraId="25E831C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self_reported：顯示自填標示，排列於已公證成績之後</w:t>
      </w:r>
    </w:p>
    <w:p w14:paraId="57C9D50A" w14:textId="77777777" w:rsidR="00A77E4B" w:rsidRDefault="00A77E4B">
      <w:pPr>
        <w:spacing w:after="120"/>
      </w:pPr>
    </w:p>
    <w:p w14:paraId="74FEC5BF" w14:textId="77777777" w:rsidR="00A77E4B" w:rsidRDefault="00000000">
      <w:pPr>
        <w:pStyle w:val="Heading3"/>
      </w:pPr>
      <w:r>
        <w:rPr>
          <w:color w:val="FF6B3D"/>
        </w:rPr>
        <w:t>認領後的 source_credibility</w:t>
      </w:r>
    </w:p>
    <w:p w14:paraId="6CF5223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策展層成績（official）被選手認領並上傳證書後，source_credibility 維持 official</w:t>
      </w:r>
    </w:p>
    <w:p w14:paraId="132DFB7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理由：資料來源本身沒有改變，認領只是建立帳號關聯，不影響原始資料的可信度</w:t>
      </w:r>
    </w:p>
    <w:p w14:paraId="6613A35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claim_status 從 unclaimed 更新為 claimed，兩個欄位各自獨立表達不同語意</w:t>
      </w:r>
    </w:p>
    <w:p w14:paraId="1A6F4962" w14:textId="77777777" w:rsidR="00A77E4B" w:rsidRDefault="00A77E4B">
      <w:pPr>
        <w:spacing w:after="120"/>
      </w:pPr>
    </w:p>
    <w:p w14:paraId="3A5EEE39" w14:textId="77777777" w:rsidR="00A77E4B" w:rsidRDefault="00000000">
      <w:pPr>
        <w:pStyle w:val="Heading3"/>
      </w:pPr>
      <w:r>
        <w:rPr>
          <w:color w:val="FF6B3D"/>
        </w:rPr>
        <w:t>verification_status 的處置</w:t>
      </w:r>
    </w:p>
    <w:p w14:paraId="66E5CE5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原 verification_status（unverified / pending / verified）廢棄</w:t>
      </w:r>
    </w:p>
    <w:p w14:paraId="1929739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證書上傳流程改用 source_credibility 升級表達：self_reported → certificate（審核通過後）</w:t>
      </w:r>
    </w:p>
    <w:p w14:paraId="6645149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待審期間可在 claim_status 中以 pending 表示，不需要額外欄位</w:t>
      </w:r>
    </w:p>
    <w:p w14:paraId="0334CF4A" w14:textId="77777777" w:rsidR="00A77E4B" w:rsidRDefault="00A77E4B">
      <w:pPr>
        <w:spacing w:after="240"/>
      </w:pPr>
    </w:p>
    <w:p w14:paraId="1C00EDDA" w14:textId="77777777" w:rsidR="00A77E4B" w:rsidRDefault="00A77E4B">
      <w:pPr>
        <w:pBdr>
          <w:bottom w:val="single" w:sz="4" w:space="0" w:color="E2E8F0"/>
        </w:pBdr>
        <w:spacing w:before="160" w:after="1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38.　追蹤選手功能規格（FollowButton）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38.1　設計背景與範圍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38.2　FollowButton 元件規格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38.3　最速榜整合規格（修訂第 23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38.4　成績詳情頁整合規格（修訂第 3.4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38.5　資料庫設計 ／ 38.6　API 端點 ／ 38.7　Auth Modal intent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38.8　User Stories（US-01 ～ US-04）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39.　關注名單規格（/my/following）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39.1　設計目的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39.2　入口：Avatar 下拉選單（修訂第 30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39.3　頁面規格 ／ 39.4　選手卡片設計 ／ 39.5　空狀態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39.6　API 端點 ／ 39.7　Avatar 選單更新方式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39.8　User Stories（US-01 ～ US-04）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40.　會員管理後台規格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40.1　設計背景 ／ 40.2　ATHLETE 新增欄位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40.3　停權效果 ／ 40.4　強制刪除規則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40.5　會員列表（搜尋）／ 40.6　詳情 Popup（編輯）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40.7　操作按鈕（停權 ／ 解除 ／ 刪除 ／ 復原）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40.8　權限規則 ／ 40.9　API 端點 ／ 40.10　User Stories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41.　賽事詳情頁規格（/races/:slug 與 /races/:slug/:year）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41.2　賽事頁（Hero + 屆次列表）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41.3　屆次頁（天氣 ／ Wish List ／ 成績 ／ 歷屆對比）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41.4　麵包屑 ／ 41.5　SEO ／ 41.6　API 端點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41.7　RACE 欄位補充 ／ 41.8　天氣自動抓取 ／ 41.9　User Stories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42.　賽事資料用戶提交規格（修訂第 34、35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42.1　設計背景 ／ 42.2　賽事搜尋 ／ 42.3　屆次新增流程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42.4　申請新賽事 ／ 42.5　審核流程修訂（含 slug 指定步驟）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42.6　資料模型修訂 ／ 42.7　列表顯示規則 ／ 42.8　Nav 修訂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42.9　API 端點 ／ 42.10　User Stories（US-01 ～ US-04）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42-A.　賽事搜尋流程補充（修訂第 42 章）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42-A.1　完整搜尋決策樹 ／ 42-A.2　在系列下新建 RACE ／ 42-A.3　系列比對邏輯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43.　問題回報系統規格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43.1　設計目的 ／ 43.2　資料模型 ／ 43.3　回報類別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43.4　回報表單 ／ 43.5　回報入口（Footer + 情境觸發）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43.6　後台管理（/admin/reports）／ 43.7　API ／ 43.8　User Stories</w:t>
      </w:r>
    </w:p>
    <w:p>
      <w:pPr>
        <w:pBdr>
          <w:bottom w:val="single" w:color="EEEEEE" w:sz="2"/>
        </w:pBdr>
        <w:spacing w:after="60" w:before="60"/>
      </w:pPr>
    </w:p>
    <w:p>
      <w:pPr>
        <w:tabs>
          <w:tab w:val="right" w:pos="9000" w:leader="dot"/>
        </w:tabs>
        <w:spacing w:after="40" w:before="120"/>
      </w:pPr>
      <w:r>
        <w:rPr>
          <w:rFonts w:ascii="Arial" w:cs="Arial" w:eastAsia="Arial" w:hAnsi="Arial"/>
          <w:b/>
          <w:bCs/>
          <w:color w:val="060D18"/>
          <w:sz w:val="24"/>
          <w:szCs w:val="24"/>
        </w:rPr>
        <w:t xml:space="preserve">44.　選手公開頁規格（/athletes/:id）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44.1　設計背景 ／ 44.2　基本資訊 ／ 44.3　頁面結構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44.4　Hero 區塊 ／ 44.5　成績摘要 ／ 44.6　成績明細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44.7　接力成績 ／ 44.8　進入入口 ／ 44.9　隱私控制（is_searchable）</w:t>
      </w:r>
    </w:p>
    <w:p>
      <w:pPr>
        <w:spacing w:after="20" w:before="30"/>
        <w:ind w:left="3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44.10　API 端點 ／ 44.11　User Stories ／ 44.12　Avatar 選單補充</w:t>
      </w:r>
    </w:p>
    <w:p>
      <w:pPr>
        <w:pBdr>
          <w:bottom w:val="single" w:color="EEEEEE" w:sz="2"/>
        </w:pBdr>
        <w:spacing w:after="60" w:before="60"/>
      </w:pPr>
    </w:p>
    <w:p w14:paraId="6AB17EDD" w14:textId="77777777" w:rsidR="00A77E4B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v3.6　·　2026 年 6 月　·　trilog.run</w:t>
      </w:r>
    </w:p>
    <w:p w14:paraId="365CDDBF" w14:textId="77777777" w:rsidR="00A77E4B" w:rsidRDefault="00000000">
      <w:pPr>
        <w:pStyle w:val="Heading1"/>
      </w:pPr>
      <w:r>
        <w:rPr>
          <w:color w:val="060D18"/>
        </w:rPr>
        <w:t>23. 最速榜設計規格</w:t>
      </w:r>
    </w:p>
    <w:p w14:paraId="23B3ACB9" w14:textId="77777777" w:rsidR="00A77E4B" w:rsidRDefault="00000000">
      <w:pPr>
        <w:pStyle w:val="Heading2"/>
      </w:pPr>
      <w:r>
        <w:rPr>
          <w:color w:val="0D1526"/>
        </w:rPr>
        <w:t>23.1 核心概念</w:t>
      </w:r>
    </w:p>
    <w:p w14:paraId="3EF601D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最速榜是 Tri·log 的首頁核心視覺，也是整個產品的起心動念。它是台灣鐵人三項選手的個人最佳成績彙整，跨賽事排列，每人只取最快的那筆。榜單本身就是產品的核心價值，不是功能的附屬品。</w:t>
      </w:r>
    </w:p>
    <w:p w14:paraId="7EB227CA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00333A6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6C8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C33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設計決策</w:t>
            </w:r>
          </w:p>
        </w:tc>
      </w:tr>
      <w:tr w:rsidR="00A77E4B" w14:paraId="509E20A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1D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呈現邏輯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875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每人只取個人最佳成績（Leaderboard 模式），同一選手不重複出現</w:t>
            </w:r>
          </w:p>
        </w:tc>
      </w:tr>
      <w:tr w:rsidR="00A77E4B" w14:paraId="13F67D8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88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排列依據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65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完賽總時間由快至慢</w:t>
            </w:r>
          </w:p>
        </w:tc>
      </w:tr>
      <w:tr w:rsidR="00A77E4B" w14:paraId="4C30AA8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A8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選手範圍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0E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台灣選手（依國籍篩選），不限賽事舉辦地點</w:t>
            </w:r>
          </w:p>
        </w:tc>
      </w:tr>
      <w:tr w:rsidR="00A77E4B" w14:paraId="58DA7B8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C15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賽事範圍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E8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跨賽事，普悠瑪、Challenge Taiwan、IM Taiwan、海外賽事皆可納入</w:t>
            </w:r>
          </w:p>
        </w:tc>
      </w:tr>
      <w:tr w:rsidR="00A77E4B" w14:paraId="1F58DBF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E2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初期距離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71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全距離為首發，其他距離（113、51.5、25.75）預留頁籤，待資料累積後開啟</w:t>
            </w:r>
          </w:p>
        </w:tc>
      </w:tr>
      <w:tr w:rsidR="00A77E4B" w14:paraId="4FFABB6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A3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性別分組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4A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男子組、女子組各自排列，同頁呈現，用色彩系統區分</w:t>
            </w:r>
          </w:p>
        </w:tc>
      </w:tr>
      <w:tr w:rsidR="00A77E4B" w14:paraId="2B582BA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49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資料來源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50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策展層（助手建立）優先，社群登錄為補充</w:t>
            </w:r>
          </w:p>
        </w:tc>
      </w:tr>
    </w:tbl>
    <w:p w14:paraId="708FA352" w14:textId="77777777" w:rsidR="00A77E4B" w:rsidRDefault="00A77E4B">
      <w:pPr>
        <w:spacing w:after="120"/>
      </w:pPr>
    </w:p>
    <w:p w14:paraId="51797214" w14:textId="77777777" w:rsidR="00A77E4B" w:rsidRDefault="00000000">
      <w:pPr>
        <w:pStyle w:val="Heading2"/>
      </w:pPr>
      <w:r>
        <w:rPr>
          <w:color w:val="0D1526"/>
        </w:rPr>
        <w:t>23.2 視覺設計系統</w:t>
      </w:r>
    </w:p>
    <w:p w14:paraId="3B1A5BAF" w14:textId="77777777" w:rsidR="00A77E4B" w:rsidRDefault="00000000">
      <w:pPr>
        <w:pStyle w:val="Heading3"/>
      </w:pPr>
      <w:r>
        <w:rPr>
          <w:color w:val="FF6B3D"/>
        </w:rPr>
        <w:t>色彩系統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8BBC5A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0A0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CSS 變數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D83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色值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65B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A77E4B" w14:paraId="5AFD70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0C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--bg-deep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08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#060D18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69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主背景，最深層，賦予尊榮感</w:t>
            </w:r>
          </w:p>
        </w:tc>
      </w:tr>
      <w:tr w:rsidR="00A77E4B" w14:paraId="35D95B0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DC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--bg-surface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28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#0D1526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ED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次要表面</w:t>
            </w:r>
          </w:p>
        </w:tc>
      </w:tr>
      <w:tr w:rsidR="00A77E4B" w14:paraId="095E4C3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38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--bg-card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0E6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#111E35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2E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卡片背景</w:t>
            </w:r>
          </w:p>
        </w:tc>
      </w:tr>
      <w:tr w:rsidR="00A77E4B" w14:paraId="5B83D30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DC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--bg-hover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44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#162440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29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hover 狀態</w:t>
            </w:r>
          </w:p>
        </w:tc>
      </w:tr>
      <w:tr w:rsidR="00A77E4B" w14:paraId="6CEC64D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4E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--swim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7D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#22C9C9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02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游泳分項色（青藍）</w:t>
            </w:r>
          </w:p>
        </w:tc>
      </w:tr>
      <w:tr w:rsidR="00A77E4B" w14:paraId="49E24E2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AF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--bike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4E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#A8E063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A5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自行車分項色（草地綠）</w:t>
            </w:r>
          </w:p>
        </w:tc>
      </w:tr>
      <w:tr w:rsidR="00A77E4B" w14:paraId="475A088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D2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--run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48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#FF6B3D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06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跑步分項色（珊瑚橘）兼主品牌強調色</w:t>
            </w:r>
          </w:p>
        </w:tc>
      </w:tr>
      <w:tr w:rsidR="00A77E4B" w14:paraId="684BFA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602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--gold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52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#F5C842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52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第一名</w:t>
            </w:r>
          </w:p>
        </w:tc>
      </w:tr>
      <w:tr w:rsidR="00A77E4B" w14:paraId="5F1CEFB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6C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--silver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78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#A0A0A0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0F2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第二名</w:t>
            </w:r>
          </w:p>
        </w:tc>
      </w:tr>
      <w:tr w:rsidR="00A77E4B" w14:paraId="73F6007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11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--bronze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F7B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#CD9660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F9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第三名</w:t>
            </w:r>
          </w:p>
        </w:tc>
      </w:tr>
      <w:tr w:rsidR="00A77E4B" w14:paraId="758847B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A5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--female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A7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#D4537E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E1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女子組主色（粉紫）</w:t>
            </w:r>
          </w:p>
        </w:tc>
      </w:tr>
      <w:tr w:rsidR="00A77E4B" w14:paraId="13AE159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78D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--text-1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AF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#F0EDE6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F0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主要文字：名字、時間</w:t>
            </w:r>
          </w:p>
        </w:tc>
      </w:tr>
      <w:tr w:rsidR="00A77E4B" w14:paraId="34F24C9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6C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--text-2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5B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#8A96A8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DE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次要文字</w:t>
            </w:r>
          </w:p>
        </w:tc>
      </w:tr>
      <w:tr w:rsidR="00A77E4B" w14:paraId="4CEF219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22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--text-3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0E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#4A5568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B3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輔助文字：名次、賽事名</w:t>
            </w:r>
          </w:p>
        </w:tc>
      </w:tr>
    </w:tbl>
    <w:p w14:paraId="0CE75D85" w14:textId="77777777" w:rsidR="00A77E4B" w:rsidRDefault="00A77E4B">
      <w:pPr>
        <w:spacing w:after="120"/>
      </w:pPr>
    </w:p>
    <w:p w14:paraId="22FB6061" w14:textId="77777777" w:rsidR="00A77E4B" w:rsidRDefault="00000000">
      <w:pPr>
        <w:pStyle w:val="Heading3"/>
      </w:pPr>
      <w:r>
        <w:rPr>
          <w:color w:val="FF6B3D"/>
        </w:rPr>
        <w:t>字體系統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5193B2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316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字體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C67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65D6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特性</w:t>
            </w:r>
          </w:p>
        </w:tc>
      </w:tr>
      <w:tr w:rsidR="00A77E4B" w14:paraId="0B6670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92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Syne 800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10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品牌標誌、頁面大標題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B0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幾何感、力量感</w:t>
            </w:r>
          </w:p>
        </w:tc>
      </w:tr>
      <w:tr w:rsidR="00A77E4B" w14:paraId="3FF4CA5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FB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DM Mono 400/500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775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時間數字、標籤、更新日期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BC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等寬、精準、數據感</w:t>
            </w:r>
          </w:p>
        </w:tc>
      </w:tr>
      <w:tr w:rsidR="00A77E4B" w14:paraId="77255D1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446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Noto Sans TC 300/400/500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3D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中文選手姓名、UI 文字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87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清晰、易讀</w:t>
            </w:r>
          </w:p>
        </w:tc>
      </w:tr>
    </w:tbl>
    <w:p w14:paraId="6F716E35" w14:textId="77777777" w:rsidR="00A77E4B" w:rsidRDefault="00A77E4B">
      <w:pPr>
        <w:spacing w:after="120"/>
      </w:pPr>
    </w:p>
    <w:p w14:paraId="6D9DD745" w14:textId="77777777" w:rsidR="00A77E4B" w:rsidRDefault="00000000">
      <w:pPr>
        <w:pStyle w:val="Heading2"/>
      </w:pPr>
      <w:r>
        <w:rPr>
          <w:color w:val="0D1526"/>
        </w:rPr>
        <w:t>23.3 榜單元件結構</w:t>
      </w:r>
    </w:p>
    <w:p w14:paraId="5B58612F" w14:textId="77777777" w:rsidR="00A77E4B" w:rsidRDefault="00000000">
      <w:pPr>
        <w:pStyle w:val="Heading3"/>
      </w:pPr>
      <w:r>
        <w:rPr>
          <w:color w:val="FF6B3D"/>
        </w:rPr>
        <w:t>HTML 元件 .tlb</w:t>
      </w:r>
    </w:p>
    <w:p w14:paraId="6895304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最速榜封裝為獨立的 .tlb 元件，可重複使用於不同距離。以下為元件的 CSS class 說明：</w:t>
      </w:r>
    </w:p>
    <w:p w14:paraId="3E6AC6D9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1D9BAB9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5A9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CSS Class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DC1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E64DC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60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.tlb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95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最速榜根元件，深色背景 #060D18，圓角 16px，外邊框 1px</w:t>
            </w:r>
          </w:p>
        </w:tc>
      </w:tr>
      <w:tr w:rsidR="00A77E4B" w14:paraId="1204CD1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C1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.tlb-hero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78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英雄區塊，含距離大字標題（如「226 全距離」）、副標說明、距離浮水印（data-distance 屬性）、距離頁籤。無額外 badge 或說明重複</w:t>
            </w:r>
          </w:p>
        </w:tc>
      </w:tr>
      <w:tr w:rsidR="00A77E4B" w14:paraId="77A1844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9C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.tlb-hero::before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C6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CSS 偽元素，讀取 data-distance 屬性渲染大字浮水印，opacity 0.03</w:t>
            </w:r>
          </w:p>
        </w:tc>
      </w:tr>
      <w:tr w:rsidR="00A77E4B" w14:paraId="0952B7C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A7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.tlb-tabs / .tlb-tab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47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距離切換頁籤，active 狀態底線為 --run 色，disabled 狀態 opacity 0.35</w:t>
            </w:r>
          </w:p>
        </w:tc>
      </w:tr>
      <w:tr w:rsidR="00A77E4B" w14:paraId="7E562F9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40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.tlb-gender-head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A95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性別區塊標頭，含性別標籤、更新日期、筆數</w:t>
            </w:r>
          </w:p>
        </w:tc>
      </w:tr>
      <w:tr w:rsidR="00A77E4B" w14:paraId="432A7DD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73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.tlb-gender-label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4A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男子組用 --swim 色 border-left，女子組加 .female class 改為 --female 色</w:t>
            </w:r>
          </w:p>
        </w:tc>
      </w:tr>
      <w:tr w:rsidR="00A77E4B" w14:paraId="6CA2787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2E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.tlb-row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E31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榜單列，grid 四欄：名次 36px / 姓名 1fr / 時間 110px / 賽事 1fr</w:t>
            </w:r>
          </w:p>
        </w:tc>
      </w:tr>
      <w:tr w:rsidR="00A77E4B" w14:paraId="0828BE8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98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.tlb-rank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21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名次，DM Mono，.rank-1 金色 / .rank-2 銀色 / .rank-3 銅色</w:t>
            </w:r>
          </w:p>
        </w:tc>
      </w:tr>
      <w:tr w:rsidR="00A77E4B" w14:paraId="238AA1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1C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.tlb-name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218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選手姓名，未認領加 .unclaimed class 降低透明度</w:t>
            </w:r>
          </w:p>
        </w:tc>
      </w:tr>
      <w:tr w:rsidR="00A77E4B" w14:paraId="08CC31A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01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.tlb-time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BC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完賽時間，DM Mono 等寬。男 Sub10 加 .male-sub10（橘色）；女 Sub10 加 .female-sub10（粉紫色）；第一名分別加 .male-first / .female-first</w:t>
            </w:r>
          </w:p>
        </w:tc>
      </w:tr>
      <w:tr w:rsidR="00A77E4B" w14:paraId="278601A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0C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.tlb-race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62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賽事名稱，右對齊，DM Mono，text-3 色</w:t>
            </w:r>
          </w:p>
        </w:tc>
      </w:tr>
      <w:tr w:rsidR="00A77E4B" w14:paraId="64B9AB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7F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.tlb-divider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7D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分界線，1px 細線，margin 4px 0，視覺隔開不同段位</w:t>
            </w:r>
          </w:p>
        </w:tc>
      </w:tr>
      <w:tr w:rsidR="00A77E4B" w14:paraId="0854197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1D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.tlb-gender-gap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02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男女組之間的 8px 空隙</w:t>
            </w:r>
          </w:p>
        </w:tc>
      </w:tr>
      <w:tr w:rsidR="00A77E4B" w14:paraId="41F87F7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A2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.tlb-footer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AB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底部，左側免責說明 + 右側「登錄我的成績」膠囊按鈕</w:t>
            </w:r>
          </w:p>
        </w:tc>
      </w:tr>
    </w:tbl>
    <w:p w14:paraId="753F9076" w14:textId="77777777" w:rsidR="00A77E4B" w:rsidRDefault="00A77E4B">
      <w:pPr>
        <w:spacing w:after="120"/>
      </w:pPr>
    </w:p>
    <w:p w14:paraId="2295E599" w14:textId="77777777" w:rsidR="00A77E4B" w:rsidRDefault="00000000">
      <w:pPr>
        <w:pStyle w:val="Heading2"/>
      </w:pPr>
      <w:r>
        <w:rPr>
          <w:color w:val="0D1526"/>
        </w:rPr>
        <w:t>23.4 Sub 分界線邏輯</w:t>
      </w:r>
    </w:p>
    <w:p w14:paraId="6B95D34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分界線是最速榜的核心視覺語言，不需要文字標示「Sub 10」或「Sub 11」，一條細線讓社群自己讀懂。</w:t>
      </w:r>
    </w:p>
    <w:p w14:paraId="6DD6590D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072F094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2BE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113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男子分界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2BB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女子分界</w:t>
            </w:r>
          </w:p>
        </w:tc>
      </w:tr>
      <w:tr w:rsidR="00A77E4B" w14:paraId="4CB555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0E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AF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10（10:00:00）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27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10 / Sub 11（依資料量決定）</w:t>
            </w:r>
          </w:p>
        </w:tc>
      </w:tr>
      <w:tr w:rsidR="00A77E4B" w14:paraId="59B70BF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ED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 半程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57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5（5:00:00）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86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5.5（待定）</w:t>
            </w:r>
          </w:p>
        </w:tc>
      </w:tr>
      <w:tr w:rsidR="00A77E4B" w14:paraId="7AC30EB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261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 奧林匹克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F2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2（2:00:00）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D0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2.5（待定）</w:t>
            </w:r>
          </w:p>
        </w:tc>
      </w:tr>
      <w:tr w:rsidR="00A77E4B" w14:paraId="11E6A71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C8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25.75 衝刺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CD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1（1:00:00）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15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1.2（待定）</w:t>
            </w:r>
          </w:p>
        </w:tc>
      </w:tr>
    </w:tbl>
    <w:p w14:paraId="58A46F33" w14:textId="77777777" w:rsidR="00A77E4B" w:rsidRDefault="00A77E4B">
      <w:pPr>
        <w:spacing w:after="120"/>
      </w:pPr>
    </w:p>
    <w:p w14:paraId="374AD59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分界線位置由系統自動計算，不需要人工標記</w:t>
      </w:r>
    </w:p>
    <w:p w14:paraId="4CEFCD9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若某距離目前登錄數量不足，暫時不顯示分界線</w:t>
      </w:r>
    </w:p>
    <w:p w14:paraId="26AE7F8F" w14:textId="77777777" w:rsidR="00A77E4B" w:rsidRDefault="00A77E4B">
      <w:pPr>
        <w:spacing w:after="120"/>
      </w:pPr>
    </w:p>
    <w:p w14:paraId="0F604DCB" w14:textId="77777777" w:rsidR="00A77E4B" w:rsidRDefault="00000000">
      <w:pPr>
        <w:pStyle w:val="Heading2"/>
      </w:pPr>
      <w:r>
        <w:rPr>
          <w:color w:val="0D1526"/>
        </w:rPr>
        <w:t>23.5 距離頁籤擴充計畫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21D2FD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2B1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373C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E31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啟用條件</w:t>
            </w:r>
          </w:p>
        </w:tc>
      </w:tr>
      <w:tr w:rsidR="00A77E4B" w14:paraId="317B38E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10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226 全距離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C6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MVP 啟用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8F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初期手動建立台灣主要賽事歷史資料</w:t>
            </w:r>
          </w:p>
        </w:tc>
      </w:tr>
      <w:tr w:rsidR="00A77E4B" w14:paraId="5F7B10B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DC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 半程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87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8A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50 筆已公證成績後啟用</w:t>
            </w:r>
          </w:p>
        </w:tc>
      </w:tr>
      <w:tr w:rsidR="00A77E4B" w14:paraId="00DDA8E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75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 奧林匹克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EE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9B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100 筆已公證成績後啟用</w:t>
            </w:r>
          </w:p>
        </w:tc>
      </w:tr>
      <w:tr w:rsidR="00A77E4B" w14:paraId="33653B0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7D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25.75 衝刺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605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16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100 筆已公證成績後啟用</w:t>
            </w:r>
          </w:p>
        </w:tc>
      </w:tr>
    </w:tbl>
    <w:p w14:paraId="4D978451" w14:textId="77777777" w:rsidR="00A77E4B" w:rsidRDefault="00A77E4B">
      <w:pPr>
        <w:spacing w:after="120"/>
      </w:pPr>
    </w:p>
    <w:p w14:paraId="48BBF769" w14:textId="77777777" w:rsidR="00A77E4B" w:rsidRDefault="00000000">
      <w:pPr>
        <w:pStyle w:val="Heading2"/>
      </w:pPr>
      <w:r>
        <w:rPr>
          <w:color w:val="0D1526"/>
        </w:rPr>
        <w:t>23.6 頁面架構</w:t>
      </w:r>
    </w:p>
    <w:p w14:paraId="6E0F44C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最速榜作為首頁（/）的核心視覺，選手點擊任一列可進入選手個人頁面，看到完整的分項時間歷史；點擊賽事名稱可進入賽事頁面，看到該賽事的歷屆成績與天氣資料。</w:t>
      </w:r>
    </w:p>
    <w:p w14:paraId="5ACE1A4C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27AB4C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C2A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互動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7F5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目標頁面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8192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BE5650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2F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點擊選手列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BE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/athletes/:id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A1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個人頁面，含分項時間、歷年成績、接力紀錄</w:t>
            </w:r>
          </w:p>
        </w:tc>
      </w:tr>
      <w:tr w:rsidR="00A77E4B" w14:paraId="0CBD995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40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點擊賽事名稱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98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/races/:slug/editions/:year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AE7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賽事屆次頁，含天氣、成績分佈</w:t>
            </w:r>
          </w:p>
        </w:tc>
      </w:tr>
      <w:tr w:rsidR="00A77E4B" w14:paraId="2D9DB23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BE0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距離頁籤切換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E6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同頁切換，URL 加 ?distance=113 等參數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8CCF" w14:textId="77777777" w:rsidR="00A77E4B" w:rsidRDefault="00A77E4B"/>
        </w:tc>
      </w:tr>
      <w:tr w:rsidR="00A77E4B" w14:paraId="1C77C25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0F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登錄我的成績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FA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/result/new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BA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新增成績頁面</w:t>
            </w:r>
          </w:p>
        </w:tc>
      </w:tr>
    </w:tbl>
    <w:p w14:paraId="39669E4E" w14:textId="77777777" w:rsidR="00A77E4B" w:rsidRDefault="00A77E4B">
      <w:pPr>
        <w:spacing w:after="120"/>
      </w:pPr>
    </w:p>
    <w:p w14:paraId="30D3D9FF" w14:textId="77777777" w:rsidR="00A77E4B" w:rsidRDefault="00000000">
      <w:pPr>
        <w:pStyle w:val="Heading2"/>
      </w:pPr>
      <w:r>
        <w:rPr>
          <w:color w:val="0D1526"/>
        </w:rPr>
        <w:t>23.7 參考實作檔案</w:t>
      </w:r>
    </w:p>
    <w:p w14:paraId="4A5EE64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完整的最速榜 HTML 參考實作，包含詳細的 CSS 注釋與設計系統說明，存放於：</w:t>
      </w:r>
    </w:p>
    <w:p w14:paraId="35B5E992" w14:textId="77777777" w:rsidR="00A77E4B" w:rsidRDefault="00A77E4B">
      <w:pPr>
        <w:spacing w:after="120"/>
      </w:pPr>
    </w:p>
    <w:p w14:paraId="1ECE5876" w14:textId="77777777" w:rsidR="00A77E4B" w:rsidRDefault="00000000">
      <w:pPr>
        <w:spacing w:before="40" w:after="6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trilog_fastest_board.html</w:t>
      </w:r>
    </w:p>
    <w:p w14:paraId="6D247936" w14:textId="77777777" w:rsidR="00A77E4B" w:rsidRDefault="00A77E4B">
      <w:pPr>
        <w:spacing w:after="120"/>
      </w:pPr>
    </w:p>
    <w:p w14:paraId="2B4AFE5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此檔案包含：完整的 CSS 設計系統（含所有 CSS 變數與注釋）、導覽列 nav 元件、頁面 hero 區塊、.tlb 元件完整實作、226 全距離男女子組完整範例資料。可直接作為 Next.js 元件開發的視覺參考基準。</w:t>
      </w:r>
    </w:p>
    <w:p w14:paraId="770CDEEB" w14:textId="77777777" w:rsidR="00A77E4B" w:rsidRDefault="00A77E4B">
      <w:pPr>
        <w:spacing w:after="240"/>
      </w:pPr>
    </w:p>
    <w:p w14:paraId="43D0D2DC" w14:textId="77777777" w:rsidR="00A77E4B" w:rsidRDefault="00A77E4B">
      <w:pPr>
        <w:pBdr>
          <w:bottom w:val="single" w:sz="4" w:space="0" w:color="E2E8F0"/>
        </w:pBdr>
        <w:spacing w:before="160" w:after="160"/>
      </w:pPr>
    </w:p>
    <w:p w14:paraId="0CC44A01" w14:textId="77777777" w:rsidR="00CC44A0" w:rsidRDefault="00000000">
      <w:pPr>
        <w:pStyle w:val="Heading2"/>
      </w:pPr>
      <w:r>
        <w:rPr>
          <w:color w:val="0D1526"/>
        </w:rPr>
        <w:t>23.7 頁面層與卡片層資訊層級設計決策（2026-06-08）</w:t>
      </w:r>
    </w:p>
    <w:p w14:paraId="0CC44A02" w14:textId="77777777" w:rsidR="00CC44A0" w:rsidRDefault="00000000">
      <w:pPr>
        <w:spacing w:before="80" w:after="120"/>
      </w:pPr>
      <w:r>
        <w:rPr>
          <w:rFonts w:eastAsia="Arial"/>
          <w:color w:val="1A1A1A"/>
        </w:rPr>
        <w:t xml:space="preserve">最速榜頁面確認採用方案 B：頁面層只承載品牌標識，卡片層承載完整說明。消除原先「最速榜」出現三次、副標說明重複兩次的問題。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4A0" w14:paraId="0CC44A03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>層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>顯示內容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>移除項目</w:t>
            </w:r>
          </w:p>
        </w:tc>
      </w:tr>
      <w:tr w:rsidR="00CC44A0" w14:paraId="0CC44A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>頁面層（page hero）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「台灣選手」小標（灰色）+ 「最速榜」大標（Syne 800，白色）。無副標，標題自行呼吸。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頁面副標（已移除）；Page Context Strip 副標（另由第 32 章管理）</w:t>
            </w:r>
          </w:p>
        </w:tc>
      </w:tr>
      <w:tr w:rsidR="00CC44A0" w14:paraId="0CC44A05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>卡片層（.tlb-hero）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距離大字標題（如「226 全距離」，DM Mono，白色）+ 副標說明「個人最佳 · 跨賽事 · 僅供參考」（text-2 色，12px）。大字浮水印（opacity 0.03）置於右側。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「● 最速榜」badge（已移除，資訊重複）；「台灣鐵人 226」文字標題（已由距離大字取代）</w:t>
            </w:r>
          </w:p>
        </w:tc>
      </w:tr>
    </w:tbl>
    <w:p w14:paraId="0CC44A06" w14:textId="77777777" w:rsidR="00CC44A0" w:rsidRDefault="00000000">
      <w:pPr>
        <w:spacing w:before="80" w:after="120"/>
      </w:pPr>
      <w:r>
        <w:rPr>
          <w:rFonts w:eastAsia="Arial"/>
          <w:i/>
          <w:color w:val="8A96A8"/>
          <w:sz w:val="20"/>
        </w:rPr>
        <w:t xml:space="preserve">此設計已於 2026-06-08 由截圖確認定案。頁面層只有品牌標識，卡片層負責所有功能說明，每段資訊只出現一次。</w:t>
      </w:r>
    </w:p>
    <w:p w14:paraId="3D361491" w14:textId="77777777" w:rsidR="00A77E4B" w:rsidRDefault="00000000">
      <w:pPr>
        <w:pStyle w:val="Heading1"/>
      </w:pPr>
      <w:r>
        <w:rPr>
          <w:color w:val="060D18"/>
        </w:rPr>
        <w:t>24. 導覽與管理區設計規格</w:t>
      </w:r>
    </w:p>
    <w:p w14:paraId="5EBFE5ED" w14:textId="77777777" w:rsidR="00A77E4B" w:rsidRDefault="00000000">
      <w:pPr>
        <w:pStyle w:val="Heading2"/>
      </w:pPr>
      <w:r>
        <w:rPr>
          <w:color w:val="0D1526"/>
        </w:rPr>
        <w:t>24.1 導覽列（Nav）連結規則</w:t>
      </w:r>
    </w:p>
    <w:p w14:paraId="02E49A7B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導覽列為 Server Component，依登入狀態與角色動態顯示連結。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A77E4B" w14:paraId="48A397C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0AF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連結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AA7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DC8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顯示條件</w:t>
            </w:r>
          </w:p>
        </w:tc>
      </w:tr>
      <w:tr w:rsidR="00A77E4B" w14:paraId="3A66EA9B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C5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最速榜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D1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6B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26213851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15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C2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/rankings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DB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5AA9F74A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A440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C1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/unclaimed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90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永遠顯示</w:t>
            </w:r>
          </w:p>
        </w:tc>
      </w:tr>
      <w:tr w:rsidR="00A77E4B" w14:paraId="5933CBBE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C8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管理（下拉）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B8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 、 /admin/races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F85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已登入且角色 ≥ assistant</w:t>
            </w:r>
          </w:p>
        </w:tc>
      </w:tr>
      <w:tr w:rsidR="00A77E4B" w14:paraId="48013A93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2E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我的紀錄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0B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/records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8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54B76CF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05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+ 新增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E3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/records/new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0D20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684BAAB6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AE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首字母頭像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7F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/profile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66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已登入</w:t>
            </w:r>
          </w:p>
        </w:tc>
      </w:tr>
      <w:tr w:rsidR="00A77E4B" w14:paraId="32B071E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EF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AE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/login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4B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未登入</w:t>
            </w:r>
          </w:p>
        </w:tc>
      </w:tr>
      <w:tr w:rsidR="00A77E4B" w14:paraId="7DA2E7A9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C9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1B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/register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44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未登入</w:t>
            </w:r>
          </w:p>
        </w:tc>
      </w:tr>
    </w:tbl>
    <w:p w14:paraId="6D9E2B1D" w14:textId="77777777" w:rsidR="00A77E4B" w:rsidRDefault="00000000">
      <w:pPr>
        <w:pStyle w:val="Heading3"/>
      </w:pPr>
      <w:r>
        <w:rPr>
          <w:color w:val="FF6B3D"/>
        </w:rPr>
        <w:t>管理下拉選單</w:t>
      </w:r>
    </w:p>
    <w:p w14:paraId="67E8E6F4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「管理」連結以下拉選單呈現（Client Component），點擊展開後可直接選擇目標頁面。點擊選單外側自動關閉。此設計取代原本的單一連結，因管理區包含多個獨立功能頁面。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77E4B" w14:paraId="778CF6C2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FC6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D1A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</w:tr>
      <w:tr w:rsidR="00A77E4B" w14:paraId="709533D8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78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審核中心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47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</w:t>
            </w:r>
          </w:p>
        </w:tc>
      </w:tr>
      <w:tr w:rsidR="00A77E4B" w14:paraId="5033E9BF" w14:textId="77777777"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DE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賽事管理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35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/admin/races</w:t>
            </w:r>
          </w:p>
        </w:tc>
      </w:tr>
    </w:tbl>
    <w:p w14:paraId="729B13E2" w14:textId="77777777" w:rsidR="00A77E4B" w:rsidRDefault="00000000">
      <w:pPr>
        <w:pStyle w:val="Heading2"/>
      </w:pPr>
      <w:r>
        <w:rPr>
          <w:color w:val="0D1526"/>
        </w:rPr>
        <w:t>24.2 管理區架構</w:t>
      </w:r>
    </w:p>
    <w:p w14:paraId="4256BA97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管理區使用獨立的 (admin) route group，與一般用戶的 (main) route group 完全分離。兩者各有自己的 layout.tsx，未來調整各自版面不會互相影響。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A77E4B" w14:paraId="1F75779D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058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Route Group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E6C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包含路由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392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B504D6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86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(main)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56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 、 /rankings 、 /unclaimed 、 /records 、 /profile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D6C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一般用戶頁面</w:t>
            </w:r>
          </w:p>
        </w:tc>
      </w:tr>
      <w:tr w:rsidR="00A77E4B" w14:paraId="1CB540B2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C3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(admin)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89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/admin 、 /admin/races 、 /admin/races/[id]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15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管理區，獨立 layout，不受一般頁面改動影響</w:t>
            </w:r>
          </w:p>
        </w:tc>
      </w:tr>
      <w:tr w:rsidR="00A77E4B" w14:paraId="7EE6EC44" w14:textId="77777777"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BDA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(auth)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BE3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/login 、 /register</w:t>
            </w:r>
          </w:p>
        </w:tc>
        <w:tc>
          <w:tcPr>
            <w:tcW w:w="32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D6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全螢幕置中 layout</w:t>
            </w:r>
          </w:p>
        </w:tc>
      </w:tr>
    </w:tbl>
    <w:p w14:paraId="7C02DF57" w14:textId="77777777" w:rsidR="00A77E4B" w:rsidRDefault="00000000">
      <w:pPr>
        <w:pStyle w:val="Heading3"/>
      </w:pPr>
      <w:r>
        <w:rPr>
          <w:color w:val="FF6B3D"/>
        </w:rPr>
        <w:t>管理區內頁籤切換</w:t>
      </w:r>
    </w:p>
    <w:p w14:paraId="153F095D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進入管理區後，透過 AdminTabs 元件在「審核中心」與「賽事管理」之間切換，不需再經由 Nav 下拉選單。</w:t>
      </w:r>
    </w:p>
    <w:p w14:paraId="2E56F8E5" w14:textId="77777777" w:rsidR="00A77E4B" w:rsidRDefault="00000000">
      <w:pPr>
        <w:pStyle w:val="Heading1"/>
      </w:pPr>
      <w:r>
        <w:rPr>
          <w:color w:val="060D18"/>
        </w:rPr>
        <w:t>25. 賽事屆次管理規格（修訂第 3、16 章）</w:t>
      </w:r>
    </w:p>
    <w:p w14:paraId="5997474D" w14:textId="77777777" w:rsidR="00A77E4B" w:rsidRDefault="00000000">
      <w:pPr>
        <w:pStyle w:val="Heading2"/>
      </w:pPr>
      <w:r>
        <w:rPr>
          <w:color w:val="0D1526"/>
        </w:rPr>
        <w:t>25.1 距離標示與標準距離</w:t>
      </w:r>
    </w:p>
    <w:p w14:paraId="1B973436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全站統一以數字顯示距離組別，對應 DB 的 distance_category 欄位值。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80"/>
        <w:gridCol w:w="2080"/>
        <w:gridCol w:w="3000"/>
      </w:tblGrid>
      <w:tr w:rsidR="00A77E4B" w14:paraId="6CD5DCD4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A9E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DB 值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A65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顯示標示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344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游泳（m）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C91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騎車（km）/ 跑步（km）</w:t>
            </w:r>
          </w:p>
        </w:tc>
      </w:tr>
      <w:tr w:rsidR="00A77E4B" w14:paraId="345246CC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A5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full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D7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236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3800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9C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180 / 42.2</w:t>
            </w:r>
          </w:p>
        </w:tc>
      </w:tr>
      <w:tr w:rsidR="00A77E4B" w14:paraId="2D2DE17A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BD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70.3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81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B8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1900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E8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90 / 21.1</w:t>
            </w:r>
          </w:p>
        </w:tc>
      </w:tr>
      <w:tr w:rsidR="00A77E4B" w14:paraId="15D4DCC8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FCE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olympic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56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8D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1500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D1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40 / 10</w:t>
            </w:r>
          </w:p>
        </w:tc>
      </w:tr>
      <w:tr w:rsidR="00A77E4B" w14:paraId="24772041" w14:textId="77777777"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99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80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</w:t>
            </w:r>
          </w:p>
        </w:tc>
        <w:tc>
          <w:tcPr>
            <w:tcW w:w="20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7A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750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D6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20 / 5</w:t>
            </w:r>
          </w:p>
        </w:tc>
      </w:tr>
    </w:tbl>
    <w:p w14:paraId="091D2A45" w14:textId="77777777" w:rsidR="00A77E4B" w:rsidRDefault="00000000">
      <w:pPr>
        <w:pStyle w:val="Heading2"/>
      </w:pPr>
      <w:r>
        <w:rPr>
          <w:color w:val="0D1526"/>
        </w:rPr>
        <w:t>25.2 屆次概念修訂</w:t>
      </w:r>
    </w:p>
    <w:p w14:paraId="3EEB4593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屆次（Edition）以「年份」為操作單位，而非「年份 + 距離」。一個屆次對應一個年份，可包含多個距離組別。DB 中每個 race_id + year + distance_category 為一筆記錄，UI 以年份整合呈現。</w:t>
      </w:r>
    </w:p>
    <w:p w14:paraId="62D8EE32" w14:textId="77777777" w:rsidR="00A77E4B" w:rsidRDefault="00000000">
      <w:pPr>
        <w:pStyle w:val="Heading2"/>
      </w:pPr>
      <w:r>
        <w:rPr>
          <w:color w:val="0D1526"/>
        </w:rPr>
        <w:t>25.3 新增屆次流程</w:t>
      </w:r>
    </w:p>
    <w:p w14:paraId="3736CD2E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1. 選擇開始日期（必填）與結束日期（選填，多日賽事）</w:t>
      </w:r>
    </w:p>
    <w:p w14:paraId="4C6A2F75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2. 勾選本屆提供的距離組別（可多選：226 / 113 / 51.5 / Sprint）</w:t>
      </w:r>
    </w:p>
    <w:p w14:paraId="20AB7BDD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3. 勾選後展開各距離的游泳 / 騎車 / 跑步欄位，預設帶入標準距離，可調整</w:t>
      </w:r>
    </w:p>
    <w:p w14:paraId="6DBB9763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4. 填寫游泳環境、完賽人數、備註（選填）</w:t>
      </w:r>
    </w:p>
    <w:p w14:paraId="50ABA374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5. 送出後每個勾選距離各建立一筆 race_editions 記錄</w:t>
      </w:r>
    </w:p>
    <w:p w14:paraId="63AA87F5" w14:textId="77777777" w:rsidR="00A77E4B" w:rsidRDefault="00000000">
      <w:pPr>
        <w:pStyle w:val="Heading2"/>
      </w:pPr>
      <w:r>
        <w:rPr>
          <w:color w:val="0D1526"/>
        </w:rPr>
        <w:t>25.4 編輯與刪除</w:t>
      </w:r>
    </w:p>
    <w:p w14:paraId="202EB4A5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編輯以年份為單位：展開整個年份的表單，可修改日期、調整各距離 km、新增距離（勾選新距離）、移除距離（取消勾選，有成績時阻擋）。</w:t>
      </w:r>
    </w:p>
    <w:p w14:paraId="3AD4F456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刪除以年份為單位：一次刪除該年全部距離記錄。任何距離底下有成績時，顯示筆數並阻擋刪除。</w:t>
      </w:r>
    </w:p>
    <w:p w14:paraId="16AE4B48" w14:textId="77777777" w:rsidR="00A77E4B" w:rsidRDefault="00000000">
      <w:pPr>
        <w:pStyle w:val="Heading2"/>
      </w:pPr>
      <w:r>
        <w:rPr>
          <w:color w:val="0D1526"/>
        </w:rPr>
        <w:t>25.5 使用者新增成績的賽事選擇</w:t>
      </w:r>
    </w:p>
    <w:p w14:paraId="378AB9EF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>兩步驟選擇：第一步選「賽事 + 年份」（如：太魯閣 2024），第二步若該年有多個距離則出現距離按鈕，只有一個距離時自動選取。</w:t>
      </w:r>
    </w:p>
    <w:p w14:paraId="600BE92D" w14:textId="77777777" w:rsidR="00A77E4B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v3.6　·　2026 年 6 月　·　trilog.run</w:t>
      </w:r>
    </w:p>
    <w:p w14:paraId="43FD5E01" w14:textId="77777777" w:rsidR="00185876" w:rsidRDefault="00000000">
      <w:pPr>
        <w:pStyle w:val="Heading1"/>
      </w:pPr>
      <w:r>
        <w:rPr>
          <w:color w:val="060D18"/>
        </w:rPr>
        <w:t>26. 排行榜距離篩選修訂（更新第 3、19、21 章）</w:t>
      </w:r>
    </w:p>
    <w:p w14:paraId="6A0C3376" w14:textId="77777777" w:rsidR="00185876" w:rsidRDefault="00000000">
      <w:pPr>
        <w:pStyle w:val="Heading2"/>
      </w:pPr>
      <w:r>
        <w:rPr>
          <w:color w:val="0D1526"/>
        </w:rPr>
        <w:t>26.1 問題描述</w:t>
      </w:r>
    </w:p>
    <w:p w14:paraId="711F33AB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排行榜若允許「所有距離」作為預設或可選狀態，短距離成績（Sprint、Olympic）的完賽時間天然比長距離（226、113）快，會自動排在榜單最前面。這讓跨距離混合的榜單完全失去參考意義，製造視覺上的弔詭——排第一的可能只是跑了 Sprint，而非最強的全距離選手。</w:t>
      </w:r>
    </w:p>
    <w:p w14:paraId="550E2659" w14:textId="77777777" w:rsidR="00185876" w:rsidRDefault="00185876">
      <w:pPr>
        <w:spacing w:after="120"/>
      </w:pPr>
    </w:p>
    <w:p w14:paraId="1AE20E82" w14:textId="77777777" w:rsidR="00185876" w:rsidRDefault="00000000">
      <w:pPr>
        <w:pStyle w:val="Heading2"/>
      </w:pPr>
      <w:r>
        <w:rPr>
          <w:color w:val="0D1526"/>
        </w:rPr>
        <w:t>26.2 設計決策</w:t>
      </w:r>
    </w:p>
    <w:p w14:paraId="6D535376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移除排行榜的「所有距離」選項。距離為排行榜的必要篩選維度，使用者進入排行榜時必須選擇一個距離才能看到榜單。</w:t>
      </w:r>
    </w:p>
    <w:p w14:paraId="30B5C596" w14:textId="77777777" w:rsidR="00185876" w:rsidRDefault="0018587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185876" w14:paraId="5A3C8C6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DEBD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CAEF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F73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修訂後</w:t>
            </w:r>
          </w:p>
        </w:tc>
      </w:tr>
      <w:tr w:rsidR="00185876" w14:paraId="7281C72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B39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距離篩選器預設值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B0E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所有距離（全部混合）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6FF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全距離（預設）</w:t>
            </w:r>
          </w:p>
        </w:tc>
      </w:tr>
      <w:tr w:rsidR="00185876" w14:paraId="09B24D7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B8A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「所有距離」選項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7D6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存在，可選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511C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移除，不存在</w:t>
            </w:r>
          </w:p>
        </w:tc>
      </w:tr>
      <w:tr w:rsidR="00185876" w14:paraId="389085C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24E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進入排行榜的體驗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74C1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直接看到所有距離混合的榜單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EAD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預設看到 226 榜單，可切換其他距離</w:t>
            </w:r>
          </w:p>
        </w:tc>
      </w:tr>
      <w:tr w:rsidR="00185876" w14:paraId="4198DE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582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距離選項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2FC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所有距離 / Sprint / OLY / 70.3 / Full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8935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/ 113 / 51.5 / Sprint（必選一）</w:t>
            </w:r>
          </w:p>
        </w:tc>
      </w:tr>
    </w:tbl>
    <w:p w14:paraId="20A722EE" w14:textId="77777777" w:rsidR="00185876" w:rsidRDefault="00185876">
      <w:pPr>
        <w:spacing w:after="120"/>
      </w:pPr>
    </w:p>
    <w:p w14:paraId="46F3C580" w14:textId="77777777" w:rsidR="00185876" w:rsidRDefault="00000000">
      <w:pPr>
        <w:pStyle w:val="Heading2"/>
      </w:pPr>
      <w:r>
        <w:rPr>
          <w:color w:val="0D1526"/>
        </w:rPr>
        <w:t>26.3 兩個頁面的定位切割</w:t>
      </w:r>
    </w:p>
    <w:p w14:paraId="10EC8C74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t>此修訂讓最速榜與排行榜的功能定位自然切開，不再重疊：</w:t>
      </w:r>
    </w:p>
    <w:p w14:paraId="5DD50685" w14:textId="77777777" w:rsidR="00185876" w:rsidRDefault="0018587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185876" w14:paraId="5BC6972C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07FD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頁面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4F6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CC42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定位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DAA3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距離邏輯</w:t>
            </w:r>
          </w:p>
        </w:tc>
      </w:tr>
      <w:tr w:rsidR="00185876" w14:paraId="21BA36B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6BD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最速榜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16C9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/leaderboard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E44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榮耀榜：各距離最快的人是誰，每人只取個人最佳成績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47A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距離為頁籤，預設 226，不存在跨距離混合</w:t>
            </w:r>
          </w:p>
        </w:tc>
      </w:tr>
      <w:tr w:rsidR="00185876" w14:paraId="6907366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3B9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B8CC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/rankings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3DF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查詢工具：可篩選賽事、年份、年齡組，同一選手可有多筆成績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9D4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距離為必選篩選器，預設 226，無「全部」選項</w:t>
            </w:r>
          </w:p>
        </w:tc>
      </w:tr>
    </w:tbl>
    <w:p w14:paraId="54BF5720" w14:textId="77777777" w:rsidR="00185876" w:rsidRDefault="00185876">
      <w:pPr>
        <w:spacing w:after="120"/>
      </w:pPr>
    </w:p>
    <w:p w14:paraId="4B7E3F91" w14:textId="77777777" w:rsidR="00185876" w:rsidRDefault="00000000">
      <w:pPr>
        <w:pStyle w:val="Heading2"/>
      </w:pPr>
      <w:r>
        <w:rPr>
          <w:color w:val="0D1526"/>
        </w:rPr>
        <w:t>26.4 排行榜篩選器規格更新（修訂第 3.2 章）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185876" w14:paraId="1BABE44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6874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篩選項目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0E9F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B37F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預設值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CB86C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185876" w14:paraId="254F17A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0D8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距離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513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 / 113 / 51.5 / Sprint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6FE8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226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F83D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必選，無「全部」選項</w:t>
            </w:r>
          </w:p>
        </w:tc>
      </w:tr>
      <w:tr w:rsidR="00185876" w14:paraId="288512F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0CD3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7EC7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 / 女子組 / 全部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8E10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C6D1" w14:textId="77777777" w:rsidR="00185876" w:rsidRDefault="00185876"/>
        </w:tc>
      </w:tr>
      <w:tr w:rsidR="00185876" w14:paraId="2A5EF6F9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B1A6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D7B7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 / 18–24 / 25–29 / 30–34 / 35–39 / 40–44…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59F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全部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A522" w14:textId="77777777" w:rsidR="00185876" w:rsidRDefault="00185876"/>
        </w:tc>
      </w:tr>
      <w:tr w:rsidR="00185876" w14:paraId="4BCF44A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7E55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地區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4E7B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全球 / 亞洲 / 台灣 / 各國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A916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全球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9A1E" w14:textId="77777777" w:rsidR="00185876" w:rsidRDefault="00185876"/>
        </w:tc>
      </w:tr>
      <w:tr w:rsidR="00185876" w14:paraId="2844A66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A30C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賽事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431F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（可選）依賽事名稱篩選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F8D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不限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392F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選填</w:t>
            </w:r>
          </w:p>
        </w:tc>
      </w:tr>
    </w:tbl>
    <w:p w14:paraId="6CB18214" w14:textId="77777777" w:rsidR="00185876" w:rsidRDefault="00185876">
      <w:pPr>
        <w:spacing w:after="120"/>
      </w:pPr>
    </w:p>
    <w:p w14:paraId="70D83B57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 URL 應反映距離選擇，如 /rankings?distance=full，方便分享特定距離的榜單連結</w:t>
      </w:r>
    </w:p>
    <w:p w14:paraId="32695F09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使用者首次進入 /rankings 時，預設帶入 226（full），直接顯示榜單，不需要先選擇才顯示</w:t>
      </w:r>
    </w:p>
    <w:p w14:paraId="0F6F9B70" w14:textId="77777777" w:rsidR="00185876" w:rsidRDefault="00185876">
      <w:pPr>
        <w:spacing w:after="120"/>
      </w:pPr>
    </w:p>
    <w:p w14:paraId="47AACFE2" w14:textId="77777777" w:rsidR="00185876" w:rsidRDefault="00000000">
      <w:pPr>
        <w:pStyle w:val="Heading2"/>
      </w:pPr>
      <w:r>
        <w:rPr>
          <w:color w:val="0D1526"/>
        </w:rPr>
        <w:t>26.5 API 更新（修訂第 19.2 章）</w:t>
      </w:r>
    </w:p>
    <w:p w14:paraId="7EF5F3C7" w14:textId="77777777" w:rsidR="00185876" w:rsidRDefault="00000000">
      <w:pPr>
        <w:spacing w:before="80" w:after="120"/>
      </w:pPr>
      <w:r>
        <w:rPr>
          <w:rFonts w:eastAsia="Arial"/>
          <w:color w:val="333333"/>
        </w:rPr>
        <w:lastRenderedPageBreak/>
        <w:t>GET /api/leaderboard 的 distance 參數由選填改為必填，server 端拒絕無 distance 的請求：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185876" w14:paraId="356359F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621F6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參數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C031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修訂前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123B" w14:textId="77777777" w:rsidR="00185876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修訂後</w:t>
            </w:r>
          </w:p>
        </w:tc>
      </w:tr>
      <w:tr w:rsidR="00185876" w14:paraId="5C89CA2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0491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distance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5C02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選填，不傳回傳全距離混合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871A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必填，不傳回傳 400 錯誤</w:t>
            </w:r>
          </w:p>
        </w:tc>
      </w:tr>
      <w:tr w:rsidR="00185876" w14:paraId="5594248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C6474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錯誤回應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67169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無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969E" w14:textId="77777777" w:rsidR="00185876" w:rsidRDefault="00000000">
            <w:r>
              <w:rPr>
                <w:rFonts w:eastAsia="Arial"/>
                <w:color w:val="333333"/>
                <w:sz w:val="20"/>
                <w:szCs w:val="20"/>
              </w:rPr>
              <w:t>{ error: 'distance_required', message: '請指定距離組別' }</w:t>
            </w:r>
          </w:p>
        </w:tc>
      </w:tr>
    </w:tbl>
    <w:p w14:paraId="2F4B50C6" w14:textId="77777777" w:rsidR="00185876" w:rsidRDefault="00185876">
      <w:pPr>
        <w:spacing w:after="120"/>
      </w:pPr>
    </w:p>
    <w:p w14:paraId="77669910" w14:textId="77777777" w:rsidR="00185876" w:rsidRDefault="00000000">
      <w:pPr>
        <w:pStyle w:val="Heading2"/>
      </w:pPr>
      <w:r>
        <w:rPr>
          <w:color w:val="0D1526"/>
        </w:rPr>
        <w:t>26.6 前端邏輯更新</w:t>
      </w:r>
    </w:p>
    <w:p w14:paraId="360AF28D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排行榜頁面（/rankings）：移除「所有距離」下拉選項，distance selector 改為必選型態（無空白預設值）</w:t>
      </w:r>
    </w:p>
    <w:p w14:paraId="5D07C8BD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頁面載入時若 URL 無 distance 參數，自動補上 ?distance=full 並重新導向</w:t>
      </w:r>
    </w:p>
    <w:p w14:paraId="0EACD95F" w14:textId="77777777" w:rsidR="00185876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距離篩選器 UI 建議改為分頁按鈕（226 / 113 / 51.5 / Sprint），視覺上更清楚，不易誤選</w:t>
      </w:r>
    </w:p>
    <w:p w14:paraId="6085F54B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28. Auth Modal 登入設計規格</w:t>
      </w:r>
    </w:p>
    <w:p w14:paraId="0E2032EA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28.1 問題背景</w:t>
      </w:r>
    </w:p>
    <w:p w14:paraId="044DE75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原有設計將登入介面設為獨立頁面（/login），使用者點擊「登入」後會離開當前頁面，完成登入後需要瀏覽器返回才能回到原本的位置。這違反網站自由移動的基本原則，對以排行榜為主要入口的 Tri·log 尤其不友善——訪客在瀏覽最速榜時產生登入意願，卻被強迫離開正在看的內容。</w:t>
      </w:r>
    </w:p>
    <w:p w14:paraId="3BB1C901" w14:textId="77777777" w:rsidR="00F411A8" w:rsidRDefault="00F411A8">
      <w:pPr>
        <w:spacing w:after="120"/>
      </w:pPr>
    </w:p>
    <w:p w14:paraId="2E790C9F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28.2 設計決策</w:t>
      </w:r>
    </w:p>
    <w:p w14:paraId="74E600C2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採用 Auth Modal 方案：登入介面以彈出 Modal 呈現，使用者在不離開當前頁面的情況下完成登入或關閉，頁面狀態完整保留。</w:t>
      </w:r>
    </w:p>
    <w:p w14:paraId="36B7F9E1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F411A8" w14:paraId="46E919B1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F9B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方案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C3A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體驗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D5E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</w:tr>
      <w:tr w:rsidR="00F411A8" w14:paraId="736557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65E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A：Auth Modal（選用）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40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點擊登入 → Modal 彈出 → 登入成功後 Modal 關閉，留在原頁面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099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</w:tr>
      <w:tr w:rsidR="00F411A8" w14:paraId="0855906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360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B：Parallel Routes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A07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架構更正確，/login 可同時呈現為 modal 或獨立頁面，但複雜度高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3EA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未來可考慮升級</w:t>
            </w:r>
          </w:p>
        </w:tc>
      </w:tr>
      <w:tr w:rsidR="00F411A8" w14:paraId="1917902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58C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C：獨立頁面 + 返回邏輯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801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加入 returnUrl 參數可緩解問題，但仍需跳頁，體驗最差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DC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</w:tr>
    </w:tbl>
    <w:p w14:paraId="38024EBC" w14:textId="77777777" w:rsidR="00F411A8" w:rsidRDefault="00F411A8">
      <w:pPr>
        <w:spacing w:after="120"/>
      </w:pPr>
    </w:p>
    <w:p w14:paraId="4B9353F8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28.3 User Stories</w:t>
      </w:r>
    </w:p>
    <w:p w14:paraId="6E092A7B" w14:textId="77777777" w:rsidR="00F411A8" w:rsidRDefault="00000000">
      <w:pPr>
        <w:pStyle w:val="Heading3"/>
        <w:spacing w:before="180"/>
      </w:pPr>
      <w:r>
        <w:rPr>
          <w:color w:val="FF6B3D"/>
        </w:rPr>
        <w:t>US-01　訪客瀏覽最速榜，想登入</w:t>
      </w:r>
    </w:p>
    <w:p w14:paraId="70AFA545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身為一位正在瀏覽最速榜的訪客，當我點擊 Nav 的「登入」按鈕時，我希望看到登入介面在目前頁面上彈出，而不是跳離最速榜，這樣我完成登入後可以繼續留在同一個位置。</w:t>
      </w:r>
    </w:p>
    <w:p w14:paraId="1D643A2F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10B310B9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E92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587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72584CD9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38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3DD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Nav「登入」按鈕</w:t>
            </w:r>
          </w:p>
        </w:tc>
      </w:tr>
      <w:tr w:rsidR="00F411A8" w14:paraId="01AB32AA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28A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5A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彈出，背景的最速榜仍可見（加上遮罩）</w:t>
            </w:r>
          </w:p>
        </w:tc>
      </w:tr>
      <w:tr w:rsidR="00F411A8" w14:paraId="6D0FBD2A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47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05E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自動關閉 → 留在最速榜，Nav 更新為已登入狀態</w:t>
            </w:r>
          </w:p>
        </w:tc>
      </w:tr>
      <w:tr w:rsidR="00F411A8" w14:paraId="3FE36D82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DD1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64CF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點擊遮罩或關閉按鈕 → Modal 關閉 → 留在最速榜，狀態不變</w:t>
            </w:r>
          </w:p>
        </w:tc>
      </w:tr>
    </w:tbl>
    <w:p w14:paraId="12ECDC89" w14:textId="77777777" w:rsidR="00F411A8" w:rsidRDefault="00F411A8">
      <w:pPr>
        <w:spacing w:after="120"/>
      </w:pPr>
    </w:p>
    <w:p w14:paraId="23D5321D" w14:textId="77777777" w:rsidR="00F411A8" w:rsidRDefault="00000000">
      <w:pPr>
        <w:pStyle w:val="Heading3"/>
        <w:spacing w:before="180"/>
      </w:pPr>
      <w:r>
        <w:rPr>
          <w:color w:val="FF6B3D"/>
        </w:rPr>
        <w:t>US-02　訪客點擊「+ 新增成績」，尚未登入</w:t>
      </w:r>
    </w:p>
    <w:p w14:paraId="44F03AC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身為一位尚未登入的訪客，當我點擊「+ 新增成績」按鈕時，我希望系統先彈出登入 Modal，完成登入後直接進入新增成績的流程，而不是先被導向登入頁、再手動重新點擊新增成績。</w:t>
      </w:r>
    </w:p>
    <w:p w14:paraId="4F0CDA7C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404173C3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A53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AEA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62BAC3BB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E3C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C86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Nav「+ 新增成績」按鈕（未登入狀態）</w:t>
            </w:r>
          </w:p>
        </w:tc>
      </w:tr>
      <w:tr w:rsidR="00F411A8" w14:paraId="2A0C8B76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B76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9A9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彈出，記錄觸發意圖（intent: 'new_result'）</w:t>
            </w:r>
          </w:p>
        </w:tc>
      </w:tr>
      <w:tr w:rsidR="00F411A8" w14:paraId="48421374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FF2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CB2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關閉 → 自動導向 /result/new</w:t>
            </w:r>
          </w:p>
        </w:tc>
      </w:tr>
      <w:tr w:rsidR="00F411A8" w14:paraId="78F1A220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131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644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關閉 Modal → 留在當前頁面，不導向任何地方</w:t>
            </w:r>
          </w:p>
        </w:tc>
      </w:tr>
    </w:tbl>
    <w:p w14:paraId="68E59784" w14:textId="77777777" w:rsidR="00F411A8" w:rsidRDefault="00F411A8">
      <w:pPr>
        <w:spacing w:after="120"/>
      </w:pPr>
    </w:p>
    <w:p w14:paraId="4AF28063" w14:textId="77777777" w:rsidR="00F411A8" w:rsidRDefault="00000000">
      <w:pPr>
        <w:pStyle w:val="Heading3"/>
        <w:spacing w:before="180"/>
      </w:pPr>
      <w:r>
        <w:rPr>
          <w:color w:val="FF6B3D"/>
        </w:rPr>
        <w:t>US-03　訪客點擊未認領成績的「認領」按鈕，尚未登入</w:t>
      </w:r>
    </w:p>
    <w:p w14:paraId="54344336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lastRenderedPageBreak/>
        <w:t>身為一位想認領成績的訪客，當我點擊某筆未認領成績的認領按鈕時，我希望登入 Modal 彈出，完成登入後直接進入該成績的認領流程，不需要重新找到那筆成績。</w:t>
      </w:r>
    </w:p>
    <w:p w14:paraId="74034202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43A51C73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4D4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3F2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32D49E64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2F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7B5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未認領成績列的「認領」按鈕（未登入狀態）</w:t>
            </w:r>
          </w:p>
        </w:tc>
      </w:tr>
      <w:tr w:rsidR="00F411A8" w14:paraId="3CAE7CEC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229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5DB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彈出，記錄觸發意圖（intent: 'claim', resultId: 'xxx'）</w:t>
            </w:r>
          </w:p>
        </w:tc>
      </w:tr>
      <w:tr w:rsidR="00F411A8" w14:paraId="408F1DB8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2B4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8D9F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 → Modal 關閉 → 自動導向 /results/xxx/claim</w:t>
            </w:r>
          </w:p>
        </w:tc>
      </w:tr>
      <w:tr w:rsidR="00F411A8" w14:paraId="0716CA69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E3C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取消路徑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0B2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關閉 Modal → 留在當前頁面</w:t>
            </w:r>
          </w:p>
        </w:tc>
      </w:tr>
    </w:tbl>
    <w:p w14:paraId="105FDF8F" w14:textId="77777777" w:rsidR="00F411A8" w:rsidRDefault="00F411A8">
      <w:pPr>
        <w:spacing w:after="120"/>
      </w:pPr>
    </w:p>
    <w:p w14:paraId="49103A61" w14:textId="77777777" w:rsidR="00F411A8" w:rsidRDefault="00000000">
      <w:pPr>
        <w:pStyle w:val="Heading3"/>
        <w:spacing w:before="180"/>
      </w:pPr>
      <w:r>
        <w:rPr>
          <w:color w:val="FF6B3D"/>
        </w:rPr>
        <w:t>US-04　已登入選手，點擊登入（不應出現）</w:t>
      </w:r>
    </w:p>
    <w:p w14:paraId="0E9C7561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身為一位已登入的選手，我不應該在 Nav 看到「登入」按鈕。Nav 應該在已登入狀態下顯示「+ 新增成績」和個人頭像（或暱稱縮寫），讓我確認自己的登入狀態。</w:t>
      </w:r>
    </w:p>
    <w:p w14:paraId="234FD16C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6"/>
        <w:gridCol w:w="6084"/>
      </w:tblGrid>
      <w:tr w:rsidR="00F411A8" w14:paraId="282E4D81" w14:textId="77777777">
        <w:tc>
          <w:tcPr>
            <w:tcW w:w="327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1E52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6084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65C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3F25A7BD" w14:textId="77777777">
        <w:tc>
          <w:tcPr>
            <w:tcW w:w="32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142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已登入 Nav 狀態</w:t>
            </w:r>
          </w:p>
        </w:tc>
        <w:tc>
          <w:tcPr>
            <w:tcW w:w="60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B7D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顯示「+ 新增成績」+ 個人頭像按鈕（點擊展開下拉：我的紀錄、個人資料、登出）</w:t>
            </w:r>
          </w:p>
        </w:tc>
      </w:tr>
      <w:tr w:rsidR="00F411A8" w14:paraId="4A9EB010" w14:textId="77777777">
        <w:tc>
          <w:tcPr>
            <w:tcW w:w="327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DD3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未登入 Nav 狀態</w:t>
            </w:r>
          </w:p>
        </w:tc>
        <w:tc>
          <w:tcPr>
            <w:tcW w:w="6084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915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顯示「登入」+ 「+ 新增成績」（後者觸發 Auth Modal）</w:t>
            </w:r>
          </w:p>
        </w:tc>
      </w:tr>
    </w:tbl>
    <w:p w14:paraId="44D54083" w14:textId="77777777" w:rsidR="00F411A8" w:rsidRDefault="00F411A8">
      <w:pPr>
        <w:spacing w:after="120"/>
      </w:pPr>
    </w:p>
    <w:p w14:paraId="4418AE3E" w14:textId="77777777" w:rsidR="00F411A8" w:rsidRDefault="00000000">
      <w:pPr>
        <w:pStyle w:val="Heading3"/>
        <w:spacing w:before="180"/>
      </w:pPr>
      <w:r>
        <w:rPr>
          <w:color w:val="FF6B3D"/>
        </w:rPr>
        <w:t>US-05　選手使用 Google 快速登入</w:t>
      </w:r>
    </w:p>
    <w:p w14:paraId="01E15366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身為一位不想記密碼的選手，我希望在 Auth Modal 裡可以直接點擊「以 Google 登入」，完成 OAuth 授權後回到平台，Modal 自動關閉，不需要設定密碼。</w:t>
      </w:r>
    </w:p>
    <w:p w14:paraId="3C491F7C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020"/>
      </w:tblGrid>
      <w:tr w:rsidR="00F411A8" w14:paraId="21CEBA9B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9B11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0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9B9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DFFBE78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973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Auth Modal 提供的登入方式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CB3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① Email + 密碼　② 以 Google 登入</w:t>
            </w:r>
          </w:p>
        </w:tc>
      </w:tr>
      <w:tr w:rsidR="00F411A8" w14:paraId="7334ABCD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D1F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Google OAuth 流程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D34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 → 跳轉 Google 授權頁 → 授權完成 → 導向 /auth/callback → callback 處理 session → 導向原頁面或 intent 目標</w:t>
            </w:r>
          </w:p>
        </w:tc>
      </w:tr>
      <w:tr w:rsidR="00F411A8" w14:paraId="5A1BB08E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C33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注意</w:t>
            </w:r>
          </w:p>
        </w:tc>
        <w:tc>
          <w:tcPr>
            <w:tcW w:w="70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1C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Google OAuth 必須跳頁，/auth/callback 是必要路由，這是唯一需要跳頁的登入情境</w:t>
            </w:r>
          </w:p>
        </w:tc>
      </w:tr>
    </w:tbl>
    <w:p w14:paraId="7351129F" w14:textId="77777777" w:rsidR="00F411A8" w:rsidRDefault="00F411A8">
      <w:pPr>
        <w:spacing w:after="120"/>
      </w:pPr>
    </w:p>
    <w:p w14:paraId="08445234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28.4 技術實作規格</w:t>
      </w:r>
    </w:p>
    <w:p w14:paraId="401252B5" w14:textId="77777777" w:rsidR="00F411A8" w:rsidRDefault="00000000">
      <w:pPr>
        <w:pStyle w:val="Heading3"/>
        <w:spacing w:before="180"/>
      </w:pPr>
      <w:r>
        <w:rPr>
          <w:color w:val="FF6B3D"/>
        </w:rPr>
        <w:t>全域狀態管理</w:t>
      </w:r>
    </w:p>
    <w:p w14:paraId="19FBBDFA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使用 React Context 或 Zustand 管理 Auth Modal 的開關狀態與觸發意圖</w:t>
      </w:r>
    </w:p>
    <w:p w14:paraId="69B3D99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狀態結構：{ isOpen: boolean, intent: 'login' | 'new_result' | 'claim' | null, intentPayload: { resultId?: string } }</w:t>
      </w:r>
    </w:p>
    <w:p w14:paraId="33AF516B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任何元件皆可呼叫 openAuthModal(intent?, payload?) 觸發 Modal</w:t>
      </w:r>
    </w:p>
    <w:p w14:paraId="67D34E5C" w14:textId="77777777" w:rsidR="00F411A8" w:rsidRDefault="00F411A8">
      <w:pPr>
        <w:spacing w:after="120"/>
      </w:pPr>
    </w:p>
    <w:p w14:paraId="30720D1E" w14:textId="77777777" w:rsidR="00F411A8" w:rsidRDefault="00000000">
      <w:pPr>
        <w:pStyle w:val="Heading3"/>
        <w:spacing w:before="180"/>
      </w:pPr>
      <w:r>
        <w:rPr>
          <w:color w:val="FF6B3D"/>
        </w:rPr>
        <w:lastRenderedPageBreak/>
        <w:t>Modal 元件設計</w:t>
      </w:r>
    </w:p>
    <w:p w14:paraId="226E0EBE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放置於 RootLayout，確保所有頁面皆可觸發</w:t>
      </w:r>
    </w:p>
    <w:p w14:paraId="7338568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背景遮罩：半透明黑色（rgba(0,0,0,0.6)），點擊遮罩可關閉</w:t>
      </w:r>
    </w:p>
    <w:p w14:paraId="535B77A4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關閉按鈕：右上角 ✕，鍵盤 Escape 也可關閉</w:t>
      </w:r>
    </w:p>
    <w:p w14:paraId="7709B44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Modal 內包含：Email/密碼登入表單、「以 Google 登入」按鈕、「還沒有帳號？立即註冊」切換</w:t>
      </w:r>
    </w:p>
    <w:p w14:paraId="4A550E1C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登入與註冊在同一 Modal 內切換，不需要重新開啟</w:t>
      </w:r>
    </w:p>
    <w:p w14:paraId="3C0B229C" w14:textId="77777777" w:rsidR="00F411A8" w:rsidRDefault="00F411A8">
      <w:pPr>
        <w:spacing w:after="120"/>
      </w:pPr>
    </w:p>
    <w:p w14:paraId="123B9DBB" w14:textId="77777777" w:rsidR="00F411A8" w:rsidRDefault="00000000">
      <w:pPr>
        <w:pStyle w:val="Heading3"/>
        <w:spacing w:before="180"/>
      </w:pPr>
      <w:r>
        <w:rPr>
          <w:color w:val="FF6B3D"/>
        </w:rPr>
        <w:t>登入成功後的跳轉邏輯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F411A8" w14:paraId="5F010319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C75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intent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2BF4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登入成功後行為</w:t>
            </w:r>
          </w:p>
        </w:tc>
      </w:tr>
      <w:tr w:rsidR="00F411A8" w14:paraId="799CB5E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BD1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login（預設）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3ABA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關閉，留在當前頁面，Nav 更新</w:t>
            </w:r>
          </w:p>
        </w:tc>
      </w:tr>
      <w:tr w:rsidR="00F411A8" w14:paraId="558F6BC8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2EF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new_result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D34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關閉，導向 /result/new</w:t>
            </w:r>
          </w:p>
        </w:tc>
      </w:tr>
      <w:tr w:rsidR="00F411A8" w14:paraId="1FB99E8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CB9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claim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79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關閉，導向 /results/:resultId/claim</w:t>
            </w:r>
          </w:p>
        </w:tc>
      </w:tr>
    </w:tbl>
    <w:p w14:paraId="2F03F1A5" w14:textId="77777777" w:rsidR="00F411A8" w:rsidRDefault="00F411A8">
      <w:pPr>
        <w:spacing w:after="120"/>
      </w:pPr>
    </w:p>
    <w:p w14:paraId="455A14CB" w14:textId="77777777" w:rsidR="00F411A8" w:rsidRDefault="00000000">
      <w:pPr>
        <w:pStyle w:val="Heading3"/>
        <w:spacing w:before="180"/>
      </w:pPr>
      <w:r>
        <w:rPr>
          <w:color w:val="FF6B3D"/>
        </w:rPr>
        <w:t>/auth/callback 路由</w:t>
      </w:r>
    </w:p>
    <w:p w14:paraId="2BDC7F0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Google OAuth 必須經過 /auth/callback 處理 session</w:t>
      </w:r>
    </w:p>
    <w:p w14:paraId="4501C36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callback 完成後，讀取 localStorage 暫存的 intent，執行對應跳轉</w:t>
      </w:r>
    </w:p>
    <w:p w14:paraId="6FB1FF1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若無 intent，導向 / （最速榜首頁）</w:t>
      </w:r>
    </w:p>
    <w:p w14:paraId="1A92EEF1" w14:textId="77777777" w:rsidR="00F411A8" w:rsidRDefault="00F411A8">
      <w:pPr>
        <w:spacing w:after="120"/>
      </w:pPr>
    </w:p>
    <w:p w14:paraId="11E55D35" w14:textId="77777777" w:rsidR="00F411A8" w:rsidRDefault="00000000">
      <w:pPr>
        <w:pStyle w:val="Heading3"/>
        <w:spacing w:before="180"/>
      </w:pPr>
      <w:r>
        <w:rPr>
          <w:color w:val="FF6B3D"/>
        </w:rPr>
        <w:t>/login 獨立頁面的處置</w:t>
      </w:r>
    </w:p>
    <w:p w14:paraId="273582F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保留 /login 路由，但改為顯示完整的登入頁面（針對直接連結進入的情況，如 Email 通知中的連結）</w:t>
      </w:r>
    </w:p>
    <w:p w14:paraId="4AECEC02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從 Nav 觸發的登入一律走 Auth Modal，不導向 /login</w:t>
      </w:r>
    </w:p>
    <w:p w14:paraId="7E26D2C1" w14:textId="77777777" w:rsidR="00F411A8" w:rsidRDefault="00F411A8">
      <w:pPr>
        <w:spacing w:after="240"/>
      </w:pPr>
    </w:p>
    <w:p w14:paraId="327021A3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28.5 Auth Modal 狀態流程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F411A8" w14:paraId="6D90851B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36DF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狀態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B58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描述</w:t>
            </w:r>
          </w:p>
        </w:tc>
      </w:tr>
      <w:tr w:rsidR="00F411A8" w14:paraId="0D4F8832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F5C4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closed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4F2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未顯示，預設狀態</w:t>
            </w:r>
          </w:p>
        </w:tc>
      </w:tr>
      <w:tr w:rsidR="00F411A8" w14:paraId="48CF7F1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AC8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open:login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59A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 Email/密碼登入表單</w:t>
            </w:r>
          </w:p>
        </w:tc>
      </w:tr>
      <w:tr w:rsidR="00F411A8" w14:paraId="7CE87E4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4EE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open:register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EBA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顯示註冊表單（在 Modal 內切換）</w:t>
            </w:r>
          </w:p>
        </w:tc>
      </w:tr>
      <w:tr w:rsidR="00F411A8" w14:paraId="29AED99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70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open:loading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9C8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登入請求進行中，表單 disabled，顯示 loading 指示</w:t>
            </w:r>
          </w:p>
        </w:tc>
      </w:tr>
      <w:tr w:rsidR="00F411A8" w14:paraId="3A36279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4B5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open:error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52B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登入失敗，顯示錯誤訊息，表單重新可用</w:t>
            </w:r>
          </w:p>
        </w:tc>
      </w:tr>
      <w:tr w:rsidR="00F411A8" w14:paraId="3D9040E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297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closed:success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85C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登入成功，Modal 關閉，執行 intent 跳轉</w:t>
            </w:r>
          </w:p>
        </w:tc>
      </w:tr>
    </w:tbl>
    <w:p w14:paraId="621717F7" w14:textId="77777777" w:rsidR="00F411A8" w:rsidRDefault="00F411A8">
      <w:pPr>
        <w:spacing w:after="240"/>
      </w:pPr>
    </w:p>
    <w:p w14:paraId="2AFF3918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1C3E29CF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v3.6　·　2026 年 6 月　·　trilog.run</w:t>
      </w:r>
    </w:p>
    <w:p w14:paraId="17D6A6BE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lastRenderedPageBreak/>
        <w:t>29. 品牌標誌實作規格</w:t>
      </w:r>
    </w:p>
    <w:p w14:paraId="20C797E0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29.1 設計概念</w:t>
      </w:r>
    </w:p>
    <w:p w14:paraId="241A1F7A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標誌由兩個部分組成：左側的三角形符號（Mark）與右側的文字標誌（Wordmark）。三角形的三條邊各自採用不同的線條質感，直接對應鐵人三項的三個項目。這是設計的核心意圖——「懂的人一眼讀懂，不懂的人也覺得好看」。</w:t>
      </w:r>
    </w:p>
    <w:p w14:paraId="19366084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F411A8" w14:paraId="491B83C3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6F95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三角形邊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99D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運動項目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D0D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線條質感</w:t>
            </w:r>
          </w:p>
        </w:tc>
        <w:tc>
          <w:tcPr>
            <w:tcW w:w="212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C3B4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顏色</w:t>
            </w:r>
          </w:p>
        </w:tc>
      </w:tr>
      <w:tr w:rsidR="00F411A8" w14:paraId="36E1254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AFA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左邊（底左→頂點）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3F8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游泳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53B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波浪曲線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8C3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#22C9C9（--swim）</w:t>
            </w:r>
          </w:p>
        </w:tc>
      </w:tr>
      <w:tr w:rsidR="00F411A8" w14:paraId="17AD3C0B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FBBA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右邊（頂點→底右）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E67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自行車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3E6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等距虛線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6AE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#A8E063（--bike）</w:t>
            </w:r>
          </w:p>
        </w:tc>
      </w:tr>
      <w:tr w:rsidR="00F411A8" w14:paraId="6B8B5063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5209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底邊（底右→底左）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08D0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跑步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6B1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鋸齒折線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01A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#FF6B3D（--run）</w:t>
            </w:r>
          </w:p>
        </w:tc>
      </w:tr>
    </w:tbl>
    <w:p w14:paraId="5A97D54F" w14:textId="77777777" w:rsidR="00F411A8" w:rsidRDefault="00F411A8">
      <w:pPr>
        <w:spacing w:after="120"/>
      </w:pPr>
    </w:p>
    <w:p w14:paraId="0DDF0E6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29.2 文字標誌規格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F411A8" w14:paraId="1AC58FB2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F23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部分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D4D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  <w:tc>
          <w:tcPr>
            <w:tcW w:w="212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53AC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字重</w:t>
            </w:r>
          </w:p>
        </w:tc>
        <w:tc>
          <w:tcPr>
            <w:tcW w:w="212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D0D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顏色</w:t>
            </w:r>
          </w:p>
        </w:tc>
      </w:tr>
      <w:tr w:rsidR="00F411A8" w14:paraId="6C4AE02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583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Tri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D4F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品牌名稱前段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88B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800（超粗）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491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#F0EDE6（--text-1）</w:t>
            </w:r>
          </w:p>
        </w:tc>
      </w:tr>
      <w:tr w:rsidR="00F411A8" w14:paraId="02209D9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22F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·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714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中間點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0A2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800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C785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#FF6B3D（--run，品牌強調色）</w:t>
            </w:r>
          </w:p>
        </w:tc>
      </w:tr>
      <w:tr w:rsidR="00F411A8" w14:paraId="1E24141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350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DD2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品牌名稱後段</w:t>
            </w:r>
          </w:p>
        </w:tc>
        <w:tc>
          <w:tcPr>
            <w:tcW w:w="212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0236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font-weight: 300（超細）</w:t>
            </w:r>
          </w:p>
        </w:tc>
        <w:tc>
          <w:tcPr>
            <w:tcW w:w="212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61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#F0EDE6（--text-1）</w:t>
            </w:r>
          </w:p>
        </w:tc>
      </w:tr>
    </w:tbl>
    <w:p w14:paraId="69233B26" w14:textId="77777777" w:rsidR="00F411A8" w:rsidRDefault="00F411A8">
      <w:pPr>
        <w:spacing w:after="120"/>
      </w:pPr>
    </w:p>
    <w:p w14:paraId="07A112A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字重對比（800 vs 300）是標誌記憶點，不可調整為相同字重</w:t>
      </w:r>
    </w:p>
    <w:p w14:paraId="4954343B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字距：letter-spacing: -0.04em（視覺緊縮，避免散開感）</w:t>
      </w:r>
    </w:p>
    <w:p w14:paraId="3E648670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字體：系統優先使用 Arial，fallback 為 Helvetica Neue、sans-serif</w:t>
      </w:r>
    </w:p>
    <w:p w14:paraId="318649B6" w14:textId="77777777" w:rsidR="00F411A8" w:rsidRDefault="00F411A8">
      <w:pPr>
        <w:spacing w:after="120"/>
      </w:pPr>
    </w:p>
    <w:p w14:paraId="07C6887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29.3 SVG 符號原始碼</w:t>
      </w:r>
    </w:p>
    <w:p w14:paraId="666ECDD1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以下為標準尺寸 Logo 的完整 SVG，viewBox="0 0 260 68"，符號置於左側，文字置於右側。Claude Code 可直接複製使用。</w:t>
      </w:r>
    </w:p>
    <w:p w14:paraId="43DAC3C9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D5A19A9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A95CF5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width="195" height="52" viewBox="0 0 260 68"</w:t>
            </w:r>
          </w:p>
          <w:p w14:paraId="203FDD8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4D21476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10BBF97B" w14:textId="77777777" w:rsidR="00F411A8" w:rsidRDefault="00F411A8">
            <w:pPr>
              <w:spacing w:after="40"/>
            </w:pPr>
          </w:p>
          <w:p w14:paraId="165EA1B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游泳：波浪曲線（青藍，底左 → 頂點）--&gt;</w:t>
            </w:r>
          </w:p>
          <w:p w14:paraId="476F1F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0D11D3A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7FF163F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stroke-linecap="round"/&gt;</w:t>
            </w:r>
          </w:p>
          <w:p w14:paraId="6A95D532" w14:textId="77777777" w:rsidR="00F411A8" w:rsidRDefault="00F411A8">
            <w:pPr>
              <w:spacing w:after="40"/>
            </w:pPr>
          </w:p>
          <w:p w14:paraId="1120DBC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自行車：虛線（草地綠，頂點 → 底右）--&gt;</w:t>
            </w:r>
          </w:p>
          <w:p w14:paraId="349BF10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&lt;path d="M31 9 L60 56"</w:t>
            </w:r>
          </w:p>
          <w:p w14:paraId="5D7A78E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stroke="#A8E063"</w:t>
            </w:r>
          </w:p>
          <w:p w14:paraId="3E7DFEB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02A11A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stroke-dasharray="5 3"/&gt;</w:t>
            </w:r>
          </w:p>
          <w:p w14:paraId="798B3B84" w14:textId="77777777" w:rsidR="00F411A8" w:rsidRDefault="00F411A8">
            <w:pPr>
              <w:spacing w:after="40"/>
            </w:pPr>
          </w:p>
          <w:p w14:paraId="6D77310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跑步：鋸齒折線（珊瑚橘，底右 → 底左）--&gt;</w:t>
            </w:r>
          </w:p>
          <w:p w14:paraId="10A02CD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d="M60 56 L53 49 L46 56 L39 49 L32 56</w:t>
            </w:r>
          </w:p>
          <w:p w14:paraId="6BE3F09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L25 49 L18 56 L11 49 L6 56"</w:t>
            </w:r>
          </w:p>
          <w:p w14:paraId="2292BB1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721F0A3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2BD88D3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2DAD7222" w14:textId="77777777" w:rsidR="00F411A8" w:rsidRDefault="00F411A8">
            <w:pPr>
              <w:spacing w:after="40"/>
            </w:pPr>
          </w:p>
          <w:p w14:paraId="72005A5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文字：Tri（粗）--&gt;</w:t>
            </w:r>
          </w:p>
          <w:p w14:paraId="1295B8B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x="78" y="43"</w:t>
            </w:r>
          </w:p>
          <w:p w14:paraId="14DBC52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4E275B5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56E8AB5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letter-spacing="-2"&gt;Tri&lt;/text&gt;</w:t>
            </w:r>
          </w:p>
          <w:p w14:paraId="370311E9" w14:textId="77777777" w:rsidR="00F411A8" w:rsidRDefault="00F411A8">
            <w:pPr>
              <w:spacing w:after="40"/>
            </w:pPr>
          </w:p>
          <w:p w14:paraId="0BD2EC8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文字：中點（橘色）--&gt;</w:t>
            </w:r>
          </w:p>
          <w:p w14:paraId="35C93C4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x="126" y="43"</w:t>
            </w:r>
          </w:p>
          <w:p w14:paraId="0419667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5D7C25A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7EBCD29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fill="#FF6B3D"&gt;·&lt;/text&gt;</w:t>
            </w:r>
          </w:p>
          <w:p w14:paraId="2CE754FA" w14:textId="77777777" w:rsidR="00F411A8" w:rsidRDefault="00F411A8">
            <w:pPr>
              <w:spacing w:after="40"/>
            </w:pPr>
          </w:p>
          <w:p w14:paraId="41B3D32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文字：log（細）--&gt;</w:t>
            </w:r>
          </w:p>
          <w:p w14:paraId="2AB8ABA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x="136" y="43"</w:t>
            </w:r>
          </w:p>
          <w:p w14:paraId="099E04C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0E2926D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font-weight="300"</w:t>
            </w:r>
          </w:p>
          <w:p w14:paraId="5BC4184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letter-spacing="-2"&gt;log&lt;/text&gt;</w:t>
            </w:r>
          </w:p>
          <w:p w14:paraId="0CE4B75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449743CF" w14:textId="77777777" w:rsidR="00F411A8" w:rsidRDefault="00F411A8">
      <w:pPr>
        <w:spacing w:after="120"/>
      </w:pPr>
    </w:p>
    <w:p w14:paraId="7A1126C0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29.4 符號單獨版（Mark Only）</w:t>
      </w:r>
    </w:p>
    <w:p w14:paraId="7F0889A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用於 favicon、App icon、頭像等只需要符號的場合，viewBox="0 0 68 68"，三條邊線加粗以補償小尺寸的視覺損失。</w:t>
      </w:r>
    </w:p>
    <w:p w14:paraId="0596FB09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61B466EF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29308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width="48" height="48" viewBox="0 0 68 68"</w:t>
            </w:r>
          </w:p>
          <w:p w14:paraId="2336B3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048F6D3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0D5E9FEB" w14:textId="77777777" w:rsidR="00F411A8" w:rsidRDefault="00F411A8">
            <w:pPr>
              <w:spacing w:after="40"/>
            </w:pPr>
          </w:p>
          <w:p w14:paraId="0229BD4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游泳：波浪曲線 --&gt;</w:t>
            </w:r>
          </w:p>
          <w:p w14:paraId="164F54D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7C7776B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0E12C99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stroke-linecap="round"/&gt;</w:t>
            </w:r>
          </w:p>
          <w:p w14:paraId="01CD523F" w14:textId="77777777" w:rsidR="00F411A8" w:rsidRDefault="00F411A8">
            <w:pPr>
              <w:spacing w:after="40"/>
            </w:pPr>
          </w:p>
          <w:p w14:paraId="3CD8F5E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自行車：虛線 --&gt;</w:t>
            </w:r>
          </w:p>
          <w:p w14:paraId="6A5F8A6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d="M31 9 L60 56"</w:t>
            </w:r>
          </w:p>
          <w:p w14:paraId="6E4D3AD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stroke="#A8E063"</w:t>
            </w:r>
          </w:p>
          <w:p w14:paraId="23D7A83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</w:t>
            </w:r>
          </w:p>
          <w:p w14:paraId="235C485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stroke-dasharray="6 3.5"/&gt;</w:t>
            </w:r>
          </w:p>
          <w:p w14:paraId="264F80E7" w14:textId="77777777" w:rsidR="00F411A8" w:rsidRDefault="00F411A8">
            <w:pPr>
              <w:spacing w:after="40"/>
            </w:pPr>
          </w:p>
          <w:p w14:paraId="5310F53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跑步：鋸齒折線 --&gt;</w:t>
            </w:r>
          </w:p>
          <w:p w14:paraId="4C9BE3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d="M60 56 L53 49 L46 56 L39 49 L32 56</w:t>
            </w:r>
          </w:p>
          <w:p w14:paraId="13753DE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L25 49 L18 56 L11 49 L6 56"</w:t>
            </w:r>
          </w:p>
          <w:p w14:paraId="13D4FB8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6CC107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stroke-width="4" stroke-linecap="round"</w:t>
            </w:r>
          </w:p>
          <w:p w14:paraId="444AE8C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08D154F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60DDC04E" w14:textId="77777777" w:rsidR="00F411A8" w:rsidRDefault="00F411A8">
      <w:pPr>
        <w:spacing w:after="120"/>
      </w:pPr>
    </w:p>
    <w:p w14:paraId="3627563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29.5 React / Next.js 元件</w:t>
      </w:r>
    </w:p>
    <w:p w14:paraId="1E243D33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以下為可直接放入 Next.js 專案的 TSX 元件，支援 size 和 markOnly 兩個 prop。</w:t>
      </w:r>
    </w:p>
    <w:p w14:paraId="6F4C9B9A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A1AFDC4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FA471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components/TrilogLogo.tsx</w:t>
            </w:r>
          </w:p>
          <w:p w14:paraId="64876AEB" w14:textId="77777777" w:rsidR="00F411A8" w:rsidRDefault="00F411A8">
            <w:pPr>
              <w:spacing w:after="40"/>
            </w:pPr>
          </w:p>
          <w:p w14:paraId="3A1DA07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interface TrilogLogoProps {</w:t>
            </w:r>
          </w:p>
          <w:p w14:paraId="1DA219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size?: "sm" | "md" | "lg"</w:t>
            </w:r>
          </w:p>
          <w:p w14:paraId="6EB536E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markOnly?: boolean</w:t>
            </w:r>
          </w:p>
          <w:p w14:paraId="3908BF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1FA9202C" w14:textId="77777777" w:rsidR="00F411A8" w:rsidRDefault="00F411A8">
            <w:pPr>
              <w:spacing w:after="40"/>
            </w:pPr>
          </w:p>
          <w:p w14:paraId="3644084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sizes = {</w:t>
            </w:r>
          </w:p>
          <w:p w14:paraId="6AFF8DB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sm: { w: 130, h: 34 },</w:t>
            </w:r>
          </w:p>
          <w:p w14:paraId="68EDCA6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md: { w: 195, h: 52 },</w:t>
            </w:r>
          </w:p>
          <w:p w14:paraId="057BA2F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lg: { w: 260, h: 68 },</w:t>
            </w:r>
          </w:p>
          <w:p w14:paraId="7327E91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5D26383A" w14:textId="77777777" w:rsidR="00F411A8" w:rsidRDefault="00F411A8">
            <w:pPr>
              <w:spacing w:after="40"/>
            </w:pPr>
          </w:p>
          <w:p w14:paraId="1E47E25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export function TrilogLogo({</w:t>
            </w:r>
          </w:p>
          <w:p w14:paraId="46C1D75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 = "md",</w:t>
            </w:r>
          </w:p>
          <w:p w14:paraId="156F6BB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 = false,</w:t>
            </w:r>
          </w:p>
          <w:p w14:paraId="6E83308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}: TrilogLogoProps) {</w:t>
            </w:r>
          </w:p>
          <w:p w14:paraId="39E992F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{ w, h } = sizes[size]</w:t>
            </w:r>
          </w:p>
          <w:p w14:paraId="50B80B89" w14:textId="77777777" w:rsidR="00F411A8" w:rsidRDefault="00F411A8">
            <w:pPr>
              <w:spacing w:after="40"/>
            </w:pPr>
          </w:p>
          <w:p w14:paraId="3F9F5FA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if (markOnly) {</w:t>
            </w:r>
          </w:p>
          <w:p w14:paraId="6024B40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return (</w:t>
            </w:r>
          </w:p>
          <w:p w14:paraId="7B1B32C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&lt;svg width={48} height={48} viewBox="0 0 68 68"</w:t>
            </w:r>
          </w:p>
          <w:p w14:paraId="5D77EC0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xmlns="http://www.w3.org/2000/svg"</w:t>
            </w:r>
          </w:p>
          <w:p w14:paraId="5CA602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role="img" aria-label="Tri·log"&gt;</w:t>
            </w:r>
          </w:p>
          <w:p w14:paraId="67B46F8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 56 C10 44 16 30 21 20 C24 14 27 11 31 9"</w:t>
            </w:r>
          </w:p>
          <w:p w14:paraId="1026DF5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stroke="#22C9C9"</w:t>
            </w:r>
          </w:p>
          <w:p w14:paraId="3E53C66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strokeLinecap="round"/&gt;</w:t>
            </w:r>
          </w:p>
          <w:p w14:paraId="2EEF52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d="M31 9 L60 56"</w:t>
            </w:r>
          </w:p>
          <w:p w14:paraId="2E3E019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stroke="#A8E063"</w:t>
            </w:r>
          </w:p>
          <w:p w14:paraId="1BCF39E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</w:t>
            </w:r>
          </w:p>
          <w:p w14:paraId="77ECE9B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strokeDasharray="6 3.5"/&gt;</w:t>
            </w:r>
          </w:p>
          <w:p w14:paraId="56CE33E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d="M60 56 L53 49 L46 56 L39 49 L32 56 L25 49 L18 56 L11 49 L6 56"</w:t>
            </w:r>
          </w:p>
          <w:p w14:paraId="3FA9B7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stroke="#FF6B3D"</w:t>
            </w:r>
          </w:p>
          <w:p w14:paraId="6CE325C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strokeWidth={4} strokeLinecap="round"</w:t>
            </w:r>
          </w:p>
          <w:p w14:paraId="612D5DB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strokeLinejoin="round"/&gt;</w:t>
            </w:r>
          </w:p>
          <w:p w14:paraId="247143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&lt;/svg&gt;</w:t>
            </w:r>
          </w:p>
          <w:p w14:paraId="283BF43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)</w:t>
            </w:r>
          </w:p>
          <w:p w14:paraId="1F13D5F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</w:t>
            </w:r>
          </w:p>
          <w:p w14:paraId="570345BB" w14:textId="77777777" w:rsidR="00F411A8" w:rsidRDefault="00F411A8">
            <w:pPr>
              <w:spacing w:after="40"/>
            </w:pPr>
          </w:p>
          <w:p w14:paraId="3397063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return (</w:t>
            </w:r>
          </w:p>
          <w:p w14:paraId="43D5C89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&lt;svg width={w} height={h} viewBox="0 0 260 68"</w:t>
            </w:r>
          </w:p>
          <w:p w14:paraId="7B7E131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xmlns="http://www.w3.org/2000/svg"</w:t>
            </w:r>
          </w:p>
          <w:p w14:paraId="2EAE39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role="img" aria-label="Tri·log"&gt;</w:t>
            </w:r>
          </w:p>
          <w:p w14:paraId="6CDF25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d="M6 56 C10 44 16 30 21 20 C24 14 27 11 31 9"</w:t>
            </w:r>
          </w:p>
          <w:p w14:paraId="47BD038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stroke="#22C9C9"</w:t>
            </w:r>
          </w:p>
          <w:p w14:paraId="393E17C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strokeLinecap="round"/&gt;</w:t>
            </w:r>
          </w:p>
          <w:p w14:paraId="1E2237A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d="M31 9 L60 56"</w:t>
            </w:r>
          </w:p>
          <w:p w14:paraId="21BDFB2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stroke="#A8E063"</w:t>
            </w:r>
          </w:p>
          <w:p w14:paraId="1057E55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</w:t>
            </w:r>
          </w:p>
          <w:p w14:paraId="17056DC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strokeDasharray="5 3"/&gt;</w:t>
            </w:r>
          </w:p>
          <w:p w14:paraId="46524AB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 d="M60 56 L53 49 L46 56 L39 49 L32 56 L25 49 L18 56 L11 49 L6 56"</w:t>
            </w:r>
          </w:p>
          <w:p w14:paraId="5E08D7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fill="none" stroke="#FF6B3D"</w:t>
            </w:r>
          </w:p>
          <w:p w14:paraId="1441EE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strokeWidth={3.5} strokeLinecap="round"</w:t>
            </w:r>
          </w:p>
          <w:p w14:paraId="4075D91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strokeLinejoin="round"/&gt;</w:t>
            </w:r>
          </w:p>
          <w:p w14:paraId="04175AA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x={78} y={43}</w:t>
            </w:r>
          </w:p>
          <w:p w14:paraId="0EFC4FD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0090C3C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fontWeight={800}</w:t>
            </w:r>
          </w:p>
          <w:p w14:paraId="4CB371C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fill="#F0EDE6" letterSpacing={-2}&gt;Tri&lt;/text&gt;</w:t>
            </w:r>
          </w:p>
          <w:p w14:paraId="1B1F9F0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x={126} y={43}</w:t>
            </w:r>
          </w:p>
          <w:p w14:paraId="2724B1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45B6786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fontWeight={800}</w:t>
            </w:r>
          </w:p>
          <w:p w14:paraId="043727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fill="#FF6B3D"&gt;·&lt;/text&gt;</w:t>
            </w:r>
          </w:p>
          <w:p w14:paraId="52E4A03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&lt;text x={136} y={43}</w:t>
            </w:r>
          </w:p>
          <w:p w14:paraId="27E30A3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fontFamily="Arial, Helvetica Neue, sans-serif"</w:t>
            </w:r>
          </w:p>
          <w:p w14:paraId="4C0AB3B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fontSize={32} fontWeight={300}</w:t>
            </w:r>
          </w:p>
          <w:p w14:paraId="519D835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fill="#F0EDE6" letterSpacing={-2}&gt;log&lt;/text&gt;</w:t>
            </w:r>
          </w:p>
          <w:p w14:paraId="22C4973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&lt;/svg&gt;</w:t>
            </w:r>
          </w:p>
          <w:p w14:paraId="6AEA076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2F2BB06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38861155" w14:textId="77777777" w:rsidR="00F411A8" w:rsidRDefault="00F411A8">
      <w:pPr>
        <w:spacing w:after="120"/>
      </w:pPr>
    </w:p>
    <w:p w14:paraId="0A53CE83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29.6 使用方式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2638C99C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C2628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Nav 導覽列（標準尺寸）</w:t>
            </w:r>
          </w:p>
          <w:p w14:paraId="6EFBA09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/&gt;</w:t>
            </w:r>
          </w:p>
          <w:p w14:paraId="464CEB64" w14:textId="77777777" w:rsidR="00F411A8" w:rsidRDefault="00F411A8">
            <w:pPr>
              <w:spacing w:after="40"/>
            </w:pPr>
          </w:p>
          <w:p w14:paraId="0FEF450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行動裝置 Nav（精簡尺寸）</w:t>
            </w:r>
          </w:p>
          <w:p w14:paraId="6938E8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size="sm" /&gt;</w:t>
            </w:r>
          </w:p>
          <w:p w14:paraId="474ABB75" w14:textId="77777777" w:rsidR="00F411A8" w:rsidRDefault="00F411A8">
            <w:pPr>
              <w:spacing w:after="40"/>
            </w:pPr>
          </w:p>
          <w:p w14:paraId="1906486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Favicon / App icon（僅符號）</w:t>
            </w:r>
          </w:p>
          <w:p w14:paraId="21155E0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markOnly /&gt;</w:t>
            </w:r>
          </w:p>
          <w:p w14:paraId="4BC529FA" w14:textId="77777777" w:rsidR="00F411A8" w:rsidRDefault="00F411A8">
            <w:pPr>
              <w:spacing w:after="40"/>
            </w:pPr>
          </w:p>
          <w:p w14:paraId="65E84A3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標題頁 / 大型展示</w:t>
            </w:r>
          </w:p>
          <w:p w14:paraId="1B7302A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size="lg" /&gt;</w:t>
            </w:r>
          </w:p>
        </w:tc>
      </w:tr>
    </w:tbl>
    <w:p w14:paraId="6B9B2775" w14:textId="77777777" w:rsidR="00F411A8" w:rsidRDefault="00F411A8">
      <w:pPr>
        <w:spacing w:after="120"/>
      </w:pPr>
    </w:p>
    <w:p w14:paraId="3A459FC7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29.7 使用規範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6365"/>
      </w:tblGrid>
      <w:tr w:rsidR="00F411A8" w14:paraId="09193A18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5AE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規則</w:t>
            </w:r>
          </w:p>
        </w:tc>
        <w:tc>
          <w:tcPr>
            <w:tcW w:w="636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1FF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7C843EB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608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最小使用尺寸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91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完整 Logo 最小寬度 130px；Mark Only 最小 24px</w:t>
            </w:r>
          </w:p>
        </w:tc>
      </w:tr>
      <w:tr w:rsidR="00F411A8" w14:paraId="285EDB5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D8D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背景色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680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設計於深色背景（#060D18）上使用，淺色背景需另行測試對比度</w:t>
            </w:r>
          </w:p>
        </w:tc>
      </w:tr>
      <w:tr w:rsidR="00F411A8" w14:paraId="25E52D2D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69A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不可修改顏色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003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三條邊的顏色為品牌設計系統的三項色，不可替換為其他顏色</w:t>
            </w:r>
          </w:p>
        </w:tc>
      </w:tr>
      <w:tr w:rsidR="00F411A8" w14:paraId="344E0C7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E01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不可拉伸變形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2D9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維持 viewBox 比例，不可單獨拉寬或拉高</w:t>
            </w:r>
          </w:p>
        </w:tc>
      </w:tr>
      <w:tr w:rsidR="00F411A8" w14:paraId="40C0E7C6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034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字重不可改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B6C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Tri 必須是 800，log 必須是 300，對比是記憶點的來源</w:t>
            </w:r>
          </w:p>
        </w:tc>
      </w:tr>
      <w:tr w:rsidR="00F411A8" w14:paraId="465849B5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72B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留白</w:t>
            </w:r>
          </w:p>
        </w:tc>
        <w:tc>
          <w:tcPr>
            <w:tcW w:w="63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5C3E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Logo 四周最小留白為 Logo 高度的 25%</w:t>
            </w:r>
          </w:p>
        </w:tc>
      </w:tr>
    </w:tbl>
    <w:p w14:paraId="44107CB8" w14:textId="77777777" w:rsidR="00F411A8" w:rsidRDefault="00F411A8">
      <w:pPr>
        <w:spacing w:after="240"/>
      </w:pPr>
    </w:p>
    <w:p w14:paraId="478D8220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1AC5D2F4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v3.6　·　2026 年 6 月　·　trilog.run</w:t>
      </w:r>
    </w:p>
    <w:p w14:paraId="323A9F80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29-A. 標誌動態波浪規格（補充第 29 章）</w:t>
      </w:r>
    </w:p>
    <w:p w14:paraId="0E05C892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29-A.1 動態設計決策</w:t>
      </w:r>
    </w:p>
    <w:p w14:paraId="0EEC3F11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橘色底邊（跑步項目）採用心電圖式波浪向前流動的動態效果。三個連續波峰持續向左位移，製造跑步節奏感與生命感。游泳曲線（青藍）與自行車虛線（草地綠）保持靜止。</w:t>
      </w:r>
    </w:p>
    <w:p w14:paraId="183C213B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F411A8" w14:paraId="6DCDCE06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94C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場景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311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動畫速度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6D0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4D89D32F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B6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Nav 導覽列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D7B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3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986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沉穩不搶眼，使用者瀏覽內容時不分心，像馬拉松配速</w:t>
            </w:r>
          </w:p>
        </w:tc>
      </w:tr>
      <w:tr w:rsidR="00F411A8" w14:paraId="179995C1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8B6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Login 登入頁 Logo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B429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1.8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445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稍快的節奏製造活力感，讓使用者感覺平台是活的</w:t>
            </w:r>
          </w:p>
        </w:tc>
      </w:tr>
      <w:tr w:rsidR="00F411A8" w14:paraId="0081030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2CB2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其他場景（預設）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804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3 秒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911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未明確指定時，使用 Nav 版本</w:t>
            </w:r>
          </w:p>
        </w:tc>
      </w:tr>
    </w:tbl>
    <w:p w14:paraId="705D53E4" w14:textId="77777777" w:rsidR="00F411A8" w:rsidRDefault="00F411A8">
      <w:pPr>
        <w:spacing w:after="120"/>
      </w:pPr>
    </w:p>
    <w:p w14:paraId="47684ECF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29-A.2 波浪路徑說明</w:t>
      </w:r>
    </w:p>
    <w:p w14:paraId="07A43FA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波浪路徑從三角形邊界外（x=-12）延伸至邊界外（x=78），搭配 clipPath 限制可見範圍在底邊區域內，確保波浪兩端不溢出三角形。translateX 每次移動 -18px（一個波峰寬度），形成無縫循環。</w:t>
      </w:r>
    </w:p>
    <w:p w14:paraId="432BBFF1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F411A8" w14:paraId="46D98F71" w14:textId="77777777">
        <w:tc>
          <w:tcPr>
            <w:tcW w:w="2995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503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參數</w:t>
            </w:r>
          </w:p>
        </w:tc>
        <w:tc>
          <w:tcPr>
            <w:tcW w:w="318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919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數值</w:t>
            </w:r>
          </w:p>
        </w:tc>
        <w:tc>
          <w:tcPr>
            <w:tcW w:w="3183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184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0BC44D87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B85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波峰數量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D19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3 個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F60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底邊可見範圍內維持 3 個完整波峰</w:t>
            </w:r>
          </w:p>
        </w:tc>
      </w:tr>
      <w:tr w:rsidR="00F411A8" w14:paraId="4C46840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EE5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波峰寬度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EE5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18px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C42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每個波峰佔 18px（底邊總寬 54px ÷ 3）</w:t>
            </w:r>
          </w:p>
        </w:tc>
      </w:tr>
      <w:tr w:rsidR="00F411A8" w14:paraId="00347DB0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D58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波峰高度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957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9px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806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波峰 y=47，波谷 y=56，振幅 9px</w:t>
            </w:r>
          </w:p>
        </w:tc>
      </w:tr>
      <w:tr w:rsidR="00F411A8" w14:paraId="74E4037E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83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位移量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546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-18px / 週期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307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每個週期移動一個波峰寬度，確保無縫循環</w:t>
            </w:r>
          </w:p>
        </w:tc>
      </w:tr>
      <w:tr w:rsidR="00F411A8" w14:paraId="6B1C529A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F6C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動畫函數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043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linear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9C5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等速移動，不加 ease，模擬持續跑步節奏</w:t>
            </w:r>
          </w:p>
        </w:tc>
      </w:tr>
      <w:tr w:rsidR="00F411A8" w14:paraId="61712924" w14:textId="77777777">
        <w:tc>
          <w:tcPr>
            <w:tcW w:w="29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9C31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clipPath 範圍</w:t>
            </w:r>
          </w:p>
        </w:tc>
        <w:tc>
          <w:tcPr>
            <w:tcW w:w="318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782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x:4~62, y:41~60</w:t>
            </w:r>
          </w:p>
        </w:tc>
        <w:tc>
          <w:tcPr>
            <w:tcW w:w="3183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B4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限制波浪在底邊三角形區域內</w:t>
            </w:r>
          </w:p>
        </w:tc>
      </w:tr>
    </w:tbl>
    <w:p w14:paraId="4D444183" w14:textId="77777777" w:rsidR="00F411A8" w:rsidRDefault="00F411A8">
      <w:pPr>
        <w:spacing w:after="120"/>
      </w:pPr>
    </w:p>
    <w:p w14:paraId="4E922CF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29-A.3 CSS 動畫代碼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59937AF7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D3A23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Nav 版本 — 3 秒，沉穩 */</w:t>
            </w:r>
          </w:p>
          <w:p w14:paraId="4A02474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@keyframes wave-nav {</w:t>
            </w:r>
          </w:p>
          <w:p w14:paraId="54757D4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from { transform: translateX(0); }</w:t>
            </w:r>
          </w:p>
          <w:p w14:paraId="3A55059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to   { transform: translateX(-18px); }</w:t>
            </w:r>
          </w:p>
          <w:p w14:paraId="6AC4F73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214C755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.logo-wave-nav {</w:t>
            </w:r>
          </w:p>
          <w:p w14:paraId="0D3D357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animation: wave-nav 3s linear infinite;</w:t>
            </w:r>
          </w:p>
          <w:p w14:paraId="0037C61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76B6D689" w14:textId="77777777" w:rsidR="00F411A8" w:rsidRDefault="00F411A8">
            <w:pPr>
              <w:spacing w:after="40"/>
            </w:pPr>
          </w:p>
          <w:p w14:paraId="5F514DD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Login 版本 — 1.8 秒，活力 */</w:t>
            </w:r>
          </w:p>
          <w:p w14:paraId="4D2413E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@keyframes wave-login {</w:t>
            </w:r>
          </w:p>
          <w:p w14:paraId="7C1DA81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from { transform: translateX(0); }</w:t>
            </w:r>
          </w:p>
          <w:p w14:paraId="18C571C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to   { transform: translateX(-18px); }</w:t>
            </w:r>
          </w:p>
          <w:p w14:paraId="69AA1A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3DD0706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.logo-wave-login {</w:t>
            </w:r>
          </w:p>
          <w:p w14:paraId="007595B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animation: wave-login 1.8s linear infinite;</w:t>
            </w:r>
          </w:p>
          <w:p w14:paraId="39FD1C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3E3FA767" w14:textId="77777777" w:rsidR="00F411A8" w:rsidRDefault="00F411A8">
            <w:pPr>
              <w:spacing w:after="40"/>
            </w:pPr>
          </w:p>
          <w:p w14:paraId="2B05DC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prefers-reduced-motion：停用動畫 */</w:t>
            </w:r>
          </w:p>
          <w:p w14:paraId="1AF1C24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@media (prefers-reduced-motion: reduce) {</w:t>
            </w:r>
          </w:p>
          <w:p w14:paraId="47B62D0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.logo-wave-nav,</w:t>
            </w:r>
          </w:p>
          <w:p w14:paraId="32EA313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.logo-wave-login {</w:t>
            </w:r>
          </w:p>
          <w:p w14:paraId="5D6F1CB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animation: none;</w:t>
            </w:r>
          </w:p>
          <w:p w14:paraId="0AAD7D7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</w:t>
            </w:r>
          </w:p>
          <w:p w14:paraId="3CB3D23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09E1356B" w14:textId="77777777" w:rsidR="00F411A8" w:rsidRDefault="00F411A8">
      <w:pPr>
        <w:spacing w:after="120"/>
      </w:pPr>
    </w:p>
    <w:p w14:paraId="1FCAFBA0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29-A.4 完整 SVG（含動畫）</w:t>
      </w:r>
    </w:p>
    <w:p w14:paraId="4923F3FA" w14:textId="77777777" w:rsidR="00F411A8" w:rsidRDefault="00000000">
      <w:pPr>
        <w:pStyle w:val="Heading3"/>
        <w:spacing w:before="180"/>
      </w:pPr>
      <w:r>
        <w:rPr>
          <w:color w:val="FF6B3D"/>
        </w:rPr>
        <w:t>Nav 版本（3 秒）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65E5922D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353A94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&lt;svg width="195" height="52" viewBox="0 0 260 68"</w:t>
            </w:r>
          </w:p>
          <w:p w14:paraId="3B9181A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xmlns="http://www.w3.org/2000/svg"</w:t>
            </w:r>
          </w:p>
          <w:p w14:paraId="582899D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role="img" aria-label="Tri·log"&gt;</w:t>
            </w:r>
          </w:p>
          <w:p w14:paraId="28A3F08E" w14:textId="77777777" w:rsidR="00F411A8" w:rsidRDefault="00F411A8">
            <w:pPr>
              <w:spacing w:after="40"/>
            </w:pPr>
          </w:p>
          <w:p w14:paraId="34504AA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&lt;defs&gt;</w:t>
            </w:r>
          </w:p>
          <w:p w14:paraId="074DDFE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&lt;!-- 限制底邊波浪的可見範圍 --&gt;</w:t>
            </w:r>
          </w:p>
          <w:p w14:paraId="5193BA4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&lt;clipPath id="wave-clip"&gt;</w:t>
            </w:r>
          </w:p>
          <w:p w14:paraId="2B5EC87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&lt;polygon points="4,60 62,60 62,41 4,41"/&gt;</w:t>
            </w:r>
          </w:p>
          <w:p w14:paraId="6E3DEC7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&lt;/clipPath&gt;</w:t>
            </w:r>
          </w:p>
          <w:p w14:paraId="58A5DD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&lt;/defs&gt;</w:t>
            </w:r>
          </w:p>
          <w:p w14:paraId="6E28FDFD" w14:textId="77777777" w:rsidR="00F411A8" w:rsidRDefault="00F411A8">
            <w:pPr>
              <w:spacing w:after="40"/>
            </w:pPr>
          </w:p>
          <w:p w14:paraId="35A4B34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游泳：靜止波浪曲線（青藍）--&gt;</w:t>
            </w:r>
          </w:p>
          <w:p w14:paraId="0A7E282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d="M6 56 C10 44 16 30 21 20 C24 14 27 11 31 9"</w:t>
            </w:r>
          </w:p>
          <w:p w14:paraId="24D7EC1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stroke="#22C9C9"</w:t>
            </w:r>
          </w:p>
          <w:p w14:paraId="0A89DCF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stroke-width="3.5" stroke-linecap="round"/&gt;</w:t>
            </w:r>
          </w:p>
          <w:p w14:paraId="65EFC88C" w14:textId="77777777" w:rsidR="00F411A8" w:rsidRDefault="00F411A8">
            <w:pPr>
              <w:spacing w:after="40"/>
            </w:pPr>
          </w:p>
          <w:p w14:paraId="3AED9F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自行車：靜止虛線（草地綠）--&gt;</w:t>
            </w:r>
          </w:p>
          <w:p w14:paraId="4911346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&lt;path d="M31 9 L60 56"</w:t>
            </w:r>
          </w:p>
          <w:p w14:paraId="34155D7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stroke="#A8E063"</w:t>
            </w:r>
          </w:p>
          <w:p w14:paraId="32AF819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120B2BC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stroke-dasharray="5 3"/&gt;</w:t>
            </w:r>
          </w:p>
          <w:p w14:paraId="519BA51F" w14:textId="77777777" w:rsidR="00F411A8" w:rsidRDefault="00F411A8">
            <w:pPr>
              <w:spacing w:after="40"/>
            </w:pPr>
          </w:p>
          <w:p w14:paraId="5B1A6DB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跑步：動態波浪（珊瑚橘），clipPath 限制範圍 --&gt;</w:t>
            </w:r>
          </w:p>
          <w:p w14:paraId="1FEF6B4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&lt;g clip-path="url(#wave-clip)"&gt;</w:t>
            </w:r>
          </w:p>
          <w:p w14:paraId="3EF286C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&lt;g class="logo-wave-nav"&gt;</w:t>
            </w:r>
          </w:p>
          <w:p w14:paraId="7929B5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&lt;path</w:t>
            </w:r>
          </w:p>
          <w:p w14:paraId="50295E1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d="M-12 56</w:t>
            </w:r>
          </w:p>
          <w:p w14:paraId="5E0C782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C-9 56 -7 47 -3 47 C1 47 3 56 6 56</w:t>
            </w:r>
          </w:p>
          <w:p w14:paraId="1F69F5B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C9 56 11 47 15 47 C19 47 21 56 24 56</w:t>
            </w:r>
          </w:p>
          <w:p w14:paraId="3F0431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C27 56 29 47 33 47 C37 47 39 56 42 56</w:t>
            </w:r>
          </w:p>
          <w:p w14:paraId="1EFACB7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C45 56 47 47 51 47 C55 47 57 56 60 56</w:t>
            </w:r>
          </w:p>
          <w:p w14:paraId="165BC9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C63 56 65 47 69 47 C73 47 75 56 78 56"</w:t>
            </w:r>
          </w:p>
          <w:p w14:paraId="5A4F163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fill="none" stroke="#FF6B3D"</w:t>
            </w:r>
          </w:p>
          <w:p w14:paraId="2713EB1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stroke-width="3.5" stroke-linecap="round"</w:t>
            </w:r>
          </w:p>
          <w:p w14:paraId="422F74A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stroke-linejoin="round"/&gt;</w:t>
            </w:r>
          </w:p>
          <w:p w14:paraId="319BF31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&lt;/g&gt;</w:t>
            </w:r>
          </w:p>
          <w:p w14:paraId="46C925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&lt;/g&gt;</w:t>
            </w:r>
          </w:p>
          <w:p w14:paraId="2DA214D1" w14:textId="77777777" w:rsidR="00F411A8" w:rsidRDefault="00F411A8">
            <w:pPr>
              <w:spacing w:after="40"/>
            </w:pPr>
          </w:p>
          <w:p w14:paraId="3E0567B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文字：Tri（粗）--&gt;</w:t>
            </w:r>
          </w:p>
          <w:p w14:paraId="7069F1B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x="78" y="43"</w:t>
            </w:r>
          </w:p>
          <w:p w14:paraId="2B6ABF7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394004B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6802653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letter-spacing="-2"&gt;Tri&lt;/text&gt;</w:t>
            </w:r>
          </w:p>
          <w:p w14:paraId="3EF26678" w14:textId="77777777" w:rsidR="00F411A8" w:rsidRDefault="00F411A8">
            <w:pPr>
              <w:spacing w:after="40"/>
            </w:pPr>
          </w:p>
          <w:p w14:paraId="7451E1D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文字：中點（橘色）--&gt;</w:t>
            </w:r>
          </w:p>
          <w:p w14:paraId="04528DB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x="126" y="43"</w:t>
            </w:r>
          </w:p>
          <w:p w14:paraId="6E13626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78B2B06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font-weight="800"</w:t>
            </w:r>
          </w:p>
          <w:p w14:paraId="7A25647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fill="#FF6B3D"&gt;·&lt;/text&gt;</w:t>
            </w:r>
          </w:p>
          <w:p w14:paraId="078BDA03" w14:textId="77777777" w:rsidR="00F411A8" w:rsidRDefault="00F411A8">
            <w:pPr>
              <w:spacing w:after="40"/>
            </w:pPr>
          </w:p>
          <w:p w14:paraId="1B37622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&lt;!-- 文字：log（細）--&gt;</w:t>
            </w:r>
          </w:p>
          <w:p w14:paraId="36BD73C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&lt;text x="136" y="43"</w:t>
            </w:r>
          </w:p>
          <w:p w14:paraId="1D1015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font-family="Arial, Helvetica Neue, sans-serif"</w:t>
            </w:r>
          </w:p>
          <w:p w14:paraId="0D1E586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font-size="32" font-weight="300"</w:t>
            </w:r>
          </w:p>
          <w:p w14:paraId="6031A34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fill="#F0EDE6" letter-spacing="-2"&gt;log&lt;/text&gt;</w:t>
            </w:r>
          </w:p>
          <w:p w14:paraId="6B52E34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&lt;/svg&gt;</w:t>
            </w:r>
          </w:p>
        </w:tc>
      </w:tr>
    </w:tbl>
    <w:p w14:paraId="3325A689" w14:textId="77777777" w:rsidR="00F411A8" w:rsidRDefault="00F411A8">
      <w:pPr>
        <w:spacing w:after="120"/>
      </w:pPr>
    </w:p>
    <w:p w14:paraId="4672959C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29-A.5 React / Next.js 動態元件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6A48F35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4E2523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components/TrilogLogo.tsx（含動態波浪版本）</w:t>
            </w:r>
          </w:p>
          <w:p w14:paraId="6979124C" w14:textId="77777777" w:rsidR="00F411A8" w:rsidRDefault="00F411A8">
            <w:pPr>
              <w:spacing w:after="40"/>
            </w:pPr>
          </w:p>
          <w:p w14:paraId="64BFD34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interface TrilogLogoProps {</w:t>
            </w:r>
          </w:p>
          <w:p w14:paraId="2E19840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size?:    "sm" | "md" | "lg"</w:t>
            </w:r>
          </w:p>
          <w:p w14:paraId="23EA67E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context?: "nav" | "login" | "static"</w:t>
            </w:r>
          </w:p>
          <w:p w14:paraId="72A078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markOnly?: boolean</w:t>
            </w:r>
          </w:p>
          <w:p w14:paraId="114A54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6BA759C2" w14:textId="77777777" w:rsidR="00F411A8" w:rsidRDefault="00F411A8">
            <w:pPr>
              <w:spacing w:after="40"/>
            </w:pPr>
          </w:p>
          <w:p w14:paraId="0E2B6AC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sizes = {</w:t>
            </w:r>
          </w:p>
          <w:p w14:paraId="32AB2A9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sm: { w: 130, h: 34 },</w:t>
            </w:r>
          </w:p>
          <w:p w14:paraId="6B8D600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md: { w: 195, h: 52 },</w:t>
            </w:r>
          </w:p>
          <w:p w14:paraId="29A90A5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lg: { w: 260, h: 68 },</w:t>
            </w:r>
          </w:p>
          <w:p w14:paraId="54FD73F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1A565021" w14:textId="77777777" w:rsidR="00F411A8" w:rsidRDefault="00F411A8">
            <w:pPr>
              <w:spacing w:after="40"/>
            </w:pPr>
          </w:p>
          <w:p w14:paraId="7C4CB87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waveDuration = {</w:t>
            </w:r>
          </w:p>
          <w:p w14:paraId="264D62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nav:    "3s",</w:t>
            </w:r>
          </w:p>
          <w:p w14:paraId="01D16DF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login:  "1.8s",</w:t>
            </w:r>
          </w:p>
          <w:p w14:paraId="5A73470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static: "0s",   // 靜止，不動</w:t>
            </w:r>
          </w:p>
          <w:p w14:paraId="1378FC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237FE36F" w14:textId="77777777" w:rsidR="00F411A8" w:rsidRDefault="00F411A8">
            <w:pPr>
              <w:spacing w:after="40"/>
            </w:pPr>
          </w:p>
          <w:p w14:paraId="7C44EF5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export function TrilogLogo({</w:t>
            </w:r>
          </w:p>
          <w:p w14:paraId="7B9ECA8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size    = "md",</w:t>
            </w:r>
          </w:p>
          <w:p w14:paraId="15CC628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context = "nav",</w:t>
            </w:r>
          </w:p>
          <w:p w14:paraId="5CEBB10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markOnly = false,</w:t>
            </w:r>
          </w:p>
          <w:p w14:paraId="58F31BE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}: TrilogLogoProps) {</w:t>
            </w:r>
          </w:p>
          <w:p w14:paraId="018350C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{ w, h } = sizes[size]</w:t>
            </w:r>
          </w:p>
          <w:p w14:paraId="25BDC70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duration = waveDuration[context]</w:t>
            </w:r>
          </w:p>
          <w:p w14:paraId="7C89BD0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isAnimated = context !== "static"</w:t>
            </w:r>
          </w:p>
          <w:p w14:paraId="4B2668B6" w14:textId="77777777" w:rsidR="00F411A8" w:rsidRDefault="00F411A8">
            <w:pPr>
              <w:spacing w:after="40"/>
            </w:pPr>
          </w:p>
          <w:p w14:paraId="1B8BED3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waveStyle: React.CSSProperties = isAnimated ? {</w:t>
            </w:r>
          </w:p>
          <w:p w14:paraId="6217AA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animation: `wave-run ${duration} linear infinite`,</w:t>
            </w:r>
          </w:p>
          <w:p w14:paraId="40F9819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} : {}</w:t>
            </w:r>
          </w:p>
          <w:p w14:paraId="3EED1994" w14:textId="77777777" w:rsidR="00F411A8" w:rsidRDefault="00F411A8">
            <w:pPr>
              <w:spacing w:after="40"/>
            </w:pPr>
          </w:p>
          <w:p w14:paraId="28FB248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return (</w:t>
            </w:r>
          </w:p>
          <w:p w14:paraId="45B5EA4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&lt;&gt;</w:t>
            </w:r>
          </w:p>
          <w:p w14:paraId="6EE949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{isAnimated &amp;&amp; (</w:t>
            </w:r>
          </w:p>
          <w:p w14:paraId="06C8182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&lt;style&gt;{`</w:t>
            </w:r>
          </w:p>
          <w:p w14:paraId="4552335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@keyframes wave-run {</w:t>
            </w:r>
          </w:p>
          <w:p w14:paraId="7D88F89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from { transform: translateX(0); }</w:t>
            </w:r>
          </w:p>
          <w:p w14:paraId="0AB553C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to   { transform: translateX(-18px); }</w:t>
            </w:r>
          </w:p>
          <w:p w14:paraId="695AF50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}</w:t>
            </w:r>
          </w:p>
          <w:p w14:paraId="6177905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@media (prefers-reduced-motion: reduce) {</w:t>
            </w:r>
          </w:p>
          <w:p w14:paraId="42E968A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.trilog-wave { animation: none !important; }</w:t>
            </w:r>
          </w:p>
          <w:p w14:paraId="0F60524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}</w:t>
            </w:r>
          </w:p>
          <w:p w14:paraId="7D40C9C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`}&lt;/style&gt;</w:t>
            </w:r>
          </w:p>
          <w:p w14:paraId="3988BCC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)}</w:t>
            </w:r>
          </w:p>
          <w:p w14:paraId="4DBF7CC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&lt;svg width={w} height={h} viewBox="0 0 260 68"</w:t>
            </w:r>
          </w:p>
          <w:p w14:paraId="4621DD1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xmlns="http://www.w3.org/2000/svg"</w:t>
            </w:r>
          </w:p>
          <w:p w14:paraId="1C2C9C0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role="img" aria-label="Tri·log"&gt;</w:t>
            </w:r>
          </w:p>
          <w:p w14:paraId="766B2B2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&lt;defs&gt;</w:t>
            </w:r>
          </w:p>
          <w:p w14:paraId="0863A39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&lt;clipPath id="wave-clip"&gt;</w:t>
            </w:r>
          </w:p>
          <w:p w14:paraId="71873CF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&lt;polygon points="4,60 62,60 62,41 4,41"/&gt;</w:t>
            </w:r>
          </w:p>
          <w:p w14:paraId="6C3A54D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&lt;/clipPath&gt;</w:t>
            </w:r>
          </w:p>
          <w:p w14:paraId="14D509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&lt;/defs&gt;</w:t>
            </w:r>
          </w:p>
          <w:p w14:paraId="4BECA83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游泳：靜止 */}</w:t>
            </w:r>
          </w:p>
          <w:p w14:paraId="50FF25F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d="M6 56 C10 44 16 30 21 20 C24 14 27 11 31 9"</w:t>
            </w:r>
          </w:p>
          <w:p w14:paraId="6761687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stroke="#22C9C9"</w:t>
            </w:r>
          </w:p>
          <w:p w14:paraId="1EF0E23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strokeWidth={3.5} strokeLinecap="round"/&gt;</w:t>
            </w:r>
          </w:p>
          <w:p w14:paraId="1A22202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自行車：靜止 */}</w:t>
            </w:r>
          </w:p>
          <w:p w14:paraId="2A396F4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&lt;path d="M31 9 L60 56"</w:t>
            </w:r>
          </w:p>
          <w:p w14:paraId="786E1C0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stroke="#A8E063"</w:t>
            </w:r>
          </w:p>
          <w:p w14:paraId="3337203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      strokeWidth={3.5} strokeLinecap="round"</w:t>
            </w:r>
          </w:p>
          <w:p w14:paraId="64DB199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strokeDasharray="5 3"/&gt;</w:t>
            </w:r>
          </w:p>
          <w:p w14:paraId="4470D61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{/* 跑步：動態波浪 */}</w:t>
            </w:r>
          </w:p>
          <w:p w14:paraId="37D251A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&lt;g clipPath="url(#wave-clip)"&gt;</w:t>
            </w:r>
          </w:p>
          <w:p w14:paraId="1A9436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&lt;g className="trilog-wave" style={waveStyle}&gt;</w:t>
            </w:r>
          </w:p>
          <w:p w14:paraId="42FA13D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&lt;path</w:t>
            </w:r>
          </w:p>
          <w:p w14:paraId="0ED7600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d="M-12 56 C-9 56 -7 47 -3 47 C1 47 3 56 6 56</w:t>
            </w:r>
          </w:p>
          <w:p w14:paraId="778B558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C9 56 11 47 15 47 C19 47 21 56 24 56</w:t>
            </w:r>
          </w:p>
          <w:p w14:paraId="375D720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C27 56 29 47 33 47 C37 47 39 56 42 56</w:t>
            </w:r>
          </w:p>
          <w:p w14:paraId="16ECBA7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C45 56 47 47 51 47 C55 47 57 56 60 56</w:t>
            </w:r>
          </w:p>
          <w:p w14:paraId="12BADA2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C63 56 65 47 69 47 C73 47 75 56 78 56"</w:t>
            </w:r>
          </w:p>
          <w:p w14:paraId="254FB90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fill="none" stroke="#FF6B3D"</w:t>
            </w:r>
          </w:p>
          <w:p w14:paraId="7E78FCA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strokeWidth={3.5} strokeLinecap="round"</w:t>
            </w:r>
          </w:p>
          <w:p w14:paraId="02809F3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strokeLinejoin="round"/&gt;</w:t>
            </w:r>
          </w:p>
          <w:p w14:paraId="1B686B5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&lt;/g&gt;</w:t>
            </w:r>
          </w:p>
          <w:p w14:paraId="0FEA3C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&lt;/g&gt;</w:t>
            </w:r>
          </w:p>
          <w:p w14:paraId="281BFF7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x={78} y={43} fontFamily="Arial, Helvetica Neue, sans-serif"</w:t>
            </w:r>
          </w:p>
          <w:p w14:paraId="5523DC4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fontWeight={800}</w:t>
            </w:r>
          </w:p>
          <w:p w14:paraId="5BC6998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fill="#F0EDE6" letterSpacing={-2}&gt;Tri&lt;/text&gt;</w:t>
            </w:r>
          </w:p>
          <w:p w14:paraId="6CFC0AE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x={126} y={43} fontFamily="Arial, Helvetica Neue, sans-serif"</w:t>
            </w:r>
          </w:p>
          <w:p w14:paraId="1C3A673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fontWeight={800} fill="#FF6B3D"&gt;·&lt;/text&gt;</w:t>
            </w:r>
          </w:p>
          <w:p w14:paraId="07960D5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&lt;text x={136} y={43} fontFamily="Arial, Helvetica Neue, sans-serif"</w:t>
            </w:r>
          </w:p>
          <w:p w14:paraId="228A4EB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fontSize={32} fontWeight={300}</w:t>
            </w:r>
          </w:p>
          <w:p w14:paraId="2EFBB93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fill="#F0EDE6" letterSpacing={-2}&gt;log&lt;/text&gt;</w:t>
            </w:r>
          </w:p>
          <w:p w14:paraId="09FC9BC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&lt;/svg&gt;</w:t>
            </w:r>
          </w:p>
          <w:p w14:paraId="3AF0778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&lt;/&gt;</w:t>
            </w:r>
          </w:p>
          <w:p w14:paraId="36277C1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23D17C9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6216B77F" w14:textId="77777777" w:rsidR="00F411A8" w:rsidRDefault="00F411A8">
      <w:pPr>
        <w:spacing w:after="120"/>
      </w:pPr>
    </w:p>
    <w:p w14:paraId="1C8A7BC6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29-A.6 使用方式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3A81A950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7BB1F5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Nav 導覽列（3 秒，沉穩）</w:t>
            </w:r>
          </w:p>
          <w:p w14:paraId="30AE203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context="nav" /&gt;</w:t>
            </w:r>
          </w:p>
          <w:p w14:paraId="23171FD2" w14:textId="77777777" w:rsidR="00F411A8" w:rsidRDefault="00F411A8">
            <w:pPr>
              <w:spacing w:after="40"/>
            </w:pPr>
          </w:p>
          <w:p w14:paraId="492C917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Login 登入頁（1.8 秒，活力）</w:t>
            </w:r>
          </w:p>
          <w:p w14:paraId="4DD50AF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size="lg" context="login" /&gt;</w:t>
            </w:r>
          </w:p>
          <w:p w14:paraId="0113BC25" w14:textId="77777777" w:rsidR="00F411A8" w:rsidRDefault="00F411A8">
            <w:pPr>
              <w:spacing w:after="40"/>
            </w:pPr>
          </w:p>
          <w:p w14:paraId="6D25934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靜態（不動，用於文件 / 列印）</w:t>
            </w:r>
          </w:p>
          <w:p w14:paraId="55911C8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size="md" context="static" /&gt;</w:t>
            </w:r>
          </w:p>
          <w:p w14:paraId="3B017DAE" w14:textId="77777777" w:rsidR="00F411A8" w:rsidRDefault="00F411A8">
            <w:pPr>
              <w:spacing w:after="40"/>
            </w:pPr>
          </w:p>
          <w:p w14:paraId="433F4CF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Favicon（僅符號，不含波浪動畫）</w:t>
            </w:r>
          </w:p>
          <w:p w14:paraId="6E79320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&lt;TrilogLogo markOnly /&gt;</w:t>
            </w:r>
          </w:p>
        </w:tc>
      </w:tr>
    </w:tbl>
    <w:p w14:paraId="1B492952" w14:textId="77777777" w:rsidR="00F411A8" w:rsidRDefault="00F411A8">
      <w:pPr>
        <w:spacing w:after="120"/>
      </w:pPr>
    </w:p>
    <w:p w14:paraId="60C2FEA9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29-A.7 無障礙注意事項</w:t>
      </w:r>
    </w:p>
    <w:p w14:paraId="33B08B5D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已加入 prefers-reduced-motion media query，使用者若在系統設定中開啟「減少動態效果」，波浪動畫自動停止</w:t>
      </w:r>
    </w:p>
    <w:p w14:paraId="16DF2CD4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SVG 已設定 role="img" 與 aria-label="Tri·log"，螢幕閱讀器可正確識別</w:t>
      </w:r>
    </w:p>
    <w:p w14:paraId="0AC783C8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動畫僅為視覺裝飾，不影響任何功能，停止動畫不影響使用體驗</w:t>
      </w:r>
    </w:p>
    <w:p w14:paraId="23173D11" w14:textId="77777777" w:rsidR="00F411A8" w:rsidRDefault="00F411A8">
      <w:pPr>
        <w:spacing w:after="240"/>
      </w:pPr>
    </w:p>
    <w:p w14:paraId="4D8E6B80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6BBEDB6C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v3.6　·　2026 年 6 月　·　trilog.run</w:t>
      </w:r>
    </w:p>
    <w:p w14:paraId="13F4BAD8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30. 個人區域導覽設計規格</w:t>
      </w:r>
    </w:p>
    <w:p w14:paraId="2EB0A6A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30.1 設計決策：Avatar 下拉選單</w:t>
      </w:r>
    </w:p>
    <w:p w14:paraId="49F5C7E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個人資料與我的紀錄在概念上同屬「我」的範疇，統一收納在 Nav 右側的 Avatar 下拉選單中。這是目前主流平台（GitHub、Strava、Garmin Connect 等）的標準導覽模式，讓 Nav 主要連結保持精簡，個人相關功能集中在單一入口。</w:t>
      </w:r>
    </w:p>
    <w:p w14:paraId="7503D3F1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13ECB071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C6A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評估方案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CE8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DCA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理由</w:t>
            </w:r>
          </w:p>
        </w:tc>
      </w:tr>
      <w:tr w:rsidR="00F411A8" w14:paraId="07A0A33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99F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Avatar 下拉選單（選用）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605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D30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主流模式，個人相關功能集中，Nav 主連結精簡</w:t>
            </w:r>
          </w:p>
        </w:tc>
      </w:tr>
      <w:tr w:rsidR="00F411A8" w14:paraId="095EFA16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134A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我的紀錄獨立在 Nav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470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移除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B98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佔用 Nav 空間，與個人資料分離，邏輯不一致</w:t>
            </w:r>
          </w:p>
        </w:tc>
      </w:tr>
      <w:tr w:rsidR="00F411A8" w14:paraId="67F9963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DE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個人資料用 Modal 呈現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E3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951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欄位較多，Modal 空間不足，內容可能被遮蔽</w:t>
            </w:r>
          </w:p>
        </w:tc>
      </w:tr>
    </w:tbl>
    <w:p w14:paraId="6D04FBDF" w14:textId="77777777" w:rsidR="00F411A8" w:rsidRDefault="00F411A8">
      <w:pPr>
        <w:spacing w:after="120"/>
      </w:pPr>
    </w:p>
    <w:p w14:paraId="733F7AD1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30.2 Nav 結構更新（修訂第 24 章）</w:t>
      </w:r>
    </w:p>
    <w:p w14:paraId="655797D7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移除 Nav 主連結中的「我的紀錄」，改由 Avatar 下拉選單統一管理所有個人相關功能。</w:t>
      </w:r>
    </w:p>
    <w:p w14:paraId="6C68ECF1" w14:textId="77777777" w:rsidR="00F411A8" w:rsidRDefault="00F411A8">
      <w:pPr>
        <w:spacing w:after="120"/>
      </w:pPr>
    </w:p>
    <w:p w14:paraId="1056D197" w14:textId="77777777" w:rsidR="00F411A8" w:rsidRDefault="00000000">
      <w:pPr>
        <w:pStyle w:val="Heading3"/>
        <w:spacing w:before="180"/>
      </w:pPr>
      <w:r>
        <w:rPr>
          <w:color w:val="FF6B3D"/>
        </w:rPr>
        <w:t>未登入狀態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10CCEC54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DB340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最速榜   未認領   賽事   [+ 新增成績]   [登入]</w:t>
            </w:r>
          </w:p>
        </w:tc>
      </w:tr>
    </w:tbl>
    <w:p w14:paraId="20931E45" w14:textId="77777777" w:rsidR="00F411A8" w:rsidRDefault="00F411A8">
      <w:pPr>
        <w:spacing w:after="120"/>
      </w:pPr>
    </w:p>
    <w:p w14:paraId="46FD090B" w14:textId="77777777" w:rsidR="00F411A8" w:rsidRDefault="00000000">
      <w:pPr>
        <w:pStyle w:val="Heading3"/>
        <w:spacing w:before="180"/>
      </w:pPr>
      <w:r>
        <w:rPr>
          <w:color w:val="FF6B3D"/>
        </w:rPr>
        <w:t>已登入狀態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056D8003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50CB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最速榜   未認領   賽事   [+ 新增成績]   [Avatar ▾]</w:t>
            </w:r>
          </w:p>
          <w:p w14:paraId="5AAA4B4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│</w:t>
            </w:r>
          </w:p>
          <w:p w14:paraId="5215F89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D  Dino  /  dino@email.com   ← 身份標頭</w:t>
            </w:r>
          </w:p>
          <w:p w14:paraId="2FEFB6D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────────────────────────</w:t>
            </w:r>
          </w:p>
          <w:p w14:paraId="1A46301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我的紀錄       → /my/results</w:t>
            </w:r>
          </w:p>
          <w:p w14:paraId="11AFE85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個人資料       → /my/profile</w:t>
            </w:r>
          </w:p>
          <w:p w14:paraId="2470AFA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────────────────────────</w:t>
            </w:r>
          </w:p>
          <w:p w14:paraId="120FDBB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└ 登出</w:t>
            </w:r>
          </w:p>
        </w:tc>
      </w:tr>
    </w:tbl>
    <w:p w14:paraId="54D495DB" w14:textId="77777777" w:rsidR="00F411A8" w:rsidRDefault="00F411A8">
      <w:pPr>
        <w:spacing w:after="120"/>
      </w:pPr>
    </w:p>
    <w:p w14:paraId="7A85D72F" w14:textId="77777777" w:rsidR="00F411A8" w:rsidRDefault="00000000">
      <w:pPr>
        <w:pStyle w:val="Heading3"/>
        <w:spacing w:before="180"/>
      </w:pPr>
      <w:r>
        <w:rPr>
          <w:color w:val="FF6B3D"/>
        </w:rPr>
        <w:t>認證助手額外項目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796F8811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B9D241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我的紀錄       → /my/results</w:t>
            </w:r>
          </w:p>
          <w:p w14:paraId="567EE73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個人資料       → /my/profile</w:t>
            </w:r>
          </w:p>
          <w:p w14:paraId="5D7906D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 xml:space="preserve">                                              ├ ────────────────────────</w:t>
            </w:r>
          </w:p>
          <w:p w14:paraId="07093C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管理後台       → /admin</w:t>
            </w:r>
          </w:p>
          <w:p w14:paraId="087523D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├ ────────────────────────</w:t>
            </w:r>
          </w:p>
          <w:p w14:paraId="10ED44A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                                └ 登出</w:t>
            </w:r>
          </w:p>
        </w:tc>
      </w:tr>
    </w:tbl>
    <w:p w14:paraId="46C3E65E" w14:textId="77777777" w:rsidR="00F411A8" w:rsidRDefault="00F411A8">
      <w:pPr>
        <w:spacing w:after="120"/>
      </w:pPr>
    </w:p>
    <w:p w14:paraId="64697718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30.3 Avatar 顯示規則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20778F4E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B07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狀態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339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顯示內容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86E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4542E323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58D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已上傳頭像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D7B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圓形頭像縮圖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713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顯示使用者上傳的頭像照片</w:t>
            </w:r>
          </w:p>
        </w:tc>
      </w:tr>
      <w:tr w:rsidR="00F411A8" w14:paraId="3F3DB964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95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未上傳頭像（有姓名）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3220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姓名第一個字的縮寫，深色底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C6B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如「張」、「D」</w:t>
            </w:r>
          </w:p>
        </w:tc>
      </w:tr>
      <w:tr w:rsidR="00F411A8" w14:paraId="406F22F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19C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未上傳頭像（無姓名）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C91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人形圖示（icon）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B95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Profile 尚未填寫姓名時的 fallback</w:t>
            </w:r>
          </w:p>
        </w:tc>
      </w:tr>
      <w:tr w:rsidR="00F411A8" w14:paraId="7AAA2BD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C6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未登入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ED69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不顯示 Avatar，改顯示「登入」按鈕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6D90" w14:textId="77777777" w:rsidR="00F411A8" w:rsidRDefault="00F411A8"/>
        </w:tc>
      </w:tr>
    </w:tbl>
    <w:p w14:paraId="6D61B58B" w14:textId="77777777" w:rsidR="00F411A8" w:rsidRDefault="00F411A8">
      <w:pPr>
        <w:spacing w:after="120"/>
      </w:pPr>
    </w:p>
    <w:p w14:paraId="587E83D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30.4 Avatar 下拉選單 User Stories</w:t>
      </w:r>
    </w:p>
    <w:p w14:paraId="0895A48F" w14:textId="77777777" w:rsidR="00F411A8" w:rsidRDefault="00F411A8">
      <w:pPr>
        <w:spacing w:after="60"/>
      </w:pPr>
    </w:p>
    <w:p w14:paraId="6FD6AB4F" w14:textId="77777777" w:rsidR="00F411A8" w:rsidRDefault="00000000">
      <w:pPr>
        <w:pStyle w:val="Heading3"/>
        <w:spacing w:before="180"/>
      </w:pPr>
      <w:r>
        <w:rPr>
          <w:color w:val="FF6B3D"/>
        </w:rPr>
        <w:t>US-01　點擊 Avatar 展開選單</w:t>
      </w:r>
    </w:p>
    <w:p w14:paraId="1976D9BB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 Nav 右側的 Avatar，看到一個下拉選單包含「我的紀錄」、「個人資料」和「登出」，讓我用一個動作就能到達任何個人相關頁面。</w:t>
      </w:r>
    </w:p>
    <w:p w14:paraId="7F8BA14A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66D2FEBF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833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1EC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5523676C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D26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觸發點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C4A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 Nav 右側 Avatar 圓形按鈕</w:t>
            </w:r>
          </w:p>
        </w:tc>
      </w:tr>
      <w:tr w:rsidR="00F411A8" w14:paraId="6C717DBF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7BA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行為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218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顯示下拉選單，頂部顯示姓名與 Email 作為身份確認</w:t>
            </w:r>
          </w:p>
        </w:tc>
      </w:tr>
      <w:tr w:rsidR="00F411A8" w14:paraId="6F51A403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FC7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關閉方式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EAF8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點擊選單外任意位置，或按 Escape 鍵</w:t>
            </w:r>
          </w:p>
        </w:tc>
      </w:tr>
      <w:tr w:rsidR="00F411A8" w14:paraId="574C2D31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079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動畫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19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向下展開，100ms ease-out，與 Auth Modal 保持一致</w:t>
            </w:r>
          </w:p>
        </w:tc>
      </w:tr>
    </w:tbl>
    <w:p w14:paraId="206EA2C5" w14:textId="77777777" w:rsidR="00F411A8" w:rsidRDefault="00F411A8">
      <w:pPr>
        <w:spacing w:after="120"/>
      </w:pPr>
    </w:p>
    <w:p w14:paraId="4F671D9B" w14:textId="77777777" w:rsidR="00F411A8" w:rsidRDefault="00000000">
      <w:pPr>
        <w:pStyle w:val="Heading3"/>
        <w:spacing w:before="180"/>
      </w:pPr>
      <w:r>
        <w:rPr>
          <w:color w:val="FF6B3D"/>
        </w:rPr>
        <w:t>US-02　從選單進入我的紀錄</w:t>
      </w:r>
    </w:p>
    <w:p w14:paraId="41E7AC6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 Avatar 選單裡的「我的紀錄」，直接進入我的成績列表，查看所有已登錄的成績、公開/私人狀態，以及公證狀態。</w:t>
      </w:r>
    </w:p>
    <w:p w14:paraId="6FCEF217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2E9463F2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5F6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E6C9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092FB8E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F3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目標頁面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261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/my/results</w:t>
            </w:r>
          </w:p>
        </w:tc>
      </w:tr>
      <w:tr w:rsidR="00F411A8" w14:paraId="6B0183D6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9609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頁面內容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1B5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個人所有成績卡片列表，含距離、賽事名稱、完賽時間、公開/私人切換、公證狀態標示</w:t>
            </w:r>
          </w:p>
        </w:tc>
      </w:tr>
      <w:tr w:rsidR="00F411A8" w14:paraId="2929E9B5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A18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新增入口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8A6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頁面右上角「+ 新增成績」按鈕（與 Nav 同功能）</w:t>
            </w:r>
          </w:p>
        </w:tc>
      </w:tr>
    </w:tbl>
    <w:p w14:paraId="47F79441" w14:textId="77777777" w:rsidR="00F411A8" w:rsidRDefault="00F411A8">
      <w:pPr>
        <w:spacing w:after="120"/>
      </w:pPr>
    </w:p>
    <w:p w14:paraId="7FFF50BC" w14:textId="77777777" w:rsidR="00F411A8" w:rsidRDefault="00000000">
      <w:pPr>
        <w:pStyle w:val="Heading3"/>
        <w:spacing w:before="180"/>
      </w:pPr>
      <w:r>
        <w:rPr>
          <w:color w:val="FF6B3D"/>
        </w:rPr>
        <w:lastRenderedPageBreak/>
        <w:t>US-03　從選單進入個人資料</w:t>
      </w:r>
    </w:p>
    <w:p w14:paraId="00C9354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 Avatar 選單裡的「個人資料」，進入可 inline 編輯的個人資料頁，修改姓名、性別、出生年份、國籍、自我介紹和頭像，不需要進入另一個頁面或彈出視窗。</w:t>
      </w:r>
    </w:p>
    <w:p w14:paraId="420ED8AA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4A98C31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B7B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CBF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0F7242E7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012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目標頁面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13D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/my/profile</w:t>
            </w:r>
          </w:p>
        </w:tc>
      </w:tr>
      <w:tr w:rsidR="00F411A8" w14:paraId="6C936074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4DF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編輯模式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EEF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Inline 編輯：點擊欄位直接在原位切換為可編輯狀態</w:t>
            </w:r>
          </w:p>
        </w:tc>
      </w:tr>
      <w:tr w:rsidR="00F411A8" w14:paraId="7EF3D066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437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19B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每個欄位獨立儲存，按 Enter 或點擊欄位外自動儲存</w:t>
            </w:r>
          </w:p>
        </w:tc>
      </w:tr>
      <w:tr w:rsidR="00F411A8" w14:paraId="72343C45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DA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E8F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按 Escape 取消編輯，回復原始值</w:t>
            </w:r>
          </w:p>
        </w:tc>
      </w:tr>
    </w:tbl>
    <w:p w14:paraId="58F91C86" w14:textId="77777777" w:rsidR="00F411A8" w:rsidRDefault="00F411A8">
      <w:pPr>
        <w:spacing w:after="120"/>
      </w:pPr>
    </w:p>
    <w:p w14:paraId="67C82B73" w14:textId="77777777" w:rsidR="00F411A8" w:rsidRDefault="00000000">
      <w:pPr>
        <w:pStyle w:val="Heading3"/>
        <w:spacing w:before="180"/>
      </w:pPr>
      <w:r>
        <w:rPr>
          <w:color w:val="FF6B3D"/>
        </w:rPr>
        <w:t>US-04　選單頂部顯示登入身份</w:t>
      </w:r>
    </w:p>
    <w:p w14:paraId="0537D4C4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身為一位已登入的選手，我希望打開 Avatar 選單時，選單頂部顯示我的姓名和 Email，讓我確認目前是以哪個帳號登入，在多裝置使用時特別有用。</w:t>
      </w:r>
    </w:p>
    <w:p w14:paraId="49EA0B97" w14:textId="77777777" w:rsidR="00F411A8" w:rsidRDefault="00F411A8">
      <w:pPr>
        <w:spacing w:after="60"/>
      </w:pPr>
    </w:p>
    <w:p w14:paraId="32CB7606" w14:textId="77777777" w:rsidR="00F411A8" w:rsidRDefault="00F411A8">
      <w:pPr>
        <w:spacing w:after="120"/>
      </w:pPr>
    </w:p>
    <w:p w14:paraId="427B99AC" w14:textId="77777777" w:rsidR="00F411A8" w:rsidRDefault="00000000">
      <w:pPr>
        <w:pStyle w:val="Heading3"/>
        <w:spacing w:before="180"/>
      </w:pPr>
      <w:r>
        <w:rPr>
          <w:color w:val="FF6B3D"/>
        </w:rPr>
        <w:t>US-05　未登入狀態顯示登入按鈕</w:t>
      </w:r>
    </w:p>
    <w:p w14:paraId="1AC33EF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身為一位未登入的訪客，Nav 右側應顯示「登入」按鈕，不顯示 Avatar，點擊後觸發 Auth Modal（第 28 章），讓我在不離開當前頁面的情況下登入。</w:t>
      </w:r>
    </w:p>
    <w:p w14:paraId="4F545224" w14:textId="77777777" w:rsidR="00F411A8" w:rsidRDefault="00F411A8">
      <w:pPr>
        <w:spacing w:after="60"/>
      </w:pPr>
    </w:p>
    <w:p w14:paraId="70E00DEF" w14:textId="77777777" w:rsidR="00F411A8" w:rsidRDefault="00F411A8">
      <w:pPr>
        <w:spacing w:after="120"/>
      </w:pPr>
    </w:p>
    <w:p w14:paraId="5E838860" w14:textId="77777777" w:rsidR="00F411A8" w:rsidRDefault="00000000">
      <w:pPr>
        <w:pStyle w:val="Heading3"/>
        <w:spacing w:before="180"/>
      </w:pPr>
      <w:r>
        <w:rPr>
          <w:color w:val="FF6B3D"/>
        </w:rPr>
        <w:t>US-06　Avatar 顯示姓名縮寫 fallback</w:t>
      </w:r>
    </w:p>
    <w:p w14:paraId="7713C322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身為一位尚未上傳頭像的選手，我希望 Nav 的 Avatar 位置顯示我姓名的第一個字，讓我在 Nav 上就能辨識自己的帳號狀態，不需要先上傳頭像。</w:t>
      </w:r>
    </w:p>
    <w:p w14:paraId="4C31DDA5" w14:textId="77777777" w:rsidR="00F411A8" w:rsidRDefault="00F411A8">
      <w:pPr>
        <w:spacing w:after="60"/>
      </w:pPr>
    </w:p>
    <w:p w14:paraId="3010EB2B" w14:textId="77777777" w:rsidR="00F411A8" w:rsidRDefault="00F411A8">
      <w:pPr>
        <w:spacing w:after="120"/>
      </w:pPr>
    </w:p>
    <w:p w14:paraId="141A9D80" w14:textId="77777777" w:rsidR="00F411A8" w:rsidRDefault="00000000">
      <w:pPr>
        <w:pStyle w:val="Heading3"/>
        <w:spacing w:before="180"/>
      </w:pPr>
      <w:r>
        <w:rPr>
          <w:color w:val="FF6B3D"/>
        </w:rPr>
        <w:t>US-07　認證助手看到管理後台入口</w:t>
      </w:r>
    </w:p>
    <w:p w14:paraId="5C18F8E9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身為一位認證助手，我的 Avatar 下拉選單除了一般選手的選項外，還應顯示「管理後台」入口，讓我快速進入賽事資料管理和公證審核工作介面，與一般選手的介面保持區隔。</w:t>
      </w:r>
    </w:p>
    <w:p w14:paraId="4511F270" w14:textId="77777777" w:rsidR="00F411A8" w:rsidRDefault="00F411A8">
      <w:pPr>
        <w:spacing w:after="60"/>
      </w:pPr>
    </w:p>
    <w:p w14:paraId="5C8E8CD3" w14:textId="77777777" w:rsidR="00F411A8" w:rsidRDefault="00F411A8">
      <w:pPr>
        <w:spacing w:after="120"/>
      </w:pPr>
    </w:p>
    <w:p w14:paraId="63BD6832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31. 個人資料頁設計規格</w:t>
      </w:r>
    </w:p>
    <w:p w14:paraId="7453356E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31.1 設計決策：獨立頁面 + Inline 編輯</w:t>
      </w:r>
    </w:p>
    <w:p w14:paraId="3735B30C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個人資料頁採用獨立頁面（/my/profile）而非 Modal，原因是欄位數量較多，Modal 空間不足且容易遮蔽重要資訊。編輯模式採用 Inline 編輯，點擊欄位直接在原位編輯，不需要進入「編輯模式頁面」或彈出視窗。這是 LinkedIn、GitHub Profile 等主流平台的設計模式。</w:t>
      </w:r>
    </w:p>
    <w:p w14:paraId="2222B764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7FA5A484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3D9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設計模式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720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112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理由</w:t>
            </w:r>
          </w:p>
        </w:tc>
      </w:tr>
      <w:tr w:rsidR="00F411A8" w14:paraId="6EA48818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4C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獨立頁面 /my/profile（選用）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57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46E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欄位多，空間充足，不遮蔽內容，URL 可直接分享</w:t>
            </w:r>
          </w:p>
        </w:tc>
      </w:tr>
      <w:tr w:rsidR="00F411A8" w14:paraId="2ADC0EEE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5F6E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Modal 彈出視窗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00D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F4B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欄位多時空間不足，容易遮蔽背景內容，不符合主流模式</w:t>
            </w:r>
          </w:p>
        </w:tc>
      </w:tr>
      <w:tr w:rsidR="00F411A8" w14:paraId="5497513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982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Inline 編輯（選用）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F16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8D8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點擊即編輯，流程最簡，LinkedIn / GitHub 主流做法</w:t>
            </w:r>
          </w:p>
        </w:tc>
      </w:tr>
      <w:tr w:rsidR="00F411A8" w14:paraId="06AD01F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DCD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獨立編輯表單頁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C60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✗ 不採用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E54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需要額外跳頁，破壞使用流程</w:t>
            </w:r>
          </w:p>
        </w:tc>
      </w:tr>
    </w:tbl>
    <w:p w14:paraId="3630BEB7" w14:textId="77777777" w:rsidR="00F411A8" w:rsidRDefault="00F411A8">
      <w:pPr>
        <w:spacing w:after="120"/>
      </w:pPr>
    </w:p>
    <w:p w14:paraId="07113A7E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31.2 頁面欄位規格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246"/>
        <w:gridCol w:w="2246"/>
        <w:gridCol w:w="2248"/>
      </w:tblGrid>
      <w:tr w:rsidR="00F411A8" w14:paraId="7F15A12F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D963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欄位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9914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類型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38F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進榜必填</w:t>
            </w:r>
          </w:p>
        </w:tc>
        <w:tc>
          <w:tcPr>
            <w:tcW w:w="224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61D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1CB3691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777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頭像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FA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圖片上傳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300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否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795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點擊頭像區域觸發上傳，支援裁切預覽</w:t>
            </w:r>
          </w:p>
        </w:tc>
      </w:tr>
      <w:tr w:rsidR="00F411A8" w14:paraId="50B2AFA6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3DF4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姓名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FED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文字輸入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F88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BBB7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真實姓名，排行榜顯示用，不可為空白或純空格</w:t>
            </w:r>
          </w:p>
        </w:tc>
      </w:tr>
      <w:tr w:rsidR="00F411A8" w14:paraId="05294D4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45B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性別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C2E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下拉選單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67CD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811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男 / 女，排行榜分組依據</w:t>
            </w:r>
          </w:p>
        </w:tc>
      </w:tr>
      <w:tr w:rsidR="00F411A8" w14:paraId="38DD919A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FCB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出生年份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28E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數字輸入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4FF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62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自動計算年齡組，合理範圍 1930–2010</w:t>
            </w:r>
          </w:p>
        </w:tc>
      </w:tr>
      <w:tr w:rsidR="00F411A8" w14:paraId="30BFE84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883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國籍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02C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下拉選單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E4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是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973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地區排行榜篩選依據</w:t>
            </w:r>
          </w:p>
        </w:tc>
      </w:tr>
      <w:tr w:rsidR="00F411A8" w14:paraId="11D12AEC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0C4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自我介紹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4F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多行文字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61F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否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16F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個人公開頁面顯示，上限 200 字</w:t>
            </w:r>
          </w:p>
        </w:tc>
      </w:tr>
      <w:tr w:rsidR="00F411A8" w14:paraId="0B393918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58C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C6B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唯讀顯示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5C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否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3AA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登入用，不可在此修改（另有獨立的 Email 修改流程）</w:t>
            </w:r>
          </w:p>
        </w:tc>
      </w:tr>
    </w:tbl>
    <w:p w14:paraId="2D4FFD13" w14:textId="77777777" w:rsidR="00F411A8" w:rsidRDefault="00F411A8">
      <w:pPr>
        <w:spacing w:after="120"/>
      </w:pPr>
    </w:p>
    <w:p w14:paraId="70AC93F2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姓名（name）、性別、出生年份、國籍為「進排行榜必填」欄位，頁面上以明顯標示提示未填者；暱稱（nickname）為選填，填寫後排行榜顯示優先於姓名</w:t>
      </w:r>
    </w:p>
    <w:p w14:paraId="27B4A726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未填寫必填欄位時，成績仍可儲存為私人，但無法設為公開</w:t>
      </w:r>
    </w:p>
    <w:p w14:paraId="587D166C" w14:textId="77777777" w:rsidR="00F411A8" w:rsidRDefault="00F411A8">
      <w:pPr>
        <w:spacing w:after="120"/>
      </w:pPr>
    </w:p>
    <w:p w14:paraId="51D22139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31.3 Inline 編輯行為規格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6740"/>
      </w:tblGrid>
      <w:tr w:rsidR="00F411A8" w14:paraId="3C808DBD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687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行為</w:t>
            </w:r>
          </w:p>
        </w:tc>
        <w:tc>
          <w:tcPr>
            <w:tcW w:w="67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7DA3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規格</w:t>
            </w:r>
          </w:p>
        </w:tc>
      </w:tr>
      <w:tr w:rsidR="00F411A8" w14:paraId="6B3E1F0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55F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進入編輯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ABF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點擊欄位值或旁邊的編輯圖示，欄位切換為 input 狀態</w:t>
            </w:r>
          </w:p>
        </w:tc>
      </w:tr>
      <w:tr w:rsidR="00F411A8" w14:paraId="0F98B2B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5D2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86E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按 Enter（單行）/ Cmd+Enter（多行）或點擊欄位外自動儲存</w:t>
            </w:r>
          </w:p>
        </w:tc>
      </w:tr>
      <w:tr w:rsidR="00F411A8" w14:paraId="39FBA12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FBA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取消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7E0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按 Escape 取消，回復原始值，不發送 API 請求</w:t>
            </w:r>
          </w:p>
        </w:tc>
      </w:tr>
      <w:tr w:rsidR="00F411A8" w14:paraId="54D32B1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D0A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載入狀態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343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儲存中顯示 spinner，欄位 disabled</w:t>
            </w:r>
          </w:p>
        </w:tc>
      </w:tr>
      <w:tr w:rsidR="00F411A8" w14:paraId="5A37E6A5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475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成功回饋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4F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儲存成功後欄位回到顯示狀態，短暫顯示綠色確認提示</w:t>
            </w:r>
          </w:p>
        </w:tc>
      </w:tr>
      <w:tr w:rsidR="00F411A8" w14:paraId="5B8E4B1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3D0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錯誤回饋</w:t>
            </w:r>
          </w:p>
        </w:tc>
        <w:tc>
          <w:tcPr>
            <w:tcW w:w="67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184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儲存失敗時保持編輯狀態，顯示錯誤訊息，讓使用者修正後重試</w:t>
            </w:r>
          </w:p>
        </w:tc>
      </w:tr>
    </w:tbl>
    <w:p w14:paraId="7CE42E4F" w14:textId="77777777" w:rsidR="00F411A8" w:rsidRDefault="00F411A8">
      <w:pPr>
        <w:spacing w:after="120"/>
      </w:pPr>
    </w:p>
    <w:p w14:paraId="58D1954B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31.4 個人資料頁 User Stories</w:t>
      </w:r>
    </w:p>
    <w:p w14:paraId="7B593D2D" w14:textId="77777777" w:rsidR="00F411A8" w:rsidRDefault="00F411A8">
      <w:pPr>
        <w:spacing w:after="60"/>
      </w:pPr>
    </w:p>
    <w:p w14:paraId="298CECDF" w14:textId="77777777" w:rsidR="00F411A8" w:rsidRDefault="00000000">
      <w:pPr>
        <w:pStyle w:val="Heading3"/>
        <w:spacing w:before="180"/>
      </w:pPr>
      <w:r>
        <w:rPr>
          <w:color w:val="FF6B3D"/>
        </w:rPr>
        <w:t>US-01　查看個人資料</w:t>
      </w:r>
    </w:p>
    <w:p w14:paraId="1E67F4B7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身為一位已登入的選手，我想要進入個人資料頁，一目了然地看到目前填寫的姓名、性別、出生年份、國籍和自我介紹，以及哪些必填欄位尚未完成。</w:t>
      </w:r>
    </w:p>
    <w:p w14:paraId="1523D1D2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20C6CE6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27C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CF0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7D017C0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7FF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頁面路徑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A48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/my/profile</w:t>
            </w:r>
          </w:p>
        </w:tc>
      </w:tr>
      <w:tr w:rsidR="00F411A8" w14:paraId="6736D1CC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E93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進入方式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628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Avatar 下拉選單 → 個人資料</w:t>
            </w:r>
          </w:p>
        </w:tc>
      </w:tr>
      <w:tr w:rsidR="00F411A8" w14:paraId="500F3481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69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必填進度提示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B775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頁面頂部顯示「還差 N 個欄位即可進入排行榜」進度條</w:t>
            </w:r>
          </w:p>
        </w:tc>
      </w:tr>
    </w:tbl>
    <w:p w14:paraId="725E0D28" w14:textId="77777777" w:rsidR="00F411A8" w:rsidRDefault="00F411A8">
      <w:pPr>
        <w:spacing w:after="120"/>
      </w:pPr>
    </w:p>
    <w:p w14:paraId="1D2B9EA3" w14:textId="77777777" w:rsidR="00F411A8" w:rsidRDefault="00000000">
      <w:pPr>
        <w:pStyle w:val="Heading3"/>
        <w:spacing w:before="180"/>
      </w:pPr>
      <w:r>
        <w:rPr>
          <w:color w:val="FF6B3D"/>
        </w:rPr>
        <w:t>US-02　Inline 編輯單一欄位</w:t>
      </w:r>
    </w:p>
    <w:p w14:paraId="2D71844B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身為一位已登入的選手，我想要點擊任何欄位直接在原位修改，不需要進入另一個頁面或彈出視窗，修改完按 Enter 或點擊其他地方自動儲存。</w:t>
      </w:r>
    </w:p>
    <w:p w14:paraId="76ED0A1C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59BC7057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BE57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1EA5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764862F4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E8FA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互動設計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B4A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Hover 時欄位出現淡色背景與鉛筆圖示，提示可點擊編輯</w:t>
            </w:r>
          </w:p>
        </w:tc>
      </w:tr>
      <w:tr w:rsidR="00F411A8" w14:paraId="22E1B930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32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鍵盤支援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A50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Tab 鍵切換到下一個欄位，Shift+Tab 切換到上一個</w:t>
            </w:r>
          </w:p>
        </w:tc>
      </w:tr>
    </w:tbl>
    <w:p w14:paraId="488A3064" w14:textId="77777777" w:rsidR="00F411A8" w:rsidRDefault="00F411A8">
      <w:pPr>
        <w:spacing w:after="120"/>
      </w:pPr>
    </w:p>
    <w:p w14:paraId="786F50E1" w14:textId="77777777" w:rsidR="00F411A8" w:rsidRDefault="00000000">
      <w:pPr>
        <w:pStyle w:val="Heading3"/>
        <w:spacing w:before="180"/>
      </w:pPr>
      <w:r>
        <w:rPr>
          <w:color w:val="FF6B3D"/>
        </w:rPr>
        <w:t>US-03　上傳頭像</w:t>
      </w:r>
    </w:p>
    <w:p w14:paraId="617EBECC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身為一位已登入的選手，我想要點擊頭像區域上傳新照片，預覽並裁切成正方形後確認，頭像立即更新在頁面上和 Nav 的 Avatar 位置。</w:t>
      </w:r>
    </w:p>
    <w:p w14:paraId="566A8A13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248D2EA4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FDF4E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9C76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40264AB6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FFE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支援格式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0ED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JPG / PNG / WebP，最大 5MB</w:t>
            </w:r>
          </w:p>
        </w:tc>
      </w:tr>
      <w:tr w:rsidR="00F411A8" w14:paraId="24E8716A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D049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裁切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812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上傳後顯示裁切工具，強制正方形裁切</w:t>
            </w:r>
          </w:p>
        </w:tc>
      </w:tr>
      <w:tr w:rsidR="00F411A8" w14:paraId="1E57D68D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A47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即時更新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ECA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確認裁切後，Nav Avatar 同步更新，不需要重新整理頁面</w:t>
            </w:r>
          </w:p>
        </w:tc>
      </w:tr>
    </w:tbl>
    <w:p w14:paraId="2ACE8E94" w14:textId="77777777" w:rsidR="00F411A8" w:rsidRDefault="00F411A8">
      <w:pPr>
        <w:spacing w:after="120"/>
      </w:pPr>
    </w:p>
    <w:p w14:paraId="514095D0" w14:textId="77777777" w:rsidR="00F411A8" w:rsidRDefault="00000000">
      <w:pPr>
        <w:pStyle w:val="Heading3"/>
        <w:spacing w:before="180"/>
      </w:pPr>
      <w:r>
        <w:rPr>
          <w:color w:val="FF6B3D"/>
        </w:rPr>
        <w:t>US-04　首次進入，看到必填欄位引導</w:t>
      </w:r>
    </w:p>
    <w:p w14:paraId="35C0226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身為一位剛完成首筆成績登錄的選手，進入個人資料頁時，我希望系統清楚標示哪四個欄位是「進排行榜必填」，以及填完後能帶來什麼好處，讓我有動力完成填寫。</w:t>
      </w:r>
    </w:p>
    <w:p w14:paraId="26F5B5F2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ABA833C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D28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D8D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36CE4FEF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4C5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引導形式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B01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頁面頂部的進度提示，而非強制跳出的 Modal</w:t>
            </w:r>
          </w:p>
        </w:tc>
      </w:tr>
      <w:tr w:rsidR="00F411A8" w14:paraId="36ABEB43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4E4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說明文字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16F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「填寫以下資料，你的成績就會出現在最速榜上」</w:t>
            </w:r>
          </w:p>
        </w:tc>
      </w:tr>
      <w:tr w:rsidR="00F411A8" w14:paraId="5991FE92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2CD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完成後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73E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進度條滿格，顯示「你已符合進榜資格」確認訊息</w:t>
            </w:r>
          </w:p>
        </w:tc>
      </w:tr>
    </w:tbl>
    <w:p w14:paraId="50E01F13" w14:textId="77777777" w:rsidR="00F411A8" w:rsidRDefault="00F411A8">
      <w:pPr>
        <w:spacing w:after="120"/>
      </w:pPr>
    </w:p>
    <w:p w14:paraId="4114F54B" w14:textId="77777777" w:rsidR="00F411A8" w:rsidRDefault="00000000">
      <w:pPr>
        <w:pStyle w:val="Heading3"/>
        <w:spacing w:before="180"/>
      </w:pPr>
      <w:r>
        <w:rPr>
          <w:color w:val="FF6B3D"/>
        </w:rPr>
        <w:t>US-05　切換成績公開狀態</w:t>
      </w:r>
    </w:p>
    <w:p w14:paraId="5C130C78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身為一位選手，我想要在個人資料頁快速切換個別成績的公開/私人狀態，也可以設定「全部私人」作為預設，不需要逐一進入每筆成績設定。</w:t>
      </w:r>
    </w:p>
    <w:p w14:paraId="61D249B5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14F96C78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9718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5499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6A723E21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E6E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位置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FEA7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個人資料頁底部或成績設定區塊</w:t>
            </w:r>
          </w:p>
        </w:tc>
      </w:tr>
      <w:tr w:rsidR="00F411A8" w14:paraId="0B4E29E9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579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全體設定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59B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「預設公開」/「預設私人」開關，影響新登錄的成績</w:t>
            </w:r>
          </w:p>
        </w:tc>
      </w:tr>
      <w:tr w:rsidR="00F411A8" w14:paraId="10E78612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94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個別設定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303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在「我的紀錄」頁面每筆成績旁提供切換</w:t>
            </w:r>
          </w:p>
        </w:tc>
      </w:tr>
    </w:tbl>
    <w:p w14:paraId="1D0F11D8" w14:textId="77777777" w:rsidR="00F411A8" w:rsidRDefault="00F411A8">
      <w:pPr>
        <w:spacing w:after="120"/>
      </w:pPr>
    </w:p>
    <w:p w14:paraId="662C52E0" w14:textId="77777777" w:rsidR="00F411A8" w:rsidRDefault="00000000">
      <w:pPr>
        <w:pStyle w:val="Heading3"/>
        <w:spacing w:before="180"/>
      </w:pPr>
      <w:r>
        <w:rPr>
          <w:color w:val="FF6B3D"/>
        </w:rPr>
        <w:t>US-06　申請刪除帳號</w:t>
      </w:r>
    </w:p>
    <w:p w14:paraId="4D74392F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身為一位選手，我想要在個人資料頁底部找到「刪除帳號」選項，點擊後系統說明 1 個月緩衝期後永久刪除的規則，需要輸入 Email 確認後才執行，避免誤操作。</w:t>
      </w:r>
    </w:p>
    <w:p w14:paraId="7EC2A9CB" w14:textId="77777777" w:rsidR="00F411A8" w:rsidRDefault="00F411A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7488"/>
      </w:tblGrid>
      <w:tr w:rsidR="00F411A8" w14:paraId="67497828" w14:textId="77777777">
        <w:tc>
          <w:tcPr>
            <w:tcW w:w="1872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DC44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項目</w:t>
            </w:r>
          </w:p>
        </w:tc>
        <w:tc>
          <w:tcPr>
            <w:tcW w:w="748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D86C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內容</w:t>
            </w:r>
          </w:p>
        </w:tc>
      </w:tr>
      <w:tr w:rsidR="00F411A8" w14:paraId="05A350D9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76F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位置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B2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個人資料頁最底部，視覺上與其他設定區隔（危險操作區）</w:t>
            </w:r>
          </w:p>
        </w:tc>
      </w:tr>
      <w:tr w:rsidR="00F411A8" w14:paraId="7719C0B8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374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確認機制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4DB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要求輸入自己的 Email 才能送出刪除申請</w:t>
            </w:r>
          </w:p>
        </w:tc>
      </w:tr>
      <w:tr w:rsidR="00F411A8" w14:paraId="2B8D7640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3F1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緩衝期說明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27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明確說明「1 個月內可以聯絡我們復原，1 個月後永久刪除」</w:t>
            </w:r>
          </w:p>
        </w:tc>
      </w:tr>
      <w:tr w:rsidR="00F411A8" w14:paraId="65F3F95E" w14:textId="77777777"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4EC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策展層成績</w:t>
            </w:r>
          </w:p>
        </w:tc>
        <w:tc>
          <w:tcPr>
            <w:tcW w:w="748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778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說明策展層的成績會解除關聯但不刪除（unlinked 狀態，第 21.4 章）</w:t>
            </w:r>
          </w:p>
        </w:tc>
      </w:tr>
    </w:tbl>
    <w:p w14:paraId="5BB27E50" w14:textId="77777777" w:rsidR="00F411A8" w:rsidRDefault="00F411A8">
      <w:pPr>
        <w:spacing w:after="240"/>
      </w:pPr>
    </w:p>
    <w:p w14:paraId="69A4A3DE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6C2F6F8F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v3.6　·　2026 年 6 月　·　trilog.run</w:t>
      </w:r>
    </w:p>
    <w:p w14:paraId="72D7C113" w14:textId="77777777" w:rsidR="00F411A8" w:rsidRDefault="00000000">
      <w:pPr>
        <w:pStyle w:val="Heading1"/>
        <w:pBdr>
          <w:left w:val="single" w:sz="18" w:space="8" w:color="FF6B3D"/>
        </w:pBdr>
        <w:spacing w:before="440"/>
      </w:pPr>
      <w:r>
        <w:rPr>
          <w:color w:val="060D18"/>
          <w:sz w:val="34"/>
          <w:szCs w:val="34"/>
        </w:rPr>
        <w:t>32. Nav Active State 與頁面標題設計規格</w:t>
      </w:r>
    </w:p>
    <w:p w14:paraId="5A16E6F8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32.1 問題背景</w:t>
      </w:r>
    </w:p>
    <w:p w14:paraId="3BA795A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Nav 連結可導航至各頁面，但原有設計缺乏 active state 標示，使用者進入頁面後無法從 Nav 確認自己的當前位置。同時，各頁面雖有自己的標題，但 Nav 層級缺乏對應的位置回饋，造成方向感不足。</w:t>
      </w:r>
    </w:p>
    <w:p w14:paraId="27260908" w14:textId="77777777" w:rsidR="00F411A8" w:rsidRDefault="00F411A8">
      <w:pPr>
        <w:spacing w:after="120"/>
      </w:pPr>
    </w:p>
    <w:p w14:paraId="7935430E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W3C WCAG 技術規範 G128 將當前位置標示列為無障礙標準，注意力或短期記憶有限的使用</w:t>
        <w:lastRenderedPageBreak/>
        <w:t>者特別需要清晰可辨識的位置指示。Baymard 2025 年基準測試也將「缺乏 active state」列為最常見的導覽設計失誤之一。</w:t>
      </w:r>
    </w:p>
    <w:p w14:paraId="0B5A7769" w14:textId="77777777" w:rsidR="00F411A8" w:rsidRDefault="00F411A8">
      <w:pPr>
        <w:spacing w:after="120"/>
      </w:pPr>
    </w:p>
    <w:p w14:paraId="28A3AC45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32.2 設計決策</w:t>
      </w:r>
    </w:p>
    <w:p w14:paraId="2A14A497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採用方案 A——底線標示（Underline Active State）。以橘色（#FF6B3D，--run）底線標示當前頁面的 Nav 連結，與 Logo 底邊的橘色波浪語意一致，視覺最輕薄，不改變連結形狀，是目前最主流的技術平台做法。</w:t>
      </w:r>
    </w:p>
    <w:p w14:paraId="74FB004E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0AD3652D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AD2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方案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15A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結論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6E25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理由</w:t>
            </w:r>
          </w:p>
        </w:tc>
      </w:tr>
      <w:tr w:rsidR="00F411A8" w14:paraId="388DB90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19C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A：底線標示（選用）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F9F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✓ 採用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9ED8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最輕薄、與 Logo 橘色語意一致、GitHub / Stripe / Vercel 標準做法、不佔額外空間</w:t>
            </w:r>
          </w:p>
        </w:tc>
      </w:tr>
      <w:tr w:rsidR="00F411A8" w14:paraId="5E50ACE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403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B：膠囊背景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D6D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備選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E38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存在感更強，適合頁面數量少的 App 風格，未來可視需求升級</w:t>
            </w:r>
          </w:p>
        </w:tc>
      </w:tr>
    </w:tbl>
    <w:p w14:paraId="5806D5BD" w14:textId="77777777" w:rsidR="00F411A8" w:rsidRDefault="00F411A8">
      <w:pPr>
        <w:spacing w:after="120"/>
      </w:pPr>
    </w:p>
    <w:p w14:paraId="1942A51B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32.3 Nav 連結狀態規格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246"/>
        <w:gridCol w:w="2246"/>
        <w:gridCol w:w="2248"/>
      </w:tblGrid>
      <w:tr w:rsidR="00F411A8" w14:paraId="62B74809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B07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狀態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71F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文字顏色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AEFA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底線</w:t>
            </w:r>
          </w:p>
        </w:tc>
        <w:tc>
          <w:tcPr>
            <w:tcW w:w="224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1556F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背景</w:t>
            </w:r>
          </w:p>
        </w:tc>
      </w:tr>
      <w:tr w:rsidR="00F411A8" w14:paraId="18509F8E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616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預設（default）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87F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#4A5568（--text-3）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80A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342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</w:tr>
      <w:tr w:rsidR="00F411A8" w14:paraId="103D8949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D21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Hover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BAF4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#8A96A8（--text-2）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083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180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</w:tr>
      <w:tr w:rsidR="00F411A8" w14:paraId="0EB3E56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871D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Active（當前頁面）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010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#F0EDE6（--text-1）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0F3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2px solid #FF6B3D（--run）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788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無</w:t>
            </w:r>
          </w:p>
        </w:tc>
      </w:tr>
    </w:tbl>
    <w:p w14:paraId="2675440A" w14:textId="77777777" w:rsidR="00F411A8" w:rsidRDefault="00F411A8">
      <w:pPr>
        <w:spacing w:after="120"/>
      </w:pPr>
    </w:p>
    <w:p w14:paraId="7BC00B5F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底線高度 2px，顏色 #FF6B3D，與 Logo 底邊橘色波浪、「·」中點、按鈕強調色統一</w:t>
      </w:r>
    </w:p>
    <w:p w14:paraId="1181304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底線緊貼 Nav 底部，視覺上連接 Nav 與頁面內容</w:t>
      </w:r>
    </w:p>
    <w:p w14:paraId="2424E0F1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transition: color 0.15s ease，底線隨顏色同步切換，不需要額外動畫</w:t>
      </w:r>
    </w:p>
    <w:p w14:paraId="35D64149" w14:textId="77777777" w:rsidR="00F411A8" w:rsidRDefault="00F411A8">
      <w:pPr>
        <w:spacing w:after="120"/>
      </w:pPr>
    </w:p>
    <w:p w14:paraId="77936F26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32.4 頁面標題區（Page Context Strip）</w:t>
      </w:r>
    </w:p>
    <w:p w14:paraId="6E1BF8A4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Nav 下方新增淺色標題條帶，顯示當前頁面的名稱與副標說明，補充 Nav 連結無法承載的完整脈絡資訊。</w:t>
      </w:r>
    </w:p>
    <w:p w14:paraId="421EA4BD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369"/>
        <w:gridCol w:w="3371"/>
      </w:tblGrid>
      <w:tr w:rsidR="00F411A8" w14:paraId="23B94093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B590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元素</w:t>
            </w:r>
          </w:p>
        </w:tc>
        <w:tc>
          <w:tcPr>
            <w:tcW w:w="3369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130D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規格</w:t>
            </w:r>
          </w:p>
        </w:tc>
        <w:tc>
          <w:tcPr>
            <w:tcW w:w="3371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CD56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說明</w:t>
            </w:r>
          </w:p>
        </w:tc>
      </w:tr>
      <w:tr w:rsidR="00F411A8" w14:paraId="3461B08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033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背景色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A6D0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#0D1526（--bg-surface）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8E6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比 Nav 主背景（#060D18）稍亮，製造層次感</w:t>
            </w:r>
          </w:p>
        </w:tc>
      </w:tr>
      <w:tr w:rsidR="00F411A8" w14:paraId="56422B54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09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頁面標題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C75E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font-size: 22px, font-weight: 800, color: #F0EDE6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A95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與 Nav 連結文字形成明顯的字重對比</w:t>
            </w:r>
          </w:p>
        </w:tc>
      </w:tr>
      <w:tr w:rsidR="00F411A8" w14:paraId="2D79BB17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077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副標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154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font-family: DM Mono, font-size: 11px, color: #4A5568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5BC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補充頁面範圍說明，如「台灣選手 · 個人最佳 · 跨賽事」</w:t>
            </w:r>
          </w:p>
        </w:tc>
      </w:tr>
      <w:tr w:rsidR="00F411A8" w14:paraId="6AA997F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1F3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頂部邊線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8F12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1px solid rgba(255,255,255,0.06)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A7E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與 Nav 底部的細微分隔</w:t>
            </w:r>
          </w:p>
        </w:tc>
      </w:tr>
      <w:tr w:rsidR="00F411A8" w14:paraId="29498231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F3E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padding</w:t>
            </w:r>
          </w:p>
        </w:tc>
        <w:tc>
          <w:tcPr>
            <w:tcW w:w="3369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FE3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10px 20px</w:t>
            </w:r>
          </w:p>
        </w:tc>
        <w:tc>
          <w:tcPr>
            <w:tcW w:w="3371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768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與 Nav 左右對齊</w:t>
            </w:r>
          </w:p>
        </w:tc>
      </w:tr>
    </w:tbl>
    <w:p w14:paraId="04145C5C" w14:textId="77777777" w:rsidR="00F411A8" w:rsidRDefault="00F411A8">
      <w:pPr>
        <w:spacing w:after="120"/>
      </w:pPr>
    </w:p>
    <w:p w14:paraId="1C27DEA3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32.5 各頁面標題規格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246"/>
        <w:gridCol w:w="2246"/>
        <w:gridCol w:w="2248"/>
      </w:tblGrid>
      <w:tr w:rsidR="00F411A8" w14:paraId="30F1ABC1" w14:textId="77777777">
        <w:tc>
          <w:tcPr>
            <w:tcW w:w="26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C2F2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頁面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8C7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路徑</w:t>
            </w:r>
          </w:p>
        </w:tc>
        <w:tc>
          <w:tcPr>
            <w:tcW w:w="2246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8C51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頁面標題</w:t>
            </w:r>
          </w:p>
        </w:tc>
        <w:tc>
          <w:tcPr>
            <w:tcW w:w="2248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BAEB" w14:textId="77777777" w:rsidR="00F411A8" w:rsidRDefault="00000000">
            <w:r>
              <w:rPr>
                <w:rFonts w:eastAsia="Arial"/>
                <w:b/>
                <w:bCs/>
                <w:color w:val="F0EDE6"/>
                <w:sz w:val="20"/>
                <w:szCs w:val="20"/>
              </w:rPr>
              <w:t>副標</w:t>
            </w:r>
          </w:p>
        </w:tc>
      </w:tr>
      <w:tr w:rsidR="00F411A8" w14:paraId="03298156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D18C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最速榜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1B7D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/leaderboard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52C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最速榜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2FD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台灣選手 · 個人最佳 · 跨賽事</w:t>
            </w:r>
          </w:p>
        </w:tc>
      </w:tr>
      <w:tr w:rsidR="00F411A8" w14:paraId="030A1D1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6A2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排行榜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3C1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/rankings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6557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排行榜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9C8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依距離篩選 · 完整成績記錄</w:t>
            </w:r>
          </w:p>
        </w:tc>
      </w:tr>
      <w:tr w:rsidR="00F411A8" w14:paraId="34D24B7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F09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未認領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07B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/unclaimed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509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未認領成績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CCBE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搜尋你的名字，認領屬於你的成績</w:t>
            </w:r>
          </w:p>
        </w:tc>
      </w:tr>
      <w:tr w:rsidR="00F411A8" w14:paraId="4BB4000F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2301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賽事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6850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/races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2E3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賽事資料庫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BCF6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台灣鐵人三項賽事 · 路線 · 天氣 · 歷史成績</w:t>
            </w:r>
          </w:p>
        </w:tc>
      </w:tr>
      <w:tr w:rsidR="00F411A8" w14:paraId="679CF5FE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1F5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我的紀錄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D31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/my/results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8B1F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我的紀錄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EA7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個人成績歷史</w:t>
            </w:r>
          </w:p>
        </w:tc>
      </w:tr>
      <w:tr w:rsidR="00F411A8" w14:paraId="2BA8738B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FE3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883B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/my/profile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09C3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個人資料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5EE0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帳號設定與公開資訊</w:t>
            </w:r>
          </w:p>
        </w:tc>
      </w:tr>
      <w:tr w:rsidR="00F411A8" w14:paraId="2D87B3DD" w14:textId="77777777">
        <w:tc>
          <w:tcPr>
            <w:tcW w:w="26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6FDD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管理後台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5F5A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/admin</w:t>
            </w:r>
          </w:p>
        </w:tc>
        <w:tc>
          <w:tcPr>
            <w:tcW w:w="224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F975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管理後台</w:t>
            </w:r>
          </w:p>
        </w:tc>
        <w:tc>
          <w:tcPr>
            <w:tcW w:w="2248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B759" w14:textId="77777777" w:rsidR="00F411A8" w:rsidRDefault="00000000">
            <w:r>
              <w:rPr>
                <w:rFonts w:eastAsia="Arial"/>
                <w:color w:val="1A1A1A"/>
                <w:sz w:val="20"/>
                <w:szCs w:val="20"/>
              </w:rPr>
              <w:t>賽事資料 · 公證審核</w:t>
            </w:r>
          </w:p>
        </w:tc>
      </w:tr>
    </w:tbl>
    <w:p w14:paraId="4A0BF9A7" w14:textId="77777777" w:rsidR="00F411A8" w:rsidRDefault="00F411A8">
      <w:pPr>
        <w:spacing w:after="120"/>
      </w:pPr>
    </w:p>
    <w:p w14:paraId="487569BD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32.6 CSS 實作規格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2EA39CB5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B664A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Nav 連結基礎樣式 */</w:t>
            </w:r>
          </w:p>
          <w:p w14:paraId="7E57586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 {</w:t>
            </w:r>
          </w:p>
          <w:p w14:paraId="77E80DE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font-size: 13px;</w:t>
            </w:r>
          </w:p>
          <w:p w14:paraId="1C69917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#4A5568;</w:t>
            </w:r>
          </w:p>
          <w:p w14:paraId="18FE272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padding: 0 14px;</w:t>
            </w:r>
          </w:p>
          <w:p w14:paraId="69318B8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height: 56px;</w:t>
            </w:r>
          </w:p>
          <w:p w14:paraId="2CC21A3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display: flex;</w:t>
            </w:r>
          </w:p>
          <w:p w14:paraId="2D73E8C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align-items: center;</w:t>
            </w:r>
          </w:p>
          <w:p w14:paraId="52B6C4E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border-bottom: 2px solid transparent;</w:t>
            </w:r>
          </w:p>
          <w:p w14:paraId="48ABE5B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transition: color 0.15s ease;</w:t>
            </w:r>
          </w:p>
          <w:p w14:paraId="0598B8F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text-decoration: none;</w:t>
            </w:r>
          </w:p>
          <w:p w14:paraId="4EFC652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43C21E7A" w14:textId="77777777" w:rsidR="00F411A8" w:rsidRDefault="00F411A8">
            <w:pPr>
              <w:spacing w:after="40"/>
            </w:pPr>
          </w:p>
          <w:p w14:paraId="091811D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.nav-link:hover {</w:t>
            </w:r>
          </w:p>
          <w:p w14:paraId="7B70ADE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#8A96A8;</w:t>
            </w:r>
          </w:p>
          <w:p w14:paraId="2CCB95F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1944D68F" w14:textId="77777777" w:rsidR="00F411A8" w:rsidRDefault="00F411A8">
            <w:pPr>
              <w:spacing w:after="40"/>
            </w:pPr>
          </w:p>
          <w:p w14:paraId="00E7FDC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Active state — 當前頁面 */</w:t>
            </w:r>
          </w:p>
          <w:p w14:paraId="5EFF55E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.nav-link.active,</w:t>
            </w:r>
          </w:p>
          <w:p w14:paraId="048EF82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.nav-link[aria-current="page"] {</w:t>
            </w:r>
          </w:p>
          <w:p w14:paraId="7BD3AE4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#F0EDE6;</w:t>
            </w:r>
          </w:p>
          <w:p w14:paraId="02D3165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border-bottom: 2px solid #FF6B3D;</w:t>
            </w:r>
          </w:p>
          <w:p w14:paraId="770CFB5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48143757" w14:textId="77777777" w:rsidR="00F411A8" w:rsidRDefault="00F411A8">
            <w:pPr>
              <w:spacing w:after="40"/>
            </w:pPr>
          </w:p>
          <w:p w14:paraId="4A9BEE7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/* 頁面標題條帶 */</w:t>
            </w:r>
          </w:p>
          <w:p w14:paraId="5B18B16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lastRenderedPageBreak/>
              <w:t>.page-context-strip {</w:t>
            </w:r>
          </w:p>
          <w:p w14:paraId="5D5AE2F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background: #0D1526;</w:t>
            </w:r>
          </w:p>
          <w:p w14:paraId="02C2AF3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border-top: 1px solid rgba(255, 255, 255, 0.06);</w:t>
            </w:r>
          </w:p>
          <w:p w14:paraId="01C8D0B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padding: 10px 20px;</w:t>
            </w:r>
          </w:p>
          <w:p w14:paraId="0FFC8A8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display: flex;</w:t>
            </w:r>
          </w:p>
          <w:p w14:paraId="665B196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align-items: center;</w:t>
            </w:r>
          </w:p>
          <w:p w14:paraId="4FEB729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gap: 8px;</w:t>
            </w:r>
          </w:p>
          <w:p w14:paraId="1698B6A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7BA3A7F6" w14:textId="77777777" w:rsidR="00F411A8" w:rsidRDefault="00F411A8">
            <w:pPr>
              <w:spacing w:after="40"/>
            </w:pPr>
          </w:p>
          <w:p w14:paraId="506F8845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.page-context-strip .page-title {</w:t>
            </w:r>
          </w:p>
          <w:p w14:paraId="61CB9B4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font-family: Arial, sans-serif;</w:t>
            </w:r>
          </w:p>
          <w:p w14:paraId="5B11C9D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font-size: 22px;</w:t>
            </w:r>
          </w:p>
          <w:p w14:paraId="54781F8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font-weight: 800;</w:t>
            </w:r>
          </w:p>
          <w:p w14:paraId="1F5E7E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#F0EDE6;</w:t>
            </w:r>
          </w:p>
          <w:p w14:paraId="072C67E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letter-spacing: -0.03em;</w:t>
            </w:r>
          </w:p>
          <w:p w14:paraId="4D9B40C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  <w:p w14:paraId="58117BD8" w14:textId="77777777" w:rsidR="00F411A8" w:rsidRDefault="00F411A8">
            <w:pPr>
              <w:spacing w:after="40"/>
            </w:pPr>
          </w:p>
          <w:p w14:paraId="31C8EDF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.page-context-strip .page-subtitle {</w:t>
            </w:r>
          </w:p>
          <w:p w14:paraId="045E67D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font-family: "DM Mono", monospace;</w:t>
            </w:r>
          </w:p>
          <w:p w14:paraId="34C34D2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font-size: 11px;</w:t>
            </w:r>
          </w:p>
          <w:p w14:paraId="43745A3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color: #4A5568;</w:t>
            </w:r>
          </w:p>
          <w:p w14:paraId="61B4CF0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margin-left: auto;</w:t>
            </w:r>
          </w:p>
          <w:p w14:paraId="70775FD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55BFA60B" w14:textId="77777777" w:rsidR="00F411A8" w:rsidRDefault="00F411A8">
      <w:pPr>
        <w:spacing w:after="120"/>
      </w:pPr>
    </w:p>
    <w:p w14:paraId="3451C91E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32.7 Next.js 實作方式</w:t>
      </w:r>
    </w:p>
    <w:p w14:paraId="409D4490" w14:textId="77777777" w:rsidR="00F411A8" w:rsidRDefault="00000000">
      <w:pPr>
        <w:spacing w:before="80" w:after="120"/>
      </w:pPr>
      <w:r>
        <w:rPr>
          <w:rFonts w:eastAsia="Arial"/>
          <w:color w:val="1A1A1A"/>
        </w:rPr>
        <w:t>使用 Next.js 的 usePathname() hook 判斷當前路徑，動態加上 active class 與 aria-current 屬性。</w:t>
      </w:r>
    </w:p>
    <w:p w14:paraId="6C5C18C8" w14:textId="77777777" w:rsidR="00F411A8" w:rsidRDefault="00F411A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F411A8" w14:paraId="42F4EF76" w14:textId="77777777">
        <w:tc>
          <w:tcPr>
            <w:tcW w:w="0" w:type="auto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2FB40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// components/Nav.tsx</w:t>
            </w:r>
          </w:p>
          <w:p w14:paraId="5519743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'use client'</w:t>
            </w:r>
          </w:p>
          <w:p w14:paraId="4C8D14E3" w14:textId="77777777" w:rsidR="00F411A8" w:rsidRDefault="00F411A8">
            <w:pPr>
              <w:spacing w:after="40"/>
            </w:pPr>
          </w:p>
          <w:p w14:paraId="5B67224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import Link from 'next/link'</w:t>
            </w:r>
          </w:p>
          <w:p w14:paraId="1E9BDC0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import { usePathname } from 'next/navigation'</w:t>
            </w:r>
          </w:p>
          <w:p w14:paraId="5C54121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import { TrilogLogo } from './TrilogLogo'</w:t>
            </w:r>
          </w:p>
          <w:p w14:paraId="2047D720" w14:textId="77777777" w:rsidR="00F411A8" w:rsidRDefault="00F411A8">
            <w:pPr>
              <w:spacing w:after="40"/>
            </w:pPr>
          </w:p>
          <w:p w14:paraId="7F14B26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const navLinks = [</w:t>
            </w:r>
          </w:p>
          <w:p w14:paraId="580BFF3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{ href: '/leaderboard', label: '最速榜',  title: '最速榜',   sub: '台灣選手 · 個人最佳 · 跨賽事' },</w:t>
            </w:r>
          </w:p>
          <w:p w14:paraId="5F4AC1D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{ href: '/unclaimed',   label: '未認領',  title: '未認領成績', sub: '搜尋你的名字，認領屬於你的成績' },</w:t>
            </w:r>
          </w:p>
          <w:p w14:paraId="51FC0FC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{ href: '/races',       label: '賽事',    title: '賽事資料庫', sub: '台灣鐵人三項賽事 · 路線 · 天氣 · 歷史成績' },</w:t>
            </w:r>
          </w:p>
          <w:p w14:paraId="4DF7277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]</w:t>
            </w:r>
          </w:p>
          <w:p w14:paraId="1DB264C4" w14:textId="77777777" w:rsidR="00F411A8" w:rsidRDefault="00F411A8">
            <w:pPr>
              <w:spacing w:after="40"/>
            </w:pPr>
          </w:p>
          <w:p w14:paraId="5FD066D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export function Nav() {</w:t>
            </w:r>
          </w:p>
          <w:p w14:paraId="5905B29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pathname = usePathname()</w:t>
            </w:r>
          </w:p>
          <w:p w14:paraId="4AA27546" w14:textId="77777777" w:rsidR="00F411A8" w:rsidRDefault="00F411A8">
            <w:pPr>
              <w:spacing w:after="40"/>
            </w:pPr>
          </w:p>
          <w:p w14:paraId="5579CD6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const activeLink = navLinks.find(link =&gt;</w:t>
            </w:r>
          </w:p>
          <w:p w14:paraId="3CC9D37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pathname === link.href || pathname.startsWith(link.href + '/')</w:t>
            </w:r>
          </w:p>
          <w:p w14:paraId="25C351E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5129EF8C" w14:textId="77777777" w:rsidR="00F411A8" w:rsidRDefault="00F411A8">
            <w:pPr>
              <w:spacing w:after="40"/>
            </w:pPr>
          </w:p>
          <w:p w14:paraId="50D7A58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return (</w:t>
            </w:r>
          </w:p>
          <w:p w14:paraId="7BF5F37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&lt;&gt;</w:t>
            </w:r>
          </w:p>
          <w:p w14:paraId="2589609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&lt;nav className='trilog-nav'&gt;</w:t>
            </w:r>
          </w:p>
          <w:p w14:paraId="224B443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&lt;Link href='/' className='nav-logo'&gt;</w:t>
            </w:r>
          </w:p>
          <w:p w14:paraId="3C84D72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&lt;TrilogLogo size='md' context='nav' /&gt;</w:t>
            </w:r>
          </w:p>
          <w:p w14:paraId="4F3E156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&lt;/Link&gt;</w:t>
            </w:r>
          </w:p>
          <w:p w14:paraId="1BC91440" w14:textId="77777777" w:rsidR="00F411A8" w:rsidRDefault="00F411A8">
            <w:pPr>
              <w:spacing w:after="40"/>
            </w:pPr>
          </w:p>
          <w:p w14:paraId="0C1A955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&lt;div className='nav-links'&gt;</w:t>
            </w:r>
          </w:p>
          <w:p w14:paraId="72DF3BDC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{navLinks.map(link =&gt; (</w:t>
            </w:r>
          </w:p>
          <w:p w14:paraId="7908554A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&lt;Link</w:t>
            </w:r>
          </w:p>
          <w:p w14:paraId="4FBCE727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key={link.href}</w:t>
            </w:r>
          </w:p>
          <w:p w14:paraId="1CFC92F8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href={link.href}</w:t>
            </w:r>
          </w:p>
          <w:p w14:paraId="209EF8B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className={`nav-link ${pathname.startsWith(link.href) ? 'active' : ''}`}</w:t>
            </w:r>
          </w:p>
          <w:p w14:paraId="0DB8E01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aria-current={pathname.startsWith(link.href) ? 'page' : undefined}</w:t>
            </w:r>
          </w:p>
          <w:p w14:paraId="0879E179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&gt;</w:t>
            </w:r>
          </w:p>
          <w:p w14:paraId="46CB8FE3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  {link.label}</w:t>
            </w:r>
          </w:p>
          <w:p w14:paraId="0A5BC26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  &lt;/Link&gt;</w:t>
            </w:r>
          </w:p>
          <w:p w14:paraId="7D3D68BD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))}</w:t>
            </w:r>
          </w:p>
          <w:p w14:paraId="37E828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&lt;/div&gt;</w:t>
            </w:r>
          </w:p>
          <w:p w14:paraId="6074E9C5" w14:textId="77777777" w:rsidR="00F411A8" w:rsidRDefault="00F411A8">
            <w:pPr>
              <w:spacing w:after="40"/>
            </w:pPr>
          </w:p>
          <w:p w14:paraId="003926F4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&lt;div className='nav-right'&gt;</w:t>
            </w:r>
          </w:p>
          <w:p w14:paraId="2B97FFD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{/* + 新增成績 按鈕、Avatar */}</w:t>
            </w:r>
          </w:p>
          <w:p w14:paraId="013E7A2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&lt;/div&gt;</w:t>
            </w:r>
          </w:p>
          <w:p w14:paraId="54E00D7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&lt;/nav&gt;</w:t>
            </w:r>
          </w:p>
          <w:p w14:paraId="32727BE2" w14:textId="77777777" w:rsidR="00F411A8" w:rsidRDefault="00F411A8">
            <w:pPr>
              <w:spacing w:after="40"/>
            </w:pPr>
          </w:p>
          <w:p w14:paraId="6D075BA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{/* 頁面標題條帶 */}</w:t>
            </w:r>
          </w:p>
          <w:p w14:paraId="4E52F0C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{activeLink &amp;&amp; (</w:t>
            </w:r>
          </w:p>
          <w:p w14:paraId="5EEAD7AE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&lt;div className='page-context-strip'&gt;</w:t>
            </w:r>
          </w:p>
          <w:p w14:paraId="7261178F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&lt;span className='page-title'&gt;{activeLink.title}&lt;/span&gt;</w:t>
            </w:r>
          </w:p>
          <w:p w14:paraId="11D1B1A1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  &lt;span className='page-subtitle'&gt;{activeLink.sub}&lt;/span&gt;</w:t>
            </w:r>
          </w:p>
          <w:p w14:paraId="3498178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  &lt;/div&gt;</w:t>
            </w:r>
          </w:p>
          <w:p w14:paraId="49CB45B2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  )}</w:t>
            </w:r>
          </w:p>
          <w:p w14:paraId="163DAB96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  &lt;/&gt;</w:t>
            </w:r>
          </w:p>
          <w:p w14:paraId="56EC5EE0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 xml:space="preserve">  )</w:t>
            </w:r>
          </w:p>
          <w:p w14:paraId="450098DB" w14:textId="77777777" w:rsidR="00F411A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1A3A5C"/>
                <w:sz w:val="18"/>
                <w:szCs w:val="18"/>
              </w:rPr>
              <w:t>}</w:t>
            </w:r>
          </w:p>
        </w:tc>
      </w:tr>
    </w:tbl>
    <w:p w14:paraId="49935CE8" w14:textId="77777777" w:rsidR="00F411A8" w:rsidRDefault="00F411A8">
      <w:pPr>
        <w:spacing w:after="120"/>
      </w:pPr>
    </w:p>
    <w:p w14:paraId="355FFE5C" w14:textId="77777777" w:rsidR="00F411A8" w:rsidRDefault="00000000">
      <w:pPr>
        <w:pStyle w:val="Heading2"/>
        <w:spacing w:before="280" w:after="100"/>
      </w:pPr>
      <w:r>
        <w:rPr>
          <w:color w:val="0D1526"/>
        </w:rPr>
        <w:t>32.8 無障礙要求</w:t>
      </w:r>
    </w:p>
    <w:p w14:paraId="3EADCD3D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active 連結必須加上 aria-current="page"，符合 WCAG 技術規範 G128</w:t>
      </w:r>
    </w:p>
    <w:p w14:paraId="2CA77162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底線不可作為唯一的位置標示——同時搭配顏色變化（text-3 → text-1），確保色盲使用者也能辨識</w:t>
      </w:r>
    </w:p>
    <w:p w14:paraId="2EB5765F" w14:textId="77777777" w:rsidR="00F411A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1A1A1A"/>
        </w:rPr>
        <w:t>鍵盤導覽時，active 連結的 focus ring 樣式需與其他連結一致</w:t>
      </w:r>
    </w:p>
    <w:p w14:paraId="028AF614" w14:textId="77777777" w:rsidR="00F411A8" w:rsidRDefault="00F411A8">
      <w:pPr>
        <w:spacing w:after="240"/>
      </w:pPr>
    </w:p>
    <w:p w14:paraId="280F0F65" w14:textId="77777777" w:rsidR="00F411A8" w:rsidRDefault="00F411A8">
      <w:pPr>
        <w:pBdr>
          <w:bottom w:val="single" w:sz="4" w:space="0" w:color="FF6B3D"/>
        </w:pBdr>
        <w:spacing w:before="160" w:after="160"/>
      </w:pPr>
    </w:p>
    <w:p w14:paraId="64CE5D06" w14:textId="77777777" w:rsidR="00F411A8" w:rsidRDefault="00000000">
      <w:pPr>
        <w:spacing w:before="160"/>
      </w:pPr>
      <w:r>
        <w:rPr>
          <w:rFonts w:eastAsia="Arial"/>
          <w:color w:val="8A96A8"/>
          <w:sz w:val="18"/>
          <w:szCs w:val="18"/>
        </w:rPr>
        <w:t>Tri·log 產品規格文件 v3.6　·　2026 年 6 月　·　trilog.run</w:t>
      </w:r>
    </w:p>
    <w:p w14:paraId="0C100001" w14:textId="77777777" w:rsidR="00CC0001" w:rsidRDefault="00000000">
      <w:r>
        <w:br w:type="page"/>
      </w:r>
    </w:p>
    <w:ins w:id="9010" w:author="Claude Code" w:date="2026-06-05T00:00:00Z">
      <w:p w14:paraId="0C100002" w14:textId="77777777" w:rsidR="00CC0001" w:rsidRDefault="00000000">
        <w:pPr>
          <w:pStyle w:val="Heading1"/>
          <w:spacing w:before="480" w:after="240"/>
        </w:pPr>
        <w:r>
          <w:rPr>
            <w:rFonts w:eastAsia="Arial"/>
            <w:sz w:val="28"/>
            <w:szCs w:val="28"/>
          </w:rPr>
          <w:t>33. 賽事資料庫頁面實作規格（由 Claude Code 新增，2026-06-05）</w:t>
        </w:r>
      </w:p>
      <w:p w14:paraId="0C100003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33.1 實作背景</w:t>
        </w:r>
      </w:p>
      <w:p w14:paraId="0C100004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Nav 連結「賽事」（/races）在 Ch.32 實作後因缺少對應頁面而 404，本章記錄此頁面的實作內容。規格書 3.3 節描述賽事資料庫的資料結構，本實作為 Phase 1 MVP 版本，僅呈現列表，不含路線、天氣等 Phase 2 功能。</w:t>
        </w:r>
      </w:p>
      <w:p w14:paraId="0C100005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33.2 頁面路徑與元件</w:t>
        </w:r>
      </w:p>
      <w:p w14:paraId="0C100006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>路徑：/races　元件：src/app/(main)/races/page.tsx（Server Component）</w:t>
        </w:r>
      </w:p>
      <w:p w14:paraId="0C100007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33.3 系列分組設計</w:t>
        </w:r>
      </w:p>
      <w:p w14:paraId="0C100008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DB 的 series 欄位（races.series）對應到以下顯示群組，顯示順序為：Challenge → IRONMAN → 普悠瑪 → FORCE → 全國錦標賽 → 地方賽事。</w:t>
        </w:r>
      </w:p>
      <w:p w14:paraId="0C100009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IRONMAN_TAIWAN 與 IRONMAN_70_3 合併顯示為同一 IRONMAN 群組。各群組內台灣場地（country=’TW’）優先排列，海外場次排後。</w:t>
        </w:r>
      </w:p>
      <w:p w14:paraId="0C100010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33.4 資料清理（2026-06-05 執行）</w:t>
        </w:r>
      </w:p>
      <w:p w14:paraId="0C100011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執行 supabase/seeds/race_series_cleanup.sql，完成：1) 補齊舊賽事 series 欄位（IRONMAN_TAIWAN、CHALLENGE、LOCAL_EVENT、CTTA_NATIONALS）。2) 合併普悠瑪重複記錄（puyuma-triathlon → puiyuma-ironman），保留歷史屆次 2012–2026。3) 新增 races 及 race_editions 欄位（name_zh、name_en、series、county、organizer_co、operator、venue、registration_url），對應 migration 20260605000001。</w:t>
        </w:r>
      </w:p>
      <w:p w14:paraId="0C100012" w14:textId="77777777" w:rsidR="00CC0001" w:rsidRDefault="00000000">
        <w:pPr>
          <w:pStyle w:val="Heading2"/>
          <w:spacing w:before="240" w:after="120"/>
        </w:pPr>
        <w:r>
          <w:rPr>
            <w:rFonts w:eastAsia="Arial"/>
            <w:sz w:val="24"/>
            <w:szCs w:val="24"/>
          </w:rPr>
          <w:t>33.5 Phase 2 預留項目</w:t>
        </w:r>
      </w:p>
      <w:p w14:paraId="0C100013" w14:textId="77777777" w:rsidR="00CC0001" w:rsidRDefault="00000000">
        <w:r>
          <w:rPr>
            <w:rFonts w:eastAsia="Arial"/>
            <w:color w:val="1A1A1A"/>
            <w:sz w:val="20"/>
            <w:szCs w:val="20"/>
          </w:rPr>
          <w:t xml:space="preserve">目前頁面底部已加入預告文字「路線資訊、天氣資料、歷屆成績分佈 — 即將推出」。Phase 2 預計實作：各賽事詳情頁（/races/:slug）、歷屆成績分佈視覺化、天氣資料自動抓取（Open-Meteo API）。</w:t>
        </w:r>
      </w:p>
      <w:p w14:paraId="0C100014" w14:textId="77777777" w:rsidR="00CC0001" w:rsidRDefault="00000000">
        <w:pPr>
          <w:spacing w:before="160"/>
        </w:pPr>
        <w:r>
          <w:rPr>
            <w:rFonts w:eastAsia="Arial"/>
            <w:color w:val="8A96A8"/>
            <w:sz w:val="18"/>
            <w:szCs w:val="18"/>
          </w:rPr>
          <w:t>Tri·log 產品規格文件 v3.6　·　2026 年 6 月　·　trilog.run　·　由 Claude Code 更新</w:t>
        </w:r>
      </w:p>
    </w:ins>
    <w:sectPr w:rsidR="00F411A8">
      <w:pgSz w:w="11906" w:h="16838"/>
      <w:pgMar w:top="1440" w:right="1440" w:bottom="1440" w:left="1440" w:header="708" w:footer="708" w:gutter="0"/>
      <w:cols w:space="720"/>
      <w:docGrid w:linePitch="360"/>
      <w:p w14:paraId="0D340001" w14:textId="77777777" w:rsidR="00CC3400" w:rsidRDefault="00000000">
        <w:pPr>
          <w:pStyle w:val="Heading1"/>
        </w:pPr>
        <w:r>
          <w:rPr>
            <w:color w:val="060D18"/>
          </w:rPr>
          <w:t>34. 新增成績入口設計規格</w:t>
        </w:r>
      </w:p>
      <w:p w14:paraId="0D340002" w14:textId="77777777" w:rsidR="00CC3400" w:rsidRDefault="00000000">
        <w:pPr>
          <w:pStyle w:val="Heading2"/>
        </w:pPr>
        <w:r>
          <w:rPr>
            <w:color w:val="0D1526"/>
          </w:rPr>
          <w:t>34.1 問題背景與設計決策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Nav「+」按鈕原本只對應一個功能「新增我的成績」，但平台支援兩種不同性質的新增動作：登錄自己的完賽成績（自填成績）、以及幫朋友或其他選手建立一筆未認領成績（讓對方日後認領）。兩者的資料填寫邏輯、source_credibility 設定、認領狀態初始值均不同，不適合用同一個表單混合處理。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3510"/>
          <w:gridCol w:w="3510"/>
        </w:tblGrid>
        <w:tr w:rsidR="00CC3400" w14:paraId="0CC4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方案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204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問題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1A356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結論</w:t>
              </w:r>
            </w:p>
          </w:tc>
        </w:tr>
        <w:tr w:rsidR="00CC3400" w14:paraId="0CC4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單一表單，用 toggle 切換模式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「自己」vs「他人」的欄位差異大，toggle 容易讓用戶填錯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✗ 不採用</w:t>
              </w:r>
            </w:p>
          </w:tc>
        </w:tr>
        <w:tr w:rsidR="00CC3400" w14:paraId="0CC4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Nav「+」展開為兩個選項（選用）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入口清晰，每條路徑有獨立表單，資料語意不混淆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✓ 採用</w:t>
              </w:r>
            </w:p>
          </w:tc>
        </w:tr>
        <w:tr w:rsidR="00CC3400" w14:paraId="0CC4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完全分開的兩個 Nav 按鈕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Nav 變擁擠，對多數只登錄自己成績的用戶造成干擾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✗ 不採用</w:t>
              </w:r>
            </w:p>
          </w:tc>
        </w:tr>
      </w:tbl>
      <w:p>
        <w:pPr>
          <w:spacing w:before="80" w:after="120"/>
        </w:pPr>
        <w:r>
          <w:rPr>
            <w:rFonts w:eastAsia="Arial"/>
            <w:color w:val="1A1A1A"/>
          </w:rPr>
          <w:t xml:space="preserve">採用 Nav「+」下拉選單方案：點擊「+」按鈕展開兩個選項，用一個動作就能區分意圖，不佔用額外 Nav 空間。同時，平台也支援用戶新增賽事（目前不在 Nav，由賽事列表頁提供入口）。</w:t>
        </w:r>
      </w:p>
      <w:p w14:paraId="0D340003" w14:textId="77777777" w:rsidR="00CC3400" w:rsidRDefault="00000000">
        <w:pPr>
          <w:pStyle w:val="Heading2"/>
        </w:pPr>
        <w:r>
          <w:rPr>
            <w:color w:val="0D1526"/>
          </w:rPr>
          <w:t>34.2 Nav「+」選單結構（修訂第 30 章）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「+」按鈕以下拉選單呈現（`AddDropdown` Client Component），展開後包含三個選項，點擊選單外側或按 Escape 自動關閉，行為與 `AvatarDropdown` 一致。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700"/>
          <w:gridCol w:w="6660"/>
        </w:tblGrid>
        <w:tr w:rsidR="00CC3400" w14:paraId="0CC30000" w14:textId="77777777">
          <w:tc>
            <w:tcPr>
              <w:tcW w:w="270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選項</w:t>
              </w:r>
            </w:p>
          </w:tc>
          <w:tc>
            <w:tcPr>
              <w:tcW w:w="666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說明</w:t>
              </w:r>
            </w:p>
          </w:tc>
        </w:tr>
        <w:tr w:rsidR="00CC3400" w14:paraId="0CC30001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登錄我的成績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新增自己的完賽成績。source_credibility 初始為 self_reported，claim_status 初始為 claimed，athlete_id 直接綁定登入者。路徑：/records/new（所有已登入用戶）</w:t>
              </w:r>
            </w:p>
          </w:tc>
        </w:tr>
        <w:tr w:rsidR="00CC3400" w14:paraId="0CC30002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幫朋友新增成績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為其他選手建立一筆未認領成績。source_credibility 初始為 self_reported，claim_status 初始為 unclaimed，athlete_id 為 null。路徑：/records/new?for=other（所有已登入用戶）</w:t>
              </w:r>
            </w:p>
          </w:tc>
        </w:tr>
      </w:tbl>
      <w:p>
        <w:pPr>
          <w:spacing w:before="80" w:after="120"/>
        </w:pPr>
        <w:r>
          <w:rPr>
            <w:rFonts w:eastAsia="Arial"/>
            <w:color w:val="1A1A1A"/>
          </w:rPr>
          <w:t xml:space="preserve">未登入訪客點擊前兩個選項均觸發 Auth Modal（intent: new_result / new_result_for_other），登入後導向對應路徑。第三個選項「新增賽事」（/races/new）限 assistant+，以分隔線區隔，一般用戶不顯示。</w:t>
        </w:r>
      </w:p>
      <w:p w14:paraId="0D340004" w14:textId="77777777" w:rsidR="00CC3400" w:rsidRDefault="00000000">
        <w:pPr>
          <w:pStyle w:val="Heading2"/>
        </w:pPr>
        <w:r>
          <w:rPr>
            <w:color w:val="0D1526"/>
          </w:rPr>
          <w:t>34.3「我的紀錄」頁面新增入口（修訂第 30 章）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「我的紀錄」頁面（/my/results）右上角保留「+ 新增成績」按鈕，功能與 Nav「+」相同，展開同樣的兩個選項。確保已進入個人區域的用戶不需要返回 Nav 才能新增成績。</w:t>
        </w:r>
      </w:p>
      <w:p w14:paraId="0D340005" w14:textId="77777777" w:rsidR="00CC3400" w:rsidRDefault="00000000">
        <w:pPr>
          <w:pStyle w:val="Heading2"/>
        </w:pPr>
        <w:r>
          <w:rPr>
            <w:color w:val="0D1526"/>
          </w:rPr>
          <w:t>34.4 成績登錄表單規格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兩條路徑共用同一個表單元件（ResultForm），以 for 參數區分模式，影響欄位的顯示邏輯與送出時的資料預設值。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3510"/>
          <w:gridCol w:w="3510"/>
        </w:tblGrid>
        <w:tr w:rsidR="00CC3400" w14:paraId="0CC4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欄位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204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登錄自己成績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1A356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幫朋友新增成績</w:t>
              </w:r>
            </w:p>
          </w:tc>
        </w:tr>
        <w:tr w:rsidR="00CC3400" w14:paraId="0CC4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選手姓名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自動帶入登入者 name，唯讀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必填，輸入對方真實姓名（存入 athlete_name_snapshot，供認領時與 athletes.name 比對）。此模式所有已登入用戶可用。</w:t>
              </w:r>
            </w:p>
          </w:tc>
        </w:tr>
        <w:tr w:rsidR="00CC3400" w14:paraId="0CC4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賽事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必選（兩步驟：賽事 → 年份）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必選（同左）</w:t>
              </w:r>
            </w:p>
          </w:tc>
        </w:tr>
        <w:tr w:rsidR="00CC3400" w14:paraId="0CC4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距離組別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依賽事屆次自動選取或手動選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同左</w:t>
              </w:r>
            </w:p>
          </w:tc>
        </w:tr>
        <w:tr w:rsidR="00CC3400" w14:paraId="0CC4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完賽總時間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必填（HH:MM:SS）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必填（HH:MM:SS）</w:t>
              </w:r>
            </w:p>
          </w:tc>
        </w:tr>
        <w:tr w:rsidR="00CC3400" w14:paraId="0CC40005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游泳 / T1 / 騎車 / T2 / 跑步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選填，有助公信力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</w:t>
              </w:r>
            </w:p>
          </w:tc>
        </w:tr>
        <w:tr w:rsidR="00CC3400" w14:paraId="0CC40006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公開 / 私人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預設公開，可切換為私人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固定公開（未認領成績必須公開才能被認領）</w:t>
              </w:r>
            </w:p>
          </w:tc>
        </w:tr>
        <w:tr w:rsidR="00CC3400" w14:paraId="0CC40007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完賽證書上傳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選填，上傳後啟動公證流程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不提供（對方認領時自行上傳）</w:t>
              </w:r>
            </w:p>
          </w:tc>
        </w:tr>
        <w:tr w:rsidR="00CC3400" w14:paraId="0CC40008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備註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選填，建議填寫與本人的關係（如「我的練友」）</w:t>
              </w:r>
            </w:p>
          </w:tc>
        </w:tr>
      </w:tbl>
      <w:p>
        <w:pPr>
          <w:spacing w:before="80" w:after="120"/>
        </w:pPr>
        <w:r>
          <w:rPr>
            <w:rFonts w:eastAsia="Arial"/>
            <w:color w:val="1A1A1A"/>
          </w:rPr>
          <w:t xml:space="preserve">送出後的初始資料狀態：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700"/>
          <w:gridCol w:w="6660"/>
        </w:tblGrid>
        <w:tr w:rsidR="00CC3400" w14:paraId="0CC30000" w14:textId="77777777">
          <w:tc>
            <w:tcPr>
              <w:tcW w:w="270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欄位</w:t>
              </w:r>
            </w:p>
          </w:tc>
          <w:tc>
            <w:tcPr>
              <w:tcW w:w="666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登錄自己成績 vs 幫朋友新增</w:t>
              </w:r>
            </w:p>
          </w:tc>
        </w:tr>
        <w:tr w:rsidR="00CC3400" w14:paraId="0CC30001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athlete_id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UUID　vs　null</w:t>
              </w:r>
            </w:p>
          </w:tc>
        </w:tr>
        <w:tr w:rsidR="00CC3400" w14:paraId="0CC30002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athlete_name_snapshot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name 快照　vs　填寫的姓名</w:t>
              </w:r>
            </w:p>
          </w:tc>
        </w:tr>
        <w:tr w:rsidR="00CC3400" w14:paraId="0CC30003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source_credibility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self_reported（兩者相同）</w:t>
              </w:r>
            </w:p>
          </w:tc>
        </w:tr>
        <w:tr w:rsidR="00CC3400" w14:paraId="0CC30004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claim_status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claimed　vs　unclaimed</w:t>
              </w:r>
            </w:p>
          </w:tc>
        </w:tr>
        <w:tr w:rsidR="00CC3400" w14:paraId="0CC30005" w14:textId="77777777">
          <w:tc>
            <w:tcPr>
              <w:tcW w:w="27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is_public</w:t>
              </w:r>
            </w:p>
          </w:tc>
          <w:tc>
            <w:tcPr>
              <w:tcW w:w="666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用戶選擇　vs　強制 true</w:t>
              </w:r>
            </w:p>
          </w:tc>
        </w:tr>
      </w:tbl>
      <w:p w14:paraId="0D340006" w14:textId="77777777" w:rsidR="00CC3400" w:rsidRDefault="00000000">
        <w:pPr>
          <w:pStyle w:val="Heading2"/>
        </w:pPr>
        <w:r>
          <w:rPr>
            <w:color w:val="0D1526"/>
          </w:rPr>
          <w:t>34.5 未登入訪客的 intent 處理（修訂第 28 章）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擴充 Auth Modal 的 intent 類型，支援「幫朋友新增成績」的登入後導向。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3120"/>
          <w:gridCol w:w="2340"/>
          <w:gridCol w:w="3900"/>
        </w:tblGrid>
        <w:tr w:rsidR="00CC3400" w14:paraId="0CC40000" w14:textId="77777777">
          <w:tc>
            <w:tcPr>
              <w:tcW w:w="31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204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intent</w:t>
              </w:r>
            </w:p>
          </w:tc>
          <w:tc>
            <w:tcPr>
              <w:tcW w:w="390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1A356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登入後行為</w:t>
              </w:r>
            </w:p>
          </w:tc>
        </w:tr>
        <w:tr w:rsidR="00CC3400" w14:paraId="0CC40001" w14:textId="77777777">
          <w:tc>
            <w:tcPr>
              <w:tcW w:w="31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Nav「+」→「登錄我的成績」</w:t>
              </w:r>
            </w:p>
          </w:tc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new_result</w:t>
              </w:r>
            </w:p>
          </w:tc>
          <w:tc>
            <w:tcPr>
              <w:tcW w:w="39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導向 /records/new</w:t>
              </w:r>
            </w:p>
          </w:tc>
        </w:tr>
        <w:tr w:rsidR="00CC3400" w14:paraId="0CC40002" w14:textId="77777777">
          <w:tc>
            <w:tcPr>
              <w:tcW w:w="31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Nav「+」→「幫朋友新增成績」</w:t>
              </w:r>
            </w:p>
          </w:tc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new_result_for_other</w:t>
              </w:r>
            </w:p>
          </w:tc>
          <w:tc>
            <w:tcPr>
              <w:tcW w:w="39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導向 /records/new?for=other</w:t>
              </w:r>
            </w:p>
          </w:tc>
        </w:tr>
        <w:tr w:rsidR="00CC3400" w14:paraId="0CC40003" w14:textId="77777777">
          <w:tc>
            <w:tcPr>
              <w:tcW w:w="31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賽事頁面「想參加」（未登入）</w:t>
              </w:r>
            </w:p>
          </w:tc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race_wishlist</w:t>
              </w:r>
            </w:p>
          </w:tc>
          <w:tc>
            <w:tcPr>
              <w:tcW w:w="39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完成 wishlist 標記，回到賽事頁</w:t>
              </w:r>
            </w:p>
          </w:tc>
        </w:tr>
        <w:tr w:rsidR="00CC3400" w14:paraId="0CC40004" w14:textId="77777777">
          <w:tc>
            <w:tcPr>
              <w:tcW w:w="31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賽事頁面「參加過」（未登入）</w:t>
              </w:r>
            </w:p>
          </w:tc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race_attended</w:t>
              </w:r>
            </w:p>
          </w:tc>
          <w:tc>
            <w:tcPr>
              <w:tcW w:w="390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完成 attended 標記，顯示成績登錄提示</w:t>
              </w:r>
            </w:p>
          </w:tc>
        </w:tr>
      </w:tbl>
      <w:p w14:paraId="0D340007" w14:textId="77777777" w:rsidR="00CC3400" w:rsidRDefault="00000000">
        <w:pPr>
          <w:pStyle w:val="Heading2"/>
        </w:pPr>
        <w:r>
          <w:rPr>
            <w:color w:val="0D1526"/>
          </w:rPr>
          <w:t>34.6 User Stories</w:t>
        </w:r>
      </w:p>
      <w:p w14:paraId="0D340008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US-01　已登入選手，登錄自己的成績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身為一位已登入的選手，當我點擊 Nav 的「+」按鈕時，我希望看到「登錄我的成績」和「幫朋友新增成績」兩個選項，選擇前者後進入成績表單，姓名欄位自動帶入我的帳號名稱，完成後成績直接出現在我的個人紀錄頁。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Nav「+」→「登錄我的成績」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/records/new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成功路徑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填寫表單 → 送出 → claim_status: claimed，athlete_id 綁定登入者 → 導向 /my/results 顯示新增的成績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錯誤路徑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賽事不存在 → 顯示「找不到此賽事，是否要新增？」</w:t>
              </w:r>
            </w:p>
          </w:tc>
        </w:tr>
      </w:tbl>
      <w:p w14:paraId="0D340009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US-02　已登入選手，幫練友新增未認領成績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已登入的選手，我想幫最近一起比賽的練友記錄他的成績，讓他日後可以在平台上認領。我選擇「幫朋友新增成績」，填入他的姓名與完賽時間，送出後成績以未認領狀態出現在未認領列表，等待他本人認領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Nav「+」→「幫朋友新增成績」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/records/new?for=other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成功路徑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填寫姓名與成績 → 送出 → claim_status: unclaimed，athlete_id: null → 顯示確認訊息含分享連結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分享機制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送出後顯示分享文字，可直接呼叫 Web Share API 通知對方（與 TagButton 分享機制一致）</w:t>
              </w:r>
            </w:p>
          </w:tc>
        </w:tr>
      </w:tbl>
      <w:p w14:paraId="0D340010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US-03　未登入訪客，點擊「+」想登錄成績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身為一位尚未登入的訪客，當我點擊「+」選擇「登錄我的成績」時，我希望系統先彈出登入 Modal，完成登入後自動進入成績登錄表單，不需要重新操作一次。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Nav「+」→ 任一選項（未登入）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Auth Modal 彈出，記錄 intent（new_result 或 new_result_for_other）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成功路徑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登入成功 → Modal 關閉 → 自動導向對應路徑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取消路徑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關閉 Modal → 留在當前頁面</w:t>
              </w:r>
            </w:p>
          </w:tc>
        </w:tr>
      </w:tbl>
      <w:p w14:paraId="0D340011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US-04　選手新增成績，但賽事不在列表中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身為一位要記錄海外賽事成績的選手，我在賽事選擇步驟找不到想要的賽事。系統提示「找不到賽事？立即新增」，點擊後進入賽事新增表單，填寫完成後自動返回成績表單並帶入剛新增的賽事。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成績表單中「賽事」搜尋無結果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顯示「找不到賽事？立即新增」連結，點擊進入 /races/new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返回行為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賽事建立完成後自動導回 /records/new 並帶入 race_id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賽事審核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依第 35 章規則，首次新增賽事的用戶進入待審流程，賽事樂觀顯示</w:t>
              </w:r>
            </w:p>
          </w:tc>
        </w:tr>
      </w:tbl>
      <w:p w14:paraId="0D340012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US-05　幫朋友新增後，通知對方認領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身為一位幫練友建立未認領成績的選手，我希望送出後系統提供一個可以直接傳給對方的分享連結或文字，讓他點擊連結就能找到這筆成績並完成認領，不需要自己去未認領列表慢慢搜尋。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幫朋友新增成績送出成功後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系統行為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顯示確認畫面，包含：成績摘要、直連 URL（/results/:id）、分享按鈕（Web Share API）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分享文字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「我幫你記錄了一筆成績，快來認領！→ [URL]」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連結有效性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永久有效，只要成績存在且 claim_status 為 unclaimed</w:t>
              </w:r>
            </w:p>
          </w:tc>
        </w:tr>
      </w:tbl>
      <w:p w14:paraId="0D340013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US-06　選手在「我的紀錄」頁快速新增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身為一位已在「我的紀錄」頁面的選手，我希望在這個頁面就能直接新增成績，不需要返回首頁點擊 Nav 的「+」按鈕，讓操作動線更流暢。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/my/results 頁面右上角「+ 新增成績」按鈕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行為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展開相同的兩個選項下拉選單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導向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與 Nav「+」相同，分別導向 /records/new 和 /records/new?for=other</w:t>
              </w:r>
            </w:p>
          </w:tc>
        </w:tr>
      </w:tbl>
      <w:p w14:paraId="0D340014" w14:textId="77777777" w:rsidR="00CC3400" w:rsidRDefault="00000000">
        <w:pPr>
          <w:pStyle w:val="Heading3"/>
          <w:spacing w:before="180"/>
        </w:pPr>
        <w:r>
          <w:rPr>
            <w:color w:val="FF6B3D"/>
          </w:rPr>
          <w:t>US-07　新增賽事入口（賽事列表頁）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身為一位發現平台缺少某場賽事的選手，我在瀏覽賽事頁面（/races）時看到「新增賽事」按鈕，點擊後進入賽事新增表單，填寫賽事基本資料（名稱、舉辦地點、日期、距離）後送出，賽事立即出現在列表中等待助手審核。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7020"/>
        </w:tblGrid>
        <w:tr w:rsidR="00CC3400" w14:paraId="0CC3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項目</w:t>
              </w:r>
            </w:p>
          </w:tc>
          <w:tc>
            <w:tcPr>
              <w:tcW w:w="702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1526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內容</w:t>
              </w:r>
            </w:p>
          </w:tc>
        </w:tr>
        <w:tr w:rsidR="00CC3400" w14:paraId="0CC3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觸發點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/races 頁面「新增賽事」按鈕（已登入）或 Auth Modal（未登入）</w:t>
              </w:r>
            </w:p>
          </w:tc>
        </w:tr>
        <w:tr w:rsidR="00CC3400" w14:paraId="0CC3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路徑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/races/new</w:t>
              </w:r>
            </w:p>
          </w:tc>
        </w:tr>
        <w:tr w:rsidR="00CC3400" w14:paraId="0CC3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審核規則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依第 35 章：首次提交 → pending_review；已通過首次審核的用戶 → 直接 approved</w:t>
              </w:r>
            </w:p>
          </w:tc>
        </w:tr>
        <w:tr w:rsidR="00CC3400" w14:paraId="0CC3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完成後</w:t>
              </w:r>
            </w:p>
          </w:tc>
          <w:tc>
            <w:tcPr>
              <w:tcW w:w="702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導向賽事詳情頁 /races/:slug，顯示「已提交，等待審核」提示</w:t>
              </w:r>
            </w:p>
          </w:tc>
        </w:tr>
      </w:tbl>
      <w:p w14:paraId="0D340015" w14:textId="77777777" w:rsidR="00CC3400" w:rsidRDefault="00000000">
        <w:pPr>
          <w:pStyle w:val="Heading2"/>
        </w:pPr>
        <w:r>
          <w:rPr>
            <w:color w:val="0D1526"/>
          </w:rPr>
          <w:t>34.7 資料欄位對照</w:t>
        </w:r>
      </w:p>
      <w:p>
        <w:pPr>
          <w:spacing w:before="80" w:after="120"/>
        </w:pPr>
        <w:r>
          <w:rPr>
            <w:rFonts w:eastAsia="Arial"/>
            <w:color w:val="1A1A1A"/>
          </w:rPr>
          <w:t xml:space="preserve">兩種新增路徑送出後，RESULT 資料表各欄位的初始值對照：</w:t>
        </w:r>
      </w:p>
      <w:tbl>
        <w:tblPr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>
        <w:tblGrid>
          <w:gridCol w:w="2340"/>
          <w:gridCol w:w="3510"/>
          <w:gridCol w:w="3510"/>
        </w:tblGrid>
        <w:tr w:rsidR="00CC3400" w14:paraId="0CC40000" w14:textId="77777777">
          <w:tc>
            <w:tcPr>
              <w:tcW w:w="234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60D18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RESULT 欄位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0D204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登錄自己成績</w:t>
              </w:r>
            </w:p>
          </w:tc>
          <w:tc>
            <w:tcPr>
              <w:tcW w:w="3510" w:type="dxa"/>
              <w:tcBorders>
                <w:top w:val="single" w:sz="1" w:space="0" w:color="060D18"/>
                <w:left w:val="single" w:sz="1" w:space="0" w:color="060D18"/>
                <w:bottom w:val="single" w:sz="1" w:space="0" w:color="060D18"/>
                <w:right w:val="single" w:sz="1" w:space="0" w:color="060D18"/>
              </w:tcBorders>
              <w:shd w:val="clear" w:color="auto" w:fill="1A3560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F0EDE6"/>
                  <w:sz w:val="20"/>
                  <w:szCs w:val="20"/>
                </w:rPr>
                <w:t xml:space="preserve">幫朋友新增成績</w:t>
              </w:r>
            </w:p>
          </w:tc>
        </w:tr>
        <w:tr w:rsidR="00CC3400" w14:paraId="0CC40001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result_type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solo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solo</w:t>
              </w:r>
            </w:p>
          </w:tc>
        </w:tr>
        <w:tr w:rsidR="00CC3400" w14:paraId="0CC40002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athlete_id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UUID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null</w:t>
              </w:r>
            </w:p>
          </w:tc>
        </w:tr>
        <w:tr w:rsidR="00CC3400" w14:paraId="0CC40003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athlete_name_snapshot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name 快照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表單填寫的姓名</w:t>
              </w:r>
            </w:p>
          </w:tc>
        </w:tr>
        <w:tr w:rsidR="00CC3400" w14:paraId="0CC40004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source_credibility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self_reported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self_reported</w:t>
              </w:r>
            </w:p>
          </w:tc>
        </w:tr>
        <w:tr w:rsidR="00CC3400" w14:paraId="0CC40005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claim_status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claimed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unclaimed</w:t>
              </w:r>
            </w:p>
          </w:tc>
        </w:tr>
        <w:tr w:rsidR="00CC3400" w14:paraId="0CC40006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is_public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用戶選擇（預設 true）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true（強制）</w:t>
              </w:r>
            </w:p>
          </w:tc>
        </w:tr>
        <w:tr w:rsidR="00CC3400" w14:paraId="0CC40007" w14:textId="77777777">
          <w:tc>
            <w:tcPr>
              <w:tcW w:w="234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7F8FA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1A1A1A"/>
                  <w:sz w:val="20"/>
                  <w:szCs w:val="20"/>
                </w:rPr>
                <w:t xml:space="preserve">submitted_by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UUID（備查）</w:t>
              </w:r>
            </w:p>
          </w:tc>
          <w:tc>
            <w:tcPr>
              <w:tcW w:w="3510" w:type="dxa"/>
              <w:tcBorders>
                <w:top w:val="single" w:sz="1" w:space="0" w:color="E2E8F0"/>
                <w:left w:val="single" w:sz="1" w:space="0" w:color="E2E8F0"/>
                <w:bottom w:val="single" w:sz="1" w:space="0" w:color="E2E8F0"/>
                <w:right w:val="single" w:sz="1" w:space="0" w:color="E2E8F0"/>
              </w:tcBorders>
              <w:shd w:val="clear" w:color="auto" w:fill="FFFFFF"/>
              <w:tcMar>
                <w:top w:w="80" w:type="dxa"/>
                <w:left w:w="120" w:type="dxa"/>
                <w:bottom w:w="80" w:type="dxa"/>
                <w:right w:w="120" w:type="dxa"/>
              </w:tcMar>
            </w:tcPr>
            <w:p>
              <w:r>
                <w:rPr>
                  <w:rFonts w:ascii="Arial" w:cs="Arial" w:eastAsia="Arial" w:hAnsi="Arial"/>
                  <w:color w:val="333333"/>
                  <w:sz w:val="20"/>
                  <w:szCs w:val="20"/>
                </w:rPr>
                <w:t xml:space="preserve">登入者 UUID（備查）</w:t>
              </w:r>
            </w:p>
          </w:tc>
        </w:tr>
      </w:tbl>
      <w:p w14:paraId="0D340099" w14:textId="77777777" w:rsidR="00CC3400" w:rsidRDefault="00CC3400">
        <w:pPr>
          <w:spacing w:after="240"/>
        </w:pPr>
      </w:p>
    </w:sectPr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35. 賽事資料後台審核規格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35.1 設計背景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採用事後審查（Post-Moderation）機制：登入用戶可新增賽事，資料立即公開，但系統同步進入後台待審清單。助手不需要主動巡邏，系統透過通知主動呼叫審查動作。研究來源：Higher Logic、ModerationAPI、GlitchLabs 等平台的實際審核後台設計模式。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機制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選擇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審查時機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事後審查（Post-Moderation）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鐵人三項賽事資料量少、社群圈子小、結構化事實容易驗證，假資料風險低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新用戶首次提交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送助手審核（第一次需審核）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降低管理成本，通過後未來提交自動公開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舊用戶提交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自動公開 + 進入背景審核隊列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信任已建立的用戶，但仍記錄供抽查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舉報機制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次舉報自動送審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社群自律，不需要助手全量審查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35.2 資料庫擴充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RACE 資料表新增以下欄位以支援審核流程：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型別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submitted_by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提交者帳號，null 表示由助手建立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review_status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pending_review / approved / rejected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 nullable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審核者帳號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reviewed_at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 nullable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審核時間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reject_reason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nullable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拒絕原因，顯示給提交者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notify_submitter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拒絕時是否通知提交者，預設 true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被舉報次數，達 3 次自動轉為 pending 重審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first_time_submitter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提交者是否為首次提交，驅動審核觸發邏輯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35.3 提交觸發邏輯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提交者狀態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review_status 初始值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公開狀態</w:t>
            </w:r>
          </w:p>
        </w:tc>
        <w:tc>
          <w:tcPr>
            <w:tcW w:type="dxa" w:w="224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通知助手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首次提交用戶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pending_review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公開（樂觀顯示）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是，立即通知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已通過首次審核的用戶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approved（直接）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公開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否，進入背景隊列供抽查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任何用戶被舉報達 3 次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pending_review（重審）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保持公開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是，通知助手複審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樂觀顯示（Optimistic UI）：資料送出後立即顯示在賽事列表，不讓用戶等待審核結果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若審核後拒絕，系統才將資料從公開列表移除，同時通知提交者原因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35.4 後台待審清單介面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頁面路徑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/admin/races/review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頁面結構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賽事審核                                [篩選▾]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待審 (3)   已核准   已拒絕   舉報 (1)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├──────┬──────────────┬──────────────┬────────────┤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狀態 │ 賽事名稱     │ 提交者 / 時間│ 動作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├──────┼──────────────┼──────────────┼────────────┤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🟡待審│ 普悠瑪超鐵   │ 王小明       │ [核准]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│ 2026 · Full  │ 2 天前       │ [編輯後核准]│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│              │              │ [拒絕]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├──────┼──────────────┼──────────────┼────────────┤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🔴舉報│ Challenge TW │ 3 人舉報     │ [保留]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│ 2026 · 70.3  │ 1 天前       │ [下架]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└──────┴──────────────┴──────────────┴────────────┘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Tab 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Tab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內容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待審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首次提交用戶的新賽事，等待助手核准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紅點計數，有新項目時顯示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已核准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歷史核准記錄，可搜尋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已拒絕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歷史拒絕記錄，可重新核准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被社群舉報達閾值的賽事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紅點計數，有新項目時顯示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每列資料欄位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674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狀態 badge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🟡 待審 / 🔴 舉報 / ✅ 已核准 / ❌ 已拒絕，顏色標示一目了然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賽事名稱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可點擊展開詳細資料預覽（inline 展開，不跳頁）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距離 / 年份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快速識別賽事規模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提交者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顯示姓名，可點擊查看該用戶的提交歷史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提交時間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顯示「N 天前」，超過 7 天未審核轉為橘色警示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舉報次數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 tab 專用，顯示「N 人舉報」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Inline 動作按鈕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動作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行為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後續流程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核准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review_status → approved，賽事保持公開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無需額外動作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編輯後核准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開啟 inline 編輯欄位，助手修正後核准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修正後 review_status → approved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拒絕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彈出對話框填寫拒絕原因，勾選是否通知提交者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通知後提交者可修正重新提交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保留（舉報 tab）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忽略舉報，賽事繼續公開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report_count 重設為 0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下架（舉報 tab）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賽事從公開列表移除，review_status → rejected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可選擇是否通知原提交者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通知機制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有新待審項目時，系統寄送 Email 通知助手（每日彙整，不逐筆推送）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助手登入後，Nav 的「管理後台」連結顯示 badge 數字（待審 + 舉報總計）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拒絕時系統 Email 通知提交者，說明原因並提供修正後重新提交的連結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 天未審核的待審項目，系統發送提醒 Email 給助手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35.5 舉報功能（一般用戶端）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任何已登入用戶可以對賽事頁面按下「回報錯誤資訊」，填寫一行說明後送出。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674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result_id / race_id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被舉報的資料 ID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reported_by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舉報者帳號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reason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舉報原因（自由文字，上限 200 字）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7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舉報時間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同一用戶對同一賽事只能舉報一次（唯一約束）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舉報後，UI 上「回報錯誤資訊」按鈕改為灰色「已回報」，避免重複操作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舉報累積達 3 次，自動觸發待審流程，助手收到通知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35.6 API 新增端點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權限</w:t>
            </w:r>
          </w:p>
        </w:tc>
        <w:tc>
          <w:tcPr>
            <w:tcW w:type="dxa" w:w="224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/api/admin/races/review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取得待審 / 舉報清單，支援 tab 篩選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/api/admin/races/:id/approve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核准賽事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/api/admin/races/:id/reject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拒絕賽事，附原因與是否通知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/api/admin/races/:id/takedown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下架舉報賽事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/api/races/:id/report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舉報賽事資料有誤</w:t>
            </w:r>
          </w:p>
        </w:tc>
      </w:tr>
    </w:tbl>
    <w:p>
      <w:pPr>
        <w:spacing w:after="240" w:before="0"/>
      </w:pPr>
    </w:p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36. 賽事互動投票規格（Wish List）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36.1 設計背景與研究依據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鐵人三項選手對賽事有兩種不同的情感關係：「想參加」（計畫未來報名）和「參加過」（已完賽的歷史連結）。EventON 的 Wishlist 研究顯示，讓用戶收藏感興趣的賽事，能幫助主辦方預測需求，同時為其他選手提供賽事熱度的參考依據。Strava 的 Kudos 則證明了小型社群互動按鈕能有效增加平台黏著度。</w:t>
      </w:r>
    </w:p>
    <w:p>
      <w:pPr>
        <w:spacing w:after="120" w:before="0"/>
      </w:pP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設計兩個獨立的計數器而非單一「讚」，產生的資訊價值遠更高：「想參加 148 人，參加過 312 人」對新手選手是具體的賽事熱度指標，也讓「參加過」的選手自然成為潛在的成績登錄者。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36.2 兩種互動類型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684"/>
        <w:gridCol w:w="1684"/>
        <w:gridCol w:w="1684"/>
        <w:gridCol w:w="168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類型</w:t>
            </w:r>
          </w:p>
        </w:tc>
        <w:tc>
          <w:tcPr>
            <w:tcW w:type="dxa" w:w="1684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按鈕文字</w:t>
            </w:r>
          </w:p>
        </w:tc>
        <w:tc>
          <w:tcPr>
            <w:tcW w:type="dxa" w:w="1684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圖示</w:t>
            </w:r>
          </w:p>
        </w:tc>
        <w:tc>
          <w:tcPr>
            <w:tcW w:type="dxa" w:w="1684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type="dxa" w:w="168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進榜相關性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想參加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想參加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🔔 或收藏圖示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對未來計畫報名的賽事表達意願，類似 Wishlist</w:t>
            </w:r>
          </w:p>
        </w:tc>
        <w:tc>
          <w:tcPr>
            <w:tcW w:type="dxa" w:w="168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否，純互動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參加過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我參加過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或旗幟圖示</w:t>
            </w:r>
          </w:p>
        </w:tc>
        <w:tc>
          <w:tcPr>
            <w:tcW w:type="dxa" w:w="168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聲明自己曾參加此賽事，隱含成績登錄邀請</w:t>
            </w:r>
          </w:p>
        </w:tc>
        <w:tc>
          <w:tcPr>
            <w:tcW w:type="dxa" w:w="168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是，觸發登錄提示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36.3 資料庫設計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新增 RACE_INTEREST 資料表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型別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PK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race_edition_id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對應特定屆次（想參加未來場次 / 參加過某屆）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athlete_id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uuid FK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登入用戶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interest_type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string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wishlist（想參加）/ attended（參加過）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(race_edition_id, athlete_id, interest_type)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同一用戶對同一屆次同一類型只能有一筆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RACE_EDITION 反正規化快取欄位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型別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wishlist_count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「想參加」總計，避免每次排行榜查詢做 JOIN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attended_count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「參加過」總計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36.4 賽事頁面呈現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┌──────────────────────────────────────────┐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普悠瑪超鐵 2027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2027/10/12 · 台東 · 226km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           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[🔔 想參加  148]    [✓ 參加過  312]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                          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─────────────────────────────────────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已有 312 筆成績記錄  [查看成績]           │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└──────────────────────────────────────────┘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兩個按鈕並排顯示，各自顯示計數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已登入且已點擊者，按鈕顯示為「已標記」狀態（填滿色），可再次點擊取消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未登入者點擊，觸發 Auth Modal，intent: race_interest，登入後自動完成互動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「參加過」按下後，若此屆次尚無該用戶的成績記錄，顯示 toast 提示：「你有登錄這場賽事的成績嗎？」附上登錄連結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36.5 對選手個人的應用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Wish List 頁面（/my/wishlist）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顯示選手所有「想參加」的賽事清單，按日期排序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可作為個人的賽事計畫清單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賽事日期接近時，系統可推送提醒（未來 Phase 2 功能）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「參加過」的成績登錄串聯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選手在「我的紀錄」頁面，可看到「你標記參加過但尚未登錄成績的賽事」區塊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點擊直接進入該屆次的成績登錄表單，race_edition 自動帶入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這讓「參加過」成為成績登錄的自然入口，不需要另外搜尋賽事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36.6 對賽事資料的應用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熱門賽事排序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賽事列表可依「想參加」數量排序，讓熱門賽事自然浮現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助手建立新屆次時，可參考「想參加」數量判斷是否值得優先整理歷史資料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資料分析潛力（未來）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「想參加 / 參加過」比例可作為賽事吸引力指標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「想參加」到「參加過」的轉換率，可回推賽事報名意願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這些資料未來可作為與賽事主辦方合作的參考依據（第 11 章商業模式）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36.7 Auth Modal intent 補充（修訂第 28、34 章）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觸發點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intent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登入後行為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賽事頁面「想參加」按鈕（未登入）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race_wishlist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完成 wishlist 標記，回到賽事頁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賽事頁面「參加過」按鈕（未登入）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race_attended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完成 attended 標記，顯示成績登錄提示</w:t>
            </w:r>
          </w:p>
        </w:tc>
      </w:tr>
    </w:tbl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36.8 API 新增端點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權限</w:t>
            </w:r>
          </w:p>
        </w:tc>
        <w:tc>
          <w:tcPr>
            <w:tcW w:type="dxa" w:w="224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/api/races/:slug/editions/:year/interest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 wishlist 或 attended 標記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/api/races/:slug/editions/:year/interest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取消標記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/api/athletes/me/wishlist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取得個人 Wish List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/api/races/:slug/editions/:year/interest/me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登入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查詢當前用戶的標記狀態</w:t>
            </w:r>
          </w:p>
        </w:tc>
      </w:tr>
    </w:tbl>
    <w:p>
      <w:pPr>
        <w:spacing w:after="240" w:before="0"/>
      </w:pPr>
    </w:p>
    <w:p>
      <w:pPr>
        <w:pBdr>
          <w:bottom w:val="single" w:color="FF6B3D" w:sz="4"/>
        </w:pBdr>
        <w:spacing w:after="160" w:before="160"/>
      </w:pPr>
    </w:p>
    <w:p>
      <w:pPr>
        <w:spacing w:after="0" w:before="160"/>
      </w:pPr>
      <w:r>
        <w:rPr>
          <w:rFonts w:ascii="Arial" w:cs="Arial" w:eastAsia="Arial" w:hAnsi="Arial"/>
          <w:color w:val="8A96A8"/>
          <w:sz w:val="18"/>
          <w:szCs w:val="18"/>
        </w:rPr>
        <w:t xml:space="preserve">Tri·log 產品規格文件 v3.6　·　2026 年 6 月　·　trilog.run</w:t>
      </w:r>
    </w:p>
    <w:p>
      <w:pPr>
        <w:pStyle w:val="Heading1"/>
        <w:pBdr>
          <w:left w:val="single" w:color="FF6B3D" w:sz="18" w:space="8"/>
        </w:pBdr>
        <w:spacing w:after="160" w:before="440"/>
      </w:pPr>
      <w:r>
        <w:rPr>
          <w:rFonts w:ascii="Arial" w:cs="Arial" w:eastAsia="Arial" w:hAnsi="Arial"/>
          <w:b/>
          <w:bCs/>
          <w:color w:val="060D18"/>
          <w:sz w:val="34"/>
          <w:szCs w:val="34"/>
        </w:rPr>
        <w:t xml:space="preserve">37. 社群參與與遊戲化規格（待開發）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37.1 設計背景與研究依據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章規格源自兩個關鍵觀察：第一，鐵人三項社群有強烈的推坑文化，選手會主動號召朋友參與、幫朋友記錄成績；第二，選手對朋友的成績有顯性（主動查詢）和隱性（瀏覽時自然比較）兩種關注型態。這兩種行為目前在平台上都沒有被設計服務，是明確的產品機會。</w:t>
      </w:r>
    </w:p>
    <w:p>
      <w:pPr>
        <w:spacing w:after="120" w:before="0"/>
      </w:pP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研究依據：Strava 2025 年數據顯示「社群連結」已超越健康與運動表現，成為用戶留在平台的第一大動機；58% 用戶表示透過運動社群結交新朋友；新增社團數量近乎翻四倍。鐵人三項社群的緊密程度高於一般運動社群，推坑文化讓貢獻行為與社交行為天然結合。</w:t>
      </w:r>
    </w:p>
    <w:p>
      <w:pPr>
        <w:spacing w:after="120" w:before="0"/>
      </w:pPr>
    </w:p>
    <w:p>
      <w:pPr>
        <w:pBdr>
          <w:left w:val="single" w:color="DDDDDD" w:sz="8" w:space="8"/>
        </w:pBdr>
        <w:spacing w:after="8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本章三個方向均為待開發功能，不在 MVP 範圍內。建議在平台累積足夠成績資料與用戶基礎後，按 37.2 → 37.3 → 37.4 的順序逐步推出。</w:t>
      </w:r>
    </w:p>
    <w:p>
      <w:pPr>
        <w:spacing w:after="12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37.2 方向一：貢獻遊戲化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設計理念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把推坑文化量化。選手幫他人新增未認領成績、這些成績被認領後，這一條推坑鏈對平台產生了真實價值。貢獻遊戲化讓這個價值被看見，激勵更多熱心用戶持續貢獻。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關鍵設計原則：激勵「認領率」而非純粹的「新增數量」，避免產生亂填資料的行為。被認領的成績代表資料準確，是比數量更有意義的貢獻指標。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貢獻指標定義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指標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顯示位置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新增成績數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此用戶幫他人新增的未認領成績總筆數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成功認領數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上述成績中已被本人認領的筆數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認領率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成功認領數 ÷ 新增成績數，代表資料品質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Profile（百分比）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新增賽事數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此用戶提交並通過審核的賽事筆數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推坑人數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因此用戶新增成績而建立帳號認領的選手數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 Profile（隱藏，僅本人可見）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徽章系統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採用自動發放（系統計算）而非人工頒發，確保一致性與透明度。徽章分兩個層次：小步驟進度徽章（鼓勵新手）和里程碑榮耀徽章（鼓勵持續貢獻）。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徽章名稱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設計說明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初心推手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第一筆被認領的成績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歡迎新貢獻者，門檻低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推坑達人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累計 10 筆被認領的成績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中期里程碑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社群柱石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累計 50 筆被認領的成績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長期貢獻者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資料守護者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認領率 ≥ 80%（最少 5 筆基數）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強調資料品質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賽事記錄者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累計新增 3 場通過審核的賽事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鼓勵賽事資料貢獻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鐵人傳教士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推坑人數 ≥ 5（協助 5 人建立帳號）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推坑文化的最高象徵</w:t>
            </w:r>
          </w:p>
        </w:tc>
      </w:tr>
    </w:tbl>
    <w:p>
      <w:pPr>
        <w:spacing w:after="120" w:before="0"/>
      </w:pPr>
    </w:p>
    <w:p>
      <w:pPr>
        <w:pBdr>
          <w:left w:val="single" w:color="DDDDDD" w:sz="8" w:space="8"/>
        </w:pBdr>
        <w:spacing w:after="8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徽章顯示在個人 Profile 頁面，任何人可見。「推坑人數」指標本人可見，不公開顯示，保護被推坑者的隱私。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資料庫設計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位置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contributed_results_count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快取：幫他人新增的成績數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claimed_contributions_count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快取：被認領的貢獻成績數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contributed_races_count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快取：新增並通過審核的賽事數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badges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ATHLETE（JSON array）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已獲得的徽章清單與取得時間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contributed_by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記錄此未認領成績的新增者，用於貢獻計算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API 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/api/athletes/:id/contributions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取得某選手的貢獻統計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/api/athletes/me/badges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取得自己的徽章清單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37.3 方向二：選手追蹤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設計理念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讓「隱性關注朋友成績」成為平台功能。選手可以追蹤其他選手，在個人頁面看到被追蹤者的最新成績動態。這是 Tri·log 版本的 Strava Follow，但聚焦在「賽事成績更新」而非「日常訓練動態」，訊號密度更低、更有意義。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追蹤機制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已登入選手可以追蹤任何有公開成績的選手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追蹤是單向的（A 追蹤 B，B 不需要回追），類似 Twitter/Strava 的 follow 模型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被追蹤者不需要同意，但可以在個人隱私設定中關閉「允許被追蹤」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追蹤清單在個人 Profile 上可見（顯示追蹤人數），具體名單預設不公開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追蹤後的個人動態頁（/my/feed）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新增個人動態頁，顯示被追蹤選手的最新公開成績。此頁面只有登入本人可見。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動態類型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顯示內容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新成績登錄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被追蹤者登錄了新成績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選手名、賽事、距離、完賽時間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成績認領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被追蹤者認領了未認領成績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選手名、賽事、完賽時間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PB 更新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被追蹤者在某距離刷新個人最佳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「XXX 在 226 全距離刷新 PB：8:42:30」</w:t>
            </w:r>
          </w:p>
        </w:tc>
      </w:tr>
    </w:tbl>
    <w:p>
      <w:pPr>
        <w:spacing w:after="120" w:before="0"/>
      </w:pPr>
    </w:p>
    <w:p>
      <w:pPr>
        <w:pBdr>
          <w:left w:val="single" w:color="DDDDDD" w:sz="8" w:space="8"/>
        </w:pBdr>
        <w:spacing w:after="8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動態頁不是「朋友動態牆」，不顯示留言、Kudos 等社群噪音。只顯示和賽事成績相關的有意義事件，維持 Tri·log 的數據導向風格。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資料庫設計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資料表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ATHLETE_FOLLOW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follower_id / following_id / created_at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追蹤關係，UNIQUE(follower_id, following_id)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follower_count / following_count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快取計數，避免每次 JOIN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API 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/api/athletes/:id/follow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追蹤選手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/api/athletes/:id/follow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取消追蹤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/api/athletes/me/feed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取得個人動態（被追蹤者的最新成績）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/api/athletes/:id/followers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取得追蹤者清單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/api/athletes/:id/following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取得追蹤中清單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37.4 方向三：朋友視角排行榜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設計理念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最速榜是全台灣的排行，每個人在裡面都可能是無名之輩。但如果只看自己追蹤的人，排行榜立刻變得私密且有意義——「我追蹤的人裡，誰在 226 最快？我排第幾？」這是把宏觀的榮耀榜轉化成私人的友誼競技場。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功能設計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最速榜（/leaderboard）新增「朋友視角」切換開關，僅登入後可見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切換後，榜單只顯示「我追蹤的選手」加上「我自己」的成績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排名重新計算，讓自己清楚知道在朋友圈的位置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若追蹤人數不足 3 人，顯示引導提示：「追蹤更多選手來啟用朋友視角」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視角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入口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全台視角（預設）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顯示所有選手的最速榜，現有設計不變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最速榜預設狀態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朋友視角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只顯示我追蹤的選手 + 我自己，排名重新計算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最速榜右上角切換開關（登入後可見）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朋友視角的遊戲化潛力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朋友視角讓「我比朋友快/慢多少」一目了然，強化社交比較的動機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當朋友刷新 PB 時，系統可以在動態頁（方向二）顯示「你追蹤的 XXX 在朋友視角排行榜進步了 N 名」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若自己被朋友超越，可觸發隱性的「想要更努力」心理——這正是 Strava 的 Local Legend 機制的核心精神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隱私考量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朋友視角只對已登入且有設定追蹤的選手開放，不對外公開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被追蹤者的成績出現在朋友視角榜上，不需要特別同意（等同於公開成績本來就公開）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選手可以在個人隱私設定中選擇「不出現在任何人的朋友視角」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API 端點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3369"/>
        <w:gridCol w:w="3371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type="dxa" w:w="3369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type="dxa" w:w="3371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36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/api/leaderboard/friends</w:t>
            </w:r>
          </w:p>
        </w:tc>
        <w:tc>
          <w:tcPr>
            <w:tcW w:type="dxa" w:w="3371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朋友視角最速榜，只回傳追蹤中的選手成績</w:t>
            </w:r>
          </w:p>
        </w:tc>
      </w:tr>
    </w:tbl>
    <w:p>
      <w:pPr>
        <w:spacing w:after="2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D1526"/>
          <w:sz w:val="26"/>
          <w:szCs w:val="26"/>
        </w:rPr>
        <w:t xml:space="preserve">37.5 三個方向的整合與開發路線圖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產品定位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三個方向互相強化，形成一個完整的社群飛輪：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貢獻遊戲化（37.2）讓熱心用戶幫朋友登錄成績，資料量增加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追蹤機制（37.3）讓登錄成績的動機更強——我登錄了，朋友就能在動態頁看到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朋友視角（37.4）讓追蹤行為有具體回報——追蹤後可以看朋友圈排名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三者合一，把 Tri·log 的定位從「成績資料庫」提升為「選手社群平台」</w:t>
      </w:r>
    </w:p>
    <w:p>
      <w:pPr>
        <w:spacing w:after="120" w:before="0"/>
      </w:pPr>
    </w:p>
    <w:p>
      <w:pPr>
        <w:pBdr>
          <w:left w:val="single" w:color="DDDDDD" w:sz="8" w:space="8"/>
        </w:pBdr>
        <w:spacing w:after="80" w:before="6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這個飛輪的設計精神和 Strava 的「come for the tool, stay for the network」一致，但 Tri·log 的切入點是「賽事成績」而非「日常訓練」，訊號更有意義，比較基準更客觀。</w:t>
      </w:r>
    </w:p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建議開發順序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246"/>
        <w:gridCol w:w="2246"/>
        <w:gridCol w:w="2248"/>
      </w:tblGrid>
      <w:tr>
        <w:tc>
          <w:tcPr>
            <w:tcW w:type="dxa" w:w="2620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階段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功能</w:t>
            </w:r>
          </w:p>
        </w:tc>
        <w:tc>
          <w:tcPr>
            <w:tcW w:type="dxa" w:w="2246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前置條件</w:t>
            </w:r>
          </w:p>
        </w:tc>
        <w:tc>
          <w:tcPr>
            <w:tcW w:type="dxa" w:w="2248"/>
            <w:tcBorders>
              <w:top w:val="single" w:color="060D18" w:sz="1"/>
              <w:left w:val="single" w:color="060D18" w:sz="1"/>
              <w:bottom w:val="single" w:color="060D18" w:sz="1"/>
              <w:right w:val="single" w:color="060D18" w:sz="1"/>
            </w:tcBorders>
            <w:shd w:fill="060D1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EDE6"/>
                <w:sz w:val="20"/>
                <w:szCs w:val="20"/>
              </w:rPr>
              <w:t xml:space="preserve">預期效果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2A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貢獻遊戲化（37.2）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平台有足夠的未認領成績供貢獻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激勵熱心用戶持續新增資料，加速冷啟動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2B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選手追蹤（37.3）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平台有足夠的已認領選手供追蹤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讓用戶有理由回訪，查看朋友的最新成績</w:t>
            </w:r>
          </w:p>
        </w:tc>
      </w:tr>
      <w:tr>
        <w:tc>
          <w:tcPr>
            <w:tcW w:type="dxa" w:w="26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2C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朋友視角（37.4）</w:t>
            </w:r>
          </w:p>
        </w:tc>
        <w:tc>
          <w:tcPr>
            <w:tcW w:type="dxa" w:w="224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追蹤機制上線後至少 1 個月</w:t>
            </w:r>
          </w:p>
        </w:tc>
        <w:tc>
          <w:tcPr>
            <w:tcW w:type="dxa" w:w="2248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完成社群飛輪，讓推坑行為有立竿見影的回報</w:t>
            </w:r>
          </w:p>
        </w:tc>
      </w:tr>
    </w:tbl>
    <w:p>
      <w:pPr>
        <w:spacing w:after="120" w:before="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FF6B3D"/>
          <w:sz w:val="22"/>
          <w:szCs w:val="22"/>
        </w:rPr>
        <w:t xml:space="preserve">MVP 範圍聲明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本章所有功能均不在 MVP 開發範圍內。MVP 聚焦在：最速榜、成績登錄（自己 + 幫他人）、認領流程、賽事資料庫、基本後台審核。社群功能在平台累積足夠的資料量和用戶基礎後，按上述順序逐步推出。</w:t>
      </w:r>
    </w:p>
    <w:p>
      <w:pPr>
        <w:spacing w:after="240" w:before="0"/>
      </w:pPr>
    </w:p>
    <w:p>
      <w:pPr>
        <w:pBdr>
          <w:bottom w:val="single" w:color="FF6B3D" w:sz="4"/>
        </w:pBdr>
        <w:spacing w:after="160" w:before="160"/>
      </w:pPr>
    </w:p>
    <w:p>
      <w:pPr>
        <w:spacing w:after="0" w:before="160"/>
      </w:pPr>
      <w:r>
        <w:rPr>
          <w:rFonts w:ascii="Arial" w:cs="Arial" w:eastAsia="Arial" w:hAnsi="Arial"/>
          <w:color w:val="8A96A8"/>
          <w:sz w:val="18"/>
          <w:szCs w:val="18"/>
        </w:rPr>
        <w:t xml:space="preserve">Tri·log 產品規格文件 v3.6　·　2026 年 6 月　·　trilog.run</w:t>
      </w:r>
    </w:p>
    <w:p w14:paraId="0CC38000" w14:textId="77777777" w:rsidR="00CC3800" w:rsidRDefault="00CC3800">
      <w:pPr>
        <w:pageBreakBefore/>
      </w:pPr>
    </w:p>
    <w:p w14:paraId="0CC38001" w14:textId="77777777" w:rsidR="00CC3800" w:rsidRDefault="00000000">
      <w:pPr>
        <w:pStyle w:val="Heading1"/>
      </w:pPr>
      <w:r>
        <w:rPr>
          <w:color w:val="060D18"/>
        </w:rPr>
        <w:t>38. 追蹤選手功能規格（FollowButton）</w:t>
      </w:r>
    </w:p>
    <w:p w14:paraId="0CC38002" w14:textId="77777777" w:rsidR="00CC3800" w:rsidRDefault="00000000">
      <w:pPr>
        <w:pStyle w:val="Heading2"/>
      </w:pPr>
      <w:r>
        <w:rPr>
          <w:color w:val="0D1526"/>
        </w:rPr>
        <w:t>38.1 設計背景與範圍</w:t>
      </w:r>
    </w:p>
    <w:p>
      <w:pPr>
        <w:spacing w:before="80" w:after="120"/>
      </w:pPr>
      <w:r>
        <w:rPr>
          <w:rFonts w:eastAsia="Arial"/>
          <w:color w:val="1A1A1A"/>
        </w:rPr>
        <w:t xml:space="preserve">選手在瀏覽最速榜或查看單筆成績詳情時，可能對某位選手的表現感到興趣，希望持續關注其後續動態。本章規格定義追蹤功能的互動元件（FollowButton）、觸發位置、資料模型與 API，以及相關的邊界條件處理。</w:t>
      </w:r>
    </w:p>
    <w:p>
      <w:pPr>
        <w:spacing w:before="80" w:after="120"/>
      </w:pPr>
      <w:r>
        <w:rPr>
          <w:rFonts w:eastAsia="Arial"/>
          <w:color w:val="1A1A1A"/>
        </w:rPr>
        <w:t xml:space="preserve">本章規格對應第 37.3 章「選手追蹤」的 UI 實作層，資料庫設計（ATHLETE_FOLLOW 表）與 API 端點（/api/athletes/:id/follow）沿用第 37.3 章定義，不重複說明。</w:t>
      </w:r>
    </w:p>
    <w:p>
      <w:pPr>
        <w:spacing w:before="80" w:after="120"/>
      </w:pPr>
      <w:r>
        <w:rPr>
          <w:rFonts w:eastAsia="Arial"/>
          <w:color w:val="1A1A1A"/>
        </w:rPr>
        <w:t xml:space="preserve">**確認的觸發位置（Phase 2B）：**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3330"/>
        <w:gridCol w:w="3330"/>
      </w:tblGrid>
      <w:tr w:rsidR="00CC3800" w14:paraId="0CC4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位置</w:t>
            </w:r>
          </w:p>
        </w:tc>
        <w:tc>
          <w:tcPr>
            <w:tcW w:w="333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適用條件</w:t>
            </w:r>
          </w:p>
        </w:tc>
        <w:tc>
          <w:tcPr>
            <w:tcW w:w="333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備注</w:t>
            </w:r>
          </w:p>
        </w:tc>
      </w:tr>
      <w:tr w:rsidR="00CC3800" w14:paraId="0CC4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最速榜 /leaderboard 每列右側</w:t>
            </w:r>
          </w:p>
        </w:tc>
        <w:tc>
          <w:tcPr>
            <w:tcW w:w="33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已認領成績（athlete_id IS NOT NULL）且非本人</w:t>
            </w:r>
          </w:p>
        </w:tc>
        <w:tc>
          <w:tcPr>
            <w:tcW w:w="33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未認領成績無帳號，不顯示</w:t>
            </w:r>
          </w:p>
        </w:tc>
      </w:tr>
      <w:tr w:rsidR="00CC3800" w14:paraId="0CC4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成績詳情頁 /results/:id</w:t>
            </w:r>
          </w:p>
        </w:tc>
        <w:tc>
          <w:tcPr>
            <w:tcW w:w="33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已認領成績（athlete_id IS NOT NULL）且非本人</w:t>
            </w:r>
          </w:p>
        </w:tc>
        <w:tc>
          <w:tcPr>
            <w:tcW w:w="333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未登入可見按鈕，點擊觸發 Auth Modal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保留規劃（未來章節）：選手公開頁 /athletes/:id 的追蹤按鈕；幫他人新增成績後的追蹤引導提示。兩者皆依賴選手公開頁功能實作，待該頁面規格完成後補充。</w:t>
      </w:r>
    </w:p>
    <w:p w14:paraId="0CC38010" w14:textId="77777777" w:rsidR="00CC3800" w:rsidRDefault="00000000">
      <w:pPr>
        <w:pStyle w:val="Heading2"/>
      </w:pPr>
      <w:r>
        <w:rPr>
          <w:color w:val="0D1526"/>
        </w:rPr>
        <w:t>38.2 FollowButton 元件規格</w:t>
      </w:r>
    </w:p>
    <w:p>
      <w:pPr>
        <w:spacing w:before="80" w:after="120"/>
      </w:pPr>
      <w:r>
        <w:rPr>
          <w:rFonts w:eastAsia="Arial"/>
          <w:color w:val="1A1A1A"/>
        </w:rPr>
        <w:t xml:space="preserve">FollowButton 是一個獨立的 Client Component，以星星圖示（☆/★）表示追蹤狀態。</w:t>
      </w:r>
    </w:p>
    <w:p w14:paraId="0CC38011" w14:textId="77777777" w:rsidR="00CC3800" w:rsidRDefault="00000000">
      <w:pPr>
        <w:pStyle w:val="Heading3"/>
        <w:spacing w:before="180"/>
      </w:pPr>
      <w:r>
        <w:rPr>
          <w:color w:val="FF6B3D"/>
        </w:rPr>
        <w:t>視覺狀態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2700"/>
        <w:gridCol w:w="4860"/>
      </w:tblGrid>
      <w:tr w:rsidR="00CC3800" w14:paraId="0CC48000" w14:textId="77777777">
        <w:tc>
          <w:tcPr>
            <w:tcW w:w="18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狀態</w:t>
            </w:r>
          </w:p>
        </w:tc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圖示</w:t>
            </w:r>
          </w:p>
        </w:tc>
        <w:tc>
          <w:tcPr>
            <w:tcW w:w="48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800" w14:paraId="0CC48001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未追蹤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☆（空心星星）</w:t>
            </w:r>
          </w:p>
        </w:tc>
        <w:tc>
          <w:tcPr>
            <w:tcW w:w="4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預設狀態，點擊後觸發追蹤</w:t>
            </w:r>
          </w:p>
        </w:tc>
      </w:tr>
      <w:tr w:rsidR="00CC3800" w14:paraId="0CC48002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已追蹤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★（實心星星）</w:t>
            </w:r>
          </w:p>
        </w:tc>
        <w:tc>
          <w:tcPr>
            <w:tcW w:w="4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accent 色（#66c6be），點擊後取消追蹤</w:t>
            </w:r>
          </w:p>
        </w:tc>
      </w:tr>
      <w:tr w:rsidR="00CC3800" w14:paraId="0CC48003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載入中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☆ + spinner</w:t>
            </w:r>
          </w:p>
        </w:tc>
        <w:tc>
          <w:tcPr>
            <w:tcW w:w="4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請求進行中，按鈕 disabled</w:t>
            </w:r>
          </w:p>
        </w:tc>
      </w:tr>
      <w:tr w:rsidR="00CC3800" w14:paraId="0CC48004" w14:textId="77777777"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未登入</w:t>
            </w:r>
          </w:p>
        </w:tc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☆（空心）</w:t>
            </w:r>
          </w:p>
        </w:tc>
        <w:tc>
          <w:tcPr>
            <w:tcW w:w="4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點擊觸發 Auth Modal，intent: follow，登入後自動完成追蹤</w:t>
            </w:r>
          </w:p>
        </w:tc>
      </w:tr>
    </w:tbl>
    <w:p w14:paraId="0CC38012" w14:textId="77777777" w:rsidR="00CC3800" w:rsidRDefault="00000000">
      <w:pPr>
        <w:pStyle w:val="Heading3"/>
        <w:spacing w:before="180"/>
      </w:pPr>
      <w:r>
        <w:rPr>
          <w:color w:val="FF6B3D"/>
        </w:rPr>
        <w:t>互動行為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點擊空心星星 → 呼叫 POST /api/athletes/:id/follow → 成功後立即切換為實心星星（樂觀更新）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點擊實心星星 → 彈出確認提示「取消追蹤 [選手姓名]？」→ 確認後呼叫 DELETE /api/athletes/:id/follow → 切換回空心星星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API 失敗時：還原狀態並顯示短暫的錯誤 toast（「操作失敗，請稍後再試」）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自己的成績：FollowButton 不渲染（由 Server Component 判斷 athlete_id === 登入者 UUID 後，不傳入元件）</w:t>
      </w:r>
    </w:p>
    <w:p w14:paraId="0CC38013" w14:textId="77777777" w:rsidR="00CC3800" w:rsidRDefault="00000000">
      <w:pPr>
        <w:pStyle w:val="Heading3"/>
        <w:spacing w:before="180"/>
      </w:pPr>
      <w:r>
        <w:rPr>
          <w:color w:val="FF6B3D"/>
        </w:rPr>
        <w:t>Props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40"/>
        <w:gridCol w:w="6120"/>
      </w:tblGrid>
      <w:tr w:rsidR="00CC3800" w14:paraId="0CC38000" w14:textId="77777777">
        <w:tc>
          <w:tcPr>
            <w:tcW w:w="32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Prop</w:t>
            </w:r>
          </w:p>
        </w:tc>
        <w:tc>
          <w:tcPr>
            <w:tcW w:w="612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800" w14:paraId="0CC38001" w14:textId="77777777"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athleteId: string</w:t>
            </w:r>
          </w:p>
        </w:tc>
        <w:tc>
          <w:tcPr>
            <w:tcW w:w="6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要追蹤的選手 UUID，必填</w:t>
            </w:r>
          </w:p>
        </w:tc>
      </w:tr>
      <w:tr w:rsidR="00CC3800" w14:paraId="0CC38002" w14:textId="77777777"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athleteName: string</w:t>
            </w:r>
          </w:p>
        </w:tc>
        <w:tc>
          <w:tcPr>
            <w:tcW w:w="6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確認提示中顯示的選手姓名，必填</w:t>
            </w:r>
          </w:p>
        </w:tc>
      </w:tr>
      <w:tr w:rsidR="00CC3800" w14:paraId="0CC38003" w14:textId="77777777"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initialFollowing: boolean</w:t>
            </w:r>
          </w:p>
        </w:tc>
        <w:tc>
          <w:tcPr>
            <w:tcW w:w="6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初始追蹤狀態，由 Server Component 查詢後傳入</w:t>
            </w:r>
          </w:p>
        </w:tc>
      </w:tr>
      <w:tr w:rsidR="00CC3800" w14:paraId="0CC38004" w14:textId="77777777">
        <w:tc>
          <w:tcPr>
            <w:tcW w:w="32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size?: "sm" | "md"</w:t>
            </w:r>
          </w:p>
        </w:tc>
        <w:tc>
          <w:tcPr>
            <w:tcW w:w="6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圖示尺寸，sm = 16px（榜單列用），md = 20px（詳情頁用），預設 sm</w:t>
            </w:r>
          </w:p>
        </w:tc>
      </w:tr>
    </w:tbl>
    <w:p w14:paraId="0CC38020" w14:textId="77777777" w:rsidR="00CC3800" w:rsidRDefault="00000000">
      <w:pPr>
        <w:pStyle w:val="Heading2"/>
      </w:pPr>
      <w:r>
        <w:rPr>
          <w:color w:val="0D1526"/>
        </w:rPr>
        <w:t>38.3 最速榜整合規格（修訂第 23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最速榜列（.tlb-row）現有 grid 四欄：名次 / 姓名 / 時間 / 賽事。追蹤按鈕作為第五欄加在最右側。</w:t>
      </w:r>
    </w:p>
    <w:p w14:paraId="0CC38021" w14:textId="77777777" w:rsidR="00CC3800" w:rsidRDefault="00000000">
      <w:pPr>
        <w:pStyle w:val="Heading3"/>
        <w:spacing w:before="180"/>
      </w:pPr>
      <w:r>
        <w:rPr>
          <w:color w:val="FF6B3D"/>
        </w:rPr>
        <w:t>.tlb-row 欄位更新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規格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名次（.tlb-rank）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36px，不變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姓名（.tlb-name）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1fr，不變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時間（.tlb-time）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110px，不變</w:t>
            </w:r>
          </w:p>
        </w:tc>
      </w:tr>
      <w:tr w:rsidR="00CC3800" w14:paraId="0CC38004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賽事（.tlb-race）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1fr，不變</w:t>
            </w:r>
          </w:p>
        </w:tc>
      </w:tr>
      <w:tr w:rsidR="00CC3800" w14:paraId="0CC38005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追蹤（.tlb-follow）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32px，FollowButton size="sm"；僅 athlete_id IS NOT NULL 且非本人時渲染</w:t>
            </w:r>
          </w:p>
        </w:tc>
      </w:tr>
    </w:tbl>
    <w:p w14:paraId="0CC38022" w14:textId="77777777" w:rsidR="00CC3800" w:rsidRDefault="00000000">
      <w:pPr>
        <w:pStyle w:val="Heading3"/>
        <w:spacing w:before="180"/>
      </w:pPr>
      <w:r>
        <w:rPr>
          <w:color w:val="FF6B3D"/>
        </w:rPr>
        <w:t>Server Component 資料查詢</w:t>
      </w:r>
    </w:p>
    <w:p>
      <w:pPr>
        <w:spacing w:before="80" w:after="120"/>
      </w:pPr>
      <w:r>
        <w:rPr>
          <w:rFonts w:eastAsia="Arial"/>
          <w:color w:val="1A1A1A"/>
        </w:rPr>
        <w:t xml:space="preserve">最速榜為 Server Component，渲染前查詢當前登入者的追蹤清單，以 Set 結構存放被追蹤的 athlete_id。遍歷榜單列時，對每列的 athlete_id 判斷是否在 Set 中，作為 initialFollowing 傳入 FollowButton。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未登入時：followingSet 為空 Set，所有 FollowButton 的 initialFollowing = false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已登入時：SELECT following_id FROM athlete_follows WHERE follower_id = 登入者 UUID，單次查詢，不對每列各自查詢</w:t>
      </w:r>
    </w:p>
    <w:p w14:paraId="0CC38030" w14:textId="77777777" w:rsidR="00CC3800" w:rsidRDefault="00000000">
      <w:pPr>
        <w:pStyle w:val="Heading2"/>
      </w:pPr>
      <w:r>
        <w:rPr>
          <w:color w:val="0D1526"/>
        </w:rPr>
        <w:t>38.4 成績詳情頁整合規格（修訂第 3.4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成績詳情頁（/results/:id）已有認領按鈕（ClaimButton）與標記按鈕（TagButton）。FollowButton 加在選手姓名旁邊，作為「關注這位選手」的入口。</w:t>
      </w:r>
    </w:p>
    <w:p w14:paraId="0CC38031" w14:textId="77777777" w:rsidR="00CC3800" w:rsidRDefault="00000000">
      <w:pPr>
        <w:pStyle w:val="Heading3"/>
        <w:spacing w:before="180"/>
      </w:pPr>
      <w:r>
        <w:rPr>
          <w:color w:val="FF6B3D"/>
        </w:rPr>
        <w:t>顯示位置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條件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顯示內容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已認領（athlete_id IS NOT NULL）且非本人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選手姓名 + FollowButton size="md"（實心/空心依追蹤狀態）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未認領（athlete_id IS NULL）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選手姓名（athlete_name_snapshot），無 FollowButton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已認領且是本人成績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選手姓名，無 FollowButton（不能追蹤自己）</w:t>
            </w:r>
          </w:p>
        </w:tc>
      </w:tr>
    </w:tbl>
    <w:p w14:paraId="0CC38032" w14:textId="77777777" w:rsidR="00CC3800" w:rsidRDefault="00000000">
      <w:pPr>
        <w:pStyle w:val="Heading3"/>
        <w:spacing w:before="180"/>
      </w:pPr>
      <w:r>
        <w:rPr>
          <w:color w:val="FF6B3D"/>
        </w:rPr>
        <w:t>未登入行為</w:t>
      </w:r>
    </w:p>
    <w:p>
      <w:pPr>
        <w:spacing w:before="80" w:after="120"/>
      </w:pPr>
      <w:r>
        <w:rPr>
          <w:rFonts w:eastAsia="Arial"/>
          <w:color w:val="1A1A1A"/>
        </w:rPr>
        <w:t xml:space="preserve">未登入用戶看到空心星星（FollowButton 正常渲染），點擊後觸發 Auth Modal，intent 為 follow，payload 帶入 athleteId。登入成功後自動呼叫追蹤 API，完成追蹤，星星變實心。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intent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登入後行為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關閉 → 自動呼叫 POST /api/athletes/:id/follow → FollowButton 切換為已追蹤狀態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需修訂第 28 章（Auth Modal）intent 清單，新增 follow intent 及對應的 payload 結構 { athleteId: string }。</w:t>
      </w:r>
    </w:p>
    <w:p w14:paraId="0CC38040" w14:textId="77777777" w:rsidR="00CC3800" w:rsidRDefault="00000000">
      <w:pPr>
        <w:pStyle w:val="Heading2"/>
      </w:pPr>
      <w:r>
        <w:rPr>
          <w:color w:val="0D1526"/>
        </w:rPr>
        <w:t>38.5 資料庫設計（補充第 37.3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沿用第 37.3 章定義的 ATHLETE_FOLLOW 表，此處補充 Row Level Security（RLS）規則與索引建議。</w:t>
      </w:r>
    </w:p>
    <w:p w14:paraId="0CC38041" w14:textId="77777777" w:rsidR="00CC3800" w:rsidRDefault="00000000">
      <w:pPr>
        <w:pStyle w:val="Heading3"/>
        <w:spacing w:before="180"/>
      </w:pPr>
      <w:r>
        <w:rPr>
          <w:color w:val="FF6B3D"/>
        </w:rPr>
        <w:t>ATHLETE_FOLLOW 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PK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follower_id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 → athletes.id，追蹤者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following_id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 → athletes.id，被追蹤者</w:t>
            </w:r>
          </w:p>
        </w:tc>
      </w:tr>
      <w:tr w:rsidR="00CC3800" w14:paraId="0CC38004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timestamp，預設 now()</w:t>
            </w:r>
          </w:p>
        </w:tc>
      </w:tr>
      <w:tr w:rsidR="00CC3800" w14:paraId="0CC38005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(follower_id, following_id)，防止重複追蹤</w:t>
            </w:r>
          </w:p>
        </w:tc>
      </w:tr>
      <w:tr w:rsidR="00CC3800" w14:paraId="0CC38006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follower_id ≠ following_id，防止自我追蹤</w:t>
            </w:r>
          </w:p>
        </w:tc>
      </w:tr>
    </w:tbl>
    <w:p w14:paraId="0CC38042" w14:textId="77777777" w:rsidR="00CC3800" w:rsidRDefault="00000000">
      <w:pPr>
        <w:pStyle w:val="Heading3"/>
        <w:spacing w:before="180"/>
      </w:pPr>
      <w:r>
        <w:rPr>
          <w:color w:val="FF6B3D"/>
        </w:rPr>
        <w:t>RLS Policy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Policy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SELECT（公開）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任何人可讀取追蹤關係（用於顯示追蹤數）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INSERT（登入）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follower_id = auth.uid()，只能以自己身份追蹤他人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DELETE（登入）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follower_id = auth.uid()，只能取消自己的追蹤</w:t>
            </w:r>
          </w:p>
        </w:tc>
      </w:tr>
    </w:tbl>
    <w:p w14:paraId="0CC38043" w14:textId="77777777" w:rsidR="00CC3800" w:rsidRDefault="00000000">
      <w:pPr>
        <w:pStyle w:val="Heading3"/>
        <w:spacing w:before="180"/>
      </w:pPr>
      <w:r>
        <w:rPr>
          <w:color w:val="FF6B3D"/>
        </w:rPr>
        <w:t>索引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CREATE INDEX ON athlete_follows(follower_id)：查詢「我追蹤誰」用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CREATE INDEX ON athlete_follows(following_id)：查詢「誰追蹤我」用</w:t>
      </w:r>
    </w:p>
    <w:p w14:paraId="0CC38050" w14:textId="77777777" w:rsidR="00CC3800" w:rsidRDefault="00000000">
      <w:pPr>
        <w:pStyle w:val="Heading2"/>
      </w:pPr>
      <w:r>
        <w:rPr>
          <w:color w:val="0D1526"/>
        </w:rPr>
        <w:t>38.6 API 端點（補充第 37.3 章）</w:t>
      </w:r>
    </w:p>
    <w:tbl>
      <w:tblPr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3510"/>
        <w:gridCol w:w="5040"/>
      </w:tblGrid>
      <w:tr w:rsidR="00CC3800" w14:paraId="0CC48000" w14:textId="77777777">
        <w:tc>
          <w:tcPr>
            <w:tcW w:w="9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w="351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w="50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800" w14:paraId="0CC48001" w14:textId="77777777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/api/athletes/:id/follow</w:t>
            </w:r>
          </w:p>
        </w:tc>
        <w:tc>
          <w:tcPr>
            <w:tcW w:w="5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追蹤選手；登入必要；自我追蹤回傳 400；已追蹤回傳 409</w:t>
            </w:r>
          </w:p>
        </w:tc>
      </w:tr>
      <w:tr w:rsidR="00CC3800" w14:paraId="0CC48002" w14:textId="77777777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/api/athletes/:id/follow</w:t>
            </w:r>
          </w:p>
        </w:tc>
        <w:tc>
          <w:tcPr>
            <w:tcW w:w="5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取消追蹤；登入必要；未追蹤回傳 404</w:t>
            </w:r>
          </w:p>
        </w:tc>
      </w:tr>
      <w:tr w:rsidR="00CC3800" w14:paraId="0CC48003" w14:textId="77777777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/api/athletes/:id/is-following</w:t>
            </w:r>
          </w:p>
        </w:tc>
        <w:tc>
          <w:tcPr>
            <w:tcW w:w="5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查詢是否已追蹤指定選手；登入必要；回傳 { following: boolean }</w:t>
            </w:r>
          </w:p>
        </w:tc>
      </w:tr>
      <w:tr w:rsidR="00CC3800" w14:paraId="0CC48004" w14:textId="77777777"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/api/athletes/me/following</w:t>
            </w:r>
          </w:p>
        </w:tc>
        <w:tc>
          <w:tcPr>
            <w:tcW w:w="5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取得自己追蹤的選手列表（用於最速榜批次查詢）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GET /api/athletes/me/following 回傳格式：{ ids: string[] }，僅回傳 following_id 陣列，供最速榜 Server Component 建立 Set 使用，不需要完整的選手資料。</w:t>
      </w:r>
    </w:p>
    <w:p w14:paraId="0CC38060" w14:textId="77777777" w:rsidR="00CC3800" w:rsidRDefault="00000000">
      <w:pPr>
        <w:pStyle w:val="Heading2"/>
      </w:pPr>
      <w:r>
        <w:rPr>
          <w:color w:val="0D1526"/>
        </w:rPr>
        <w:t>38.7 Auth Modal intent 補充（修訂第 28、34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Auth Modal 新增 follow intent，補充至第 28 章的 intent 清單。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3510"/>
        <w:gridCol w:w="3510"/>
      </w:tblGrid>
      <w:tr w:rsidR="00CC3800" w14:paraId="0CC48000" w14:textId="77777777">
        <w:tc>
          <w:tcPr>
            <w:tcW w:w="234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觸發點</w:t>
            </w:r>
          </w:p>
        </w:tc>
        <w:tc>
          <w:tcPr>
            <w:tcW w:w="351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intent</w:t>
            </w:r>
          </w:p>
        </w:tc>
        <w:tc>
          <w:tcPr>
            <w:tcW w:w="351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登入後行為</w:t>
            </w:r>
          </w:p>
        </w:tc>
      </w:tr>
      <w:tr w:rsidR="00CC3800" w14:paraId="0CC48001" w14:textId="77777777"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未登入點擊 FollowButton（最速榜 / 詳情頁）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</w:t>
            </w:r>
          </w:p>
        </w:tc>
        <w:tc>
          <w:tcPr>
            <w:tcW w:w="351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關閉 → 自動呼叫 POST /api/athletes/:id/follow → FollowButton 切換為實心</w:t>
            </w:r>
          </w:p>
        </w:tc>
      </w:tr>
    </w:tbl>
    <w:p w14:paraId="0CC38070" w14:textId="77777777" w:rsidR="00CC3800" w:rsidRDefault="00000000">
      <w:pPr>
        <w:pStyle w:val="Heading2"/>
      </w:pPr>
      <w:r>
        <w:rPr>
          <w:color w:val="0D1526"/>
        </w:rPr>
        <w:t>38.8 User Stories</w:t>
      </w:r>
    </w:p>
    <w:p w14:paraId="0CC38071" w14:textId="77777777" w:rsidR="00CC3800" w:rsidRDefault="00000000">
      <w:pPr>
        <w:pStyle w:val="Heading3"/>
        <w:spacing w:before="180"/>
      </w:pPr>
      <w:r>
        <w:rPr>
          <w:color w:val="FF6B3D"/>
        </w:rPr>
        <w:t>US-01　已登入選手，在最速榜追蹤另一位選手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身為一位已登入的選手，當我在最速榜看到一位表現優異的選手，我希望點擊他名字旁的空心星星，立刻完成追蹤，星星變為實心，日後可以在動態頁看到他的新成績。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最速榜 .tlb-row 右側空心星星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點擊 → 樂觀更新為實心 → POST /api/athletes/:id/follow → 成功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失敗路徑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請求失敗 → 還原空心 → 顯示 toast 錯誤訊息</w:t>
            </w:r>
          </w:p>
        </w:tc>
      </w:tr>
    </w:tbl>
    <w:p w14:paraId="0CC38072" w14:textId="77777777" w:rsidR="00CC3800" w:rsidRDefault="00000000">
      <w:pPr>
        <w:pStyle w:val="Heading3"/>
        <w:spacing w:before="180"/>
      </w:pPr>
      <w:r>
        <w:rPr>
          <w:color w:val="FF6B3D"/>
        </w:rPr>
        <w:t>US-02　已登入選手，取消追蹤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身為一位已登入的選手，當我不再想追蹤某位選手，我點擊實心星星，確認取消後星星變回空心。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任何位置的實心星星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確認步驟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彈出「取消追蹤 [姓名]？」確認提示，避免誤操作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確認 → 樂觀更新為空心 → DELETE /api/athletes/:id/follow → 成功</w:t>
            </w:r>
          </w:p>
        </w:tc>
      </w:tr>
    </w:tbl>
    <w:p w14:paraId="0CC38073" w14:textId="77777777" w:rsidR="00CC3800" w:rsidRDefault="00000000">
      <w:pPr>
        <w:pStyle w:val="Heading3"/>
        <w:spacing w:before="180"/>
      </w:pPr>
      <w:r>
        <w:rPr>
          <w:color w:val="FF6B3D"/>
        </w:rPr>
        <w:t>US-03　未登入訪客，點擊星星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身為一位尚未登入的訪客，當我在最速榜或成績詳情頁看到空心星星並點擊，系統先彈出登入 Modal，我完成登入後，追蹤動作自動執行，不需要再次點擊星星。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未登入點擊 FollowButton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行為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Modal 彈出，intent: follow，payload: { athleteId }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登入 → Modal 關閉 → 自動追蹤 → 星星變實心</w:t>
            </w:r>
          </w:p>
        </w:tc>
      </w:tr>
    </w:tbl>
    <w:p w14:paraId="0CC38074" w14:textId="77777777" w:rsidR="00CC3800" w:rsidRDefault="00000000">
      <w:pPr>
        <w:pStyle w:val="Heading3"/>
        <w:spacing w:before="180"/>
      </w:pPr>
      <w:r>
        <w:rPr>
          <w:color w:val="FF6B3D"/>
        </w:rPr>
        <w:t>US-04　在成績詳情頁追蹤成績擁有者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身為一位已登入的選手，當我透過分享連結進入一筆認領成績的詳情頁，我希望在頁面上看到選手姓名旁的星星，一個動作完成追蹤，不需要先找到對方的個人頁面。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/results/:id 頁面，已認領成績，非本人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FollowButton 尺寸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size="md"，比榜單列稍大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點擊空心星星 → 追蹤完成 → 實心</w:t>
            </w:r>
          </w:p>
        </w:tc>
      </w:tr>
    </w:tbl>
    <w:p w14:paraId="0CC38080" w14:textId="77777777" w:rsidR="00CC3800" w:rsidRDefault="00000000">
      <w:pPr>
        <w:pStyle w:val="Heading2"/>
      </w:pPr>
      <w:r>
        <w:rPr>
          <w:color w:val="0D1526"/>
        </w:rPr>
        <w:t>38.9 邊界條件與例外處理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800" w14:paraId="0CC38000" w14:textId="77777777">
        <w:tc>
          <w:tcPr>
            <w:tcW w:w="270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情境</w:t>
            </w:r>
          </w:p>
        </w:tc>
        <w:tc>
          <w:tcPr>
            <w:tcW w:w="6660" w:type="dxa"/>
            <w:tcBorders>
              <w:top w:val="single" w:sz="1" w:space="0" w:color="060D18"/>
              <w:left w:val="single" w:sz="1" w:space="0" w:color="060D18"/>
              <w:bottom w:val="single" w:sz="1" w:space="0" w:color="060D18"/>
              <w:right w:val="single" w:sz="1" w:space="0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處理方式</w:t>
            </w:r>
          </w:p>
        </w:tc>
      </w:tr>
      <w:tr w:rsidR="00CC3800" w14:paraId="0CC38001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自我追蹤（athlete_id = 登入者）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Component 不渲染 FollowButton；API 層額外驗證回傳 400</w:t>
            </w:r>
          </w:p>
        </w:tc>
      </w:tr>
      <w:tr w:rsidR="00CC3800" w14:paraId="0CC38002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追蹤未認領成績（athlete_id IS NULL）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Component 不渲染 FollowButton</w:t>
            </w:r>
          </w:p>
        </w:tc>
      </w:tr>
      <w:tr w:rsidR="00CC3800" w14:paraId="0CC38003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重複追蹤（已追蹤再次 POST）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回傳 409 Conflict；前端樂觀更新已處理，通常不觸發</w:t>
            </w:r>
          </w:p>
        </w:tc>
      </w:tr>
      <w:tr w:rsidR="00CC3800" w14:paraId="0CC38004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取消未追蹤的選手（DELETE）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回傳 404；前端樂觀更新已處理，通常不觸發</w:t>
            </w:r>
          </w:p>
        </w:tc>
      </w:tr>
      <w:tr w:rsidR="00CC3800" w14:paraId="0CC38005" w14:textId="77777777">
        <w:tc>
          <w:tcPr>
            <w:tcW w:w="27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被追蹤者已刪除帳號</w:t>
            </w:r>
          </w:p>
        </w:tc>
        <w:tc>
          <w:tcPr>
            <w:tcW w:w="6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追蹤關係在 CASCADE DELETE 時自動清除；動態頁不顯示已刪除帳號的事件</w:t>
            </w:r>
          </w:p>
        </w:tc>
      </w:tr>
    </w:tbl>
    <w:p w14:paraId="0CC38090" w14:textId="77777777" w:rsidR="00CC3800" w:rsidRDefault="00000000">
      <w:pPr>
        <w:pStyle w:val="Heading2"/>
      </w:pPr>
      <w:r>
        <w:rPr>
          <w:color w:val="0D1526"/>
        </w:rPr>
        <w:t>38.10 未來規劃（保留記錄）</w:t>
      </w:r>
    </w:p>
    <w:p>
      <w:pPr>
        <w:spacing w:before="80" w:after="120"/>
      </w:pPr>
      <w:r>
        <w:rPr>
          <w:rFonts w:eastAsia="Arial"/>
          <w:color w:val="1A1A1A"/>
        </w:rPr>
        <w:t xml:space="preserve">以下功能已識別但不在本章開發範圍，待後續確認後補充規格：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選手公開頁 /athletes/:id 的 FollowButton（需先建立選手公開頁規格）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幫他人新增成績後的追蹤引導提示：對方認領後通知新增者「你新增的成績已被認領，現在可以追蹤 [姓名] 了」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追蹤後的個人動態頁 /my/feed（第 37.3 章設計，獨立規格章節待補）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朋友視角排行榜切換（第 37.4 章設計，依賴追蹤功能上線後實作）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被追蹤者的隱私設定：允許/拒絕被追蹤（第 37.3 章提及，暫不實作）</w:t>
      </w:r>
    </w:p>
    <w:p w14:paraId="0CC38099" w14:textId="77777777" w:rsidR="00CC3800" w:rsidRDefault="00CC3800">
      <w:pPr>
        <w:spacing w:after="240"/>
      </w:pPr>
    </w:p>
    <w:p w14:paraId="0CC39000" w14:textId="77777777" w:rsidR="00CC3900" w:rsidRDefault="00CC3900">
      <w:pPr>
        <w:pageBreakBefore/>
      </w:pPr>
    </w:p>
    <w:p w14:paraId="0CC39001" w14:textId="77777777" w:rsidR="00CC3900" w:rsidRDefault="00000000">
      <w:pPr>
        <w:pStyle w:val="Heading1"/>
      </w:pPr>
      <w:r>
        <w:rPr>
          <w:color w:val="060D18"/>
        </w:rPr>
        <w:t>39. 關注名單規格（/my/following）</w:t>
      </w:r>
    </w:p>
    <w:p w14:paraId="0CC39002" w14:textId="77777777" w:rsidR="00CC3900" w:rsidRDefault="00000000">
      <w:pPr>
        <w:pStyle w:val="Heading2"/>
      </w:pPr>
      <w:r>
        <w:rPr>
          <w:color w:val="0D1526"/>
        </w:rPr>
        <w:t>39.1 設計目的</w:t>
      </w:r>
    </w:p>
    <w:p>
      <w:pPr>
        <w:spacing w:before="80" w:after="120"/>
      </w:pPr>
      <w:r>
        <w:rPr>
          <w:rFonts w:eastAsia="Arial"/>
          <w:color w:val="1A1A1A"/>
        </w:rPr>
        <w:t xml:space="preserve">選手追蹤他人後，需要一個集中查看的地方。關注名單頁（/my/following）讓選手看到自己關注的每一位選手目前的最佳成績，不需要逐一搜尋。此頁面是第 38 章 FollowButton 的直接延伸，也是第 37.3 章個人動態頁（/my/feed）的前置功能。</w:t>
      </w:r>
    </w:p>
    <w:p>
      <w:pPr>
        <w:spacing w:before="80" w:after="120"/>
      </w:pPr>
      <w:r>
        <w:rPr>
          <w:rFonts w:eastAsia="Arial"/>
          <w:color w:val="1A1A1A"/>
        </w:rPr>
        <w:t xml:space="preserve">本頁核心目標只有一個：**讓選手看到感興趣的人的成績現況**，不是動態流、不是社群牆。</w:t>
      </w:r>
    </w:p>
    <w:p w14:paraId="0CC39010" w14:textId="77777777" w:rsidR="00CC3900" w:rsidRDefault="00000000">
      <w:pPr>
        <w:pStyle w:val="Heading2"/>
      </w:pPr>
      <w:r>
        <w:rPr>
          <w:color w:val="0D1526"/>
        </w:rPr>
        <w:t>39.2 入口：Avatar 下拉選單（修訂第 30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Avatar 下拉選單新增「關注名單」項目，緊接在「我的紀錄」之後。選單項目顯示追蹤人數 badge，讓使用者在不進入頁面的情況下知道目前關注了多少人。</w:t>
      </w:r>
    </w:p>
    <w:p w14:paraId="0CC39011" w14:textId="77777777" w:rsidR="00CC3900" w:rsidRDefault="00000000">
      <w:pPr>
        <w:pStyle w:val="Heading3"/>
        <w:spacing w:before="180"/>
      </w:pPr>
      <w:r>
        <w:rPr>
          <w:color w:val="FF6B3D"/>
        </w:rPr>
        <w:t>更新後的 Avatar 下拉選單結構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40"/>
        <w:gridCol w:w="6120"/>
      </w:tblGrid>
      <w:tr w:rsidR="00CC3900" w14:paraId="0CC39000" w14:textId="77777777">
        <w:tc>
          <w:tcPr>
            <w:tcW w:w="32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選項</w:t>
            </w:r>
          </w:p>
        </w:tc>
        <w:tc>
          <w:tcPr>
            <w:tcW w:w="612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39001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姓名 / Email（標頭，不可點擊）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身份確認</w:t>
            </w:r>
          </w:p>
        </w:tc>
      </w:tr>
      <w:tr w:rsidR="00CC3900" w14:paraId="0CC39002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────────────────────────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分隔線</w:t>
            </w:r>
          </w:p>
        </w:tc>
      </w:tr>
      <w:tr w:rsidR="00CC3900" w14:paraId="0CC39003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我的紀錄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導向 /records</w:t>
            </w:r>
          </w:p>
        </w:tc>
      </w:tr>
      <w:tr w:rsidR="00CC3900" w14:paraId="0CC39004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關注名單 (N)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導向 /my/following；N 為追蹤人數，0 時不顯示 badge</w:t>
            </w:r>
          </w:p>
        </w:tc>
      </w:tr>
      <w:tr w:rsidR="00CC3900" w14:paraId="0CC39005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個人資料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導向 /my/profile</w:t>
            </w:r>
          </w:p>
        </w:tc>
      </w:tr>
      <w:tr w:rsidR="00CC3900" w14:paraId="0CC39006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────────────────────────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分隔線</w:t>
            </w:r>
          </w:p>
        </w:tc>
      </w:tr>
      <w:tr w:rsidR="00CC3900" w14:paraId="0CC39007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管理後台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僅 assistant+ 顯示，導向 /admin</w:t>
            </w:r>
          </w:p>
        </w:tc>
      </w:tr>
      <w:tr w:rsidR="00CC3900" w14:paraId="0CC39008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────────────────────────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分隔線（assistant+ 才有）</w:t>
            </w:r>
          </w:p>
        </w:tc>
      </w:tr>
      <w:tr w:rsidR="00CC3900" w14:paraId="0CC39009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登出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追蹤人數 badge 採用文字形式 "(N)"，不使用紅點，避免與通知類 badge 混淆。追蹤人數為 0 時顯示「關注名單」，不顯示 (0)。</w:t>
      </w:r>
    </w:p>
    <w:p w14:paraId="0CC39020" w14:textId="77777777" w:rsidR="00CC3900" w:rsidRDefault="00000000">
      <w:pPr>
        <w:pStyle w:val="Heading2"/>
      </w:pPr>
      <w:r>
        <w:rPr>
          <w:color w:val="0D1526"/>
        </w:rPr>
        <w:t>39.3 頁面規格（/my/following）</w:t>
      </w:r>
    </w:p>
    <w:p w14:paraId="0CC39021" w14:textId="77777777" w:rsidR="00CC3900" w:rsidRDefault="00000000">
      <w:pPr>
        <w:pStyle w:val="Heading3"/>
        <w:spacing w:before="180"/>
      </w:pPr>
      <w:r>
        <w:rPr>
          <w:color w:val="FF6B3D"/>
        </w:rPr>
        <w:t>基本資訊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/my/following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存取權限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已登入；未登入導向 /login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Context Strip 標題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關注名單</w:t>
            </w:r>
          </w:p>
        </w:tc>
      </w:tr>
      <w:tr w:rsidR="00CC3900" w14:paraId="0CC39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Context Strip 副標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你關注的選手 · 查看他們的最佳成績</w:t>
            </w:r>
          </w:p>
        </w:tc>
      </w:tr>
      <w:tr w:rsidR="00CC3900" w14:paraId="0CC39005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排序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最近追蹤的在前（按 athlete_follows.created_at 降序）</w:t>
            </w:r>
          </w:p>
        </w:tc>
      </w:tr>
    </w:tbl>
    <w:p w14:paraId="0CC39022" w14:textId="77777777" w:rsidR="00CC3900" w:rsidRDefault="00000000">
      <w:pPr>
        <w:pStyle w:val="Heading3"/>
        <w:spacing w:before="180"/>
      </w:pPr>
      <w:r>
        <w:rPr>
          <w:color w:val="FF6B3D"/>
        </w:rPr>
        <w:t>頁面結構</w:t>
      </w:r>
    </w:p>
    <w:p>
      <w:pPr>
        <w:spacing w:before="80" w:after="120"/>
      </w:pPr>
      <w:r>
        <w:rPr>
          <w:rFonts w:eastAsia="Arial"/>
          <w:color w:val="1A1A1A"/>
        </w:rPr>
        <w:t xml:space="preserve">頁面由四個區塊組成：① 選手搜尋區（全站搜尋）、② 清單頁首（篩選已追蹤）、③ 選手卡片列表、空狀態。搜尋框 A 與篩選框 B 各有獨立語意，不共用。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區塊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頁首統計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「你關注了 N 位選手」文字，右側搜尋框（依姓名篩選）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選手卡片列表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每位追蹤的選手一張卡片，詳見 39.4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空狀態（N=0）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插圖 + 文字 + 引導按鈕，詳見 39.5</w:t>
            </w:r>
          </w:p>
        </w:tc>
      </w:tr>
    </w:tbl>
    <w:p w14:paraId="0CC39030" w14:textId="77777777" w:rsidR="00CC3900" w:rsidRDefault="00000000">
      <w:pPr>
        <w:pStyle w:val="Heading2"/>
      </w:pPr>
      <w:r>
        <w:rPr>
          <w:color w:val="0D1526"/>
        </w:rPr>
        <w:t>39.4 選手卡片設計</w:t>
      </w:r>
    </w:p>
    <w:p>
      <w:pPr>
        <w:spacing w:before="80" w:after="120"/>
      </w:pPr>
      <w:r>
        <w:rPr>
          <w:rFonts w:eastAsia="Arial"/>
          <w:color w:val="1A1A1A"/>
        </w:rPr>
        <w:t xml:space="preserve">每位追蹤的選手以卡片呈現，展示姓名與其各距離最佳成績。設計原則：資訊密度適中，一眼掌握對方目前的競技水準。</w:t>
      </w:r>
    </w:p>
    <w:p w14:paraId="0CC39031" w14:textId="77777777" w:rsidR="00CC3900" w:rsidRDefault="00000000">
      <w:pPr>
        <w:pStyle w:val="Heading3"/>
        <w:spacing w:before="180"/>
      </w:pPr>
      <w:r>
        <w:rPr>
          <w:color w:val="FF6B3D"/>
        </w:rPr>
        <w:t>卡片欄位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3510"/>
        <w:gridCol w:w="3510"/>
      </w:tblGrid>
      <w:tr w:rsidR="00CC3900" w14:paraId="0CC49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資料來源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49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 / 姓名縮寫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athletes.avatar_url / name / nickname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COALESCE(nickname, name) 第一字；已上傳頭像則顯示頭像</w:t>
            </w:r>
          </w:p>
        </w:tc>
      </w:tr>
      <w:tr w:rsidR="00CC3900" w14:paraId="0CC49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顯示名稱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COALESCE(nickname, name)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姓名下方顯示 nationality（國旗 emoji + 文字）</w:t>
            </w:r>
          </w:p>
        </w:tc>
      </w:tr>
      <w:tr w:rsidR="00CC3900" w14:paraId="0CC49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各距離最佳成績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leaderboard_entries view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226 / 113 / 51.5 / Sprint；無成績的距離顯示「—」</w:t>
            </w:r>
          </w:p>
        </w:tc>
      </w:tr>
      <w:tr w:rsidR="00CC3900" w14:paraId="0CC49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PB 標示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每個距離最快時間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Mono 等寬字型，與最速榜一致</w:t>
            </w:r>
          </w:p>
        </w:tc>
      </w:tr>
      <w:tr w:rsidR="00CC3900" w14:paraId="0CC49005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 實心星星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athlete_follows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已追蹤狀態，點擊可取消追蹤（含確認提示）</w:t>
            </w:r>
          </w:p>
        </w:tc>
      </w:tr>
    </w:tbl>
    <w:p w14:paraId="0CC39032" w14:textId="77777777" w:rsidR="00CC3900" w:rsidRDefault="00000000">
      <w:pPr>
        <w:pStyle w:val="Heading3"/>
        <w:spacing w:before="180"/>
      </w:pPr>
      <w:r>
        <w:rPr>
          <w:color w:val="FF6B3D"/>
        </w:rPr>
        <w:t>卡片視覺結構（示意）</w:t>
      </w:r>
    </w:p>
    <w:p>
      <w:pPr>
        <w:spacing w:before="80" w:after="120"/>
      </w:pPr>
      <w:r>
        <w:rPr>
          <w:rFonts w:eastAsia="Arial"/>
          <w:color w:val="1A1A1A"/>
        </w:rPr>
        <w:t xml:space="preserve">每張卡片為橫向 grid，左側顯示 Avatar + 姓名，右側顯示各距離最佳時間欄位，最右側為 ★ 星星按鈕。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  <w:gridCol w:w="1800"/>
        <w:gridCol w:w="5760"/>
      </w:tblGrid>
      <w:tr w:rsidR="00CC3900" w14:paraId="0CC49000" w14:textId="77777777">
        <w:tc>
          <w:tcPr>
            <w:tcW w:w="18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區塊</w:t>
            </w:r>
          </w:p>
        </w:tc>
        <w:tc>
          <w:tcPr>
            <w:tcW w:w="18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寬度</w:t>
            </w:r>
          </w:p>
        </w:tc>
        <w:tc>
          <w:tcPr>
            <w:tcW w:w="57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900" w14:paraId="0CC49001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身份區</w:t>
            </w:r>
          </w:p>
        </w:tc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200px</w:t>
            </w:r>
          </w:p>
        </w:tc>
        <w:tc>
          <w:tcPr>
            <w:tcW w:w="57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Avatar（32px 圓形）+ 姓名 + 國籍</w:t>
            </w:r>
          </w:p>
        </w:tc>
      </w:tr>
      <w:tr w:rsidR="00CC3900" w14:paraId="0CC49002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成績區</w:t>
            </w:r>
          </w:p>
        </w:tc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1fr</w:t>
            </w:r>
          </w:p>
        </w:tc>
        <w:tc>
          <w:tcPr>
            <w:tcW w:w="57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226 / 113 / 51.5 / Sprint 各距離最快時間，DM Mono</w:t>
            </w:r>
          </w:p>
        </w:tc>
      </w:tr>
      <w:tr w:rsidR="00CC3900" w14:paraId="0CC49003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操作區</w:t>
            </w:r>
          </w:p>
        </w:tc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40px</w:t>
            </w:r>
          </w:p>
        </w:tc>
        <w:tc>
          <w:tcPr>
            <w:tcW w:w="57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 FollowButton size="sm"</w:t>
            </w:r>
          </w:p>
        </w:tc>
      </w:tr>
    </w:tbl>
    <w:p w14:paraId="0CC39033" w14:textId="77777777" w:rsidR="00CC3900" w:rsidRDefault="00000000">
      <w:pPr>
        <w:pStyle w:val="Heading3"/>
        <w:spacing w:before="180"/>
      </w:pPr>
      <w:r>
        <w:rPr>
          <w:color w:val="FF6B3D"/>
        </w:rPr>
        <w:t>成績欄顯示規則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只顯示 is_public = true + claim_status IN ('unclaimed', 'claimed') 的成績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每個距離只取最快一筆（與最速榜邏輯相同）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該距離無成績時顯示「—」，以 text-3 色（#4A5568）降低視覺重量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成績旁顯示小字賽事名稱（text-3，縮短至 12 字以內），讓選手知道是哪場賽事的最佳</w:t>
      </w:r>
    </w:p>
    <w:p w14:paraId="0CC39040" w14:textId="77777777" w:rsidR="00CC3900" w:rsidRDefault="00000000">
      <w:pPr>
        <w:pStyle w:val="Heading2"/>
      </w:pPr>
      <w:r>
        <w:rPr>
          <w:color w:val="0D1526"/>
        </w:rPr>
        <w:t>39.5 空狀態設計</w:t>
      </w:r>
    </w:p>
    <w:p>
      <w:pPr>
        <w:spacing w:before="80" w:after="120"/>
      </w:pPr>
      <w:r>
        <w:rPr>
          <w:rFonts w:eastAsia="Arial"/>
          <w:color w:val="1A1A1A"/>
        </w:rPr>
        <w:t xml:space="preserve">首次進入頁面或尚未追蹤任何選手時，顯示引導提示，避免空白頁帶來的困惑。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元素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標題文字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「你還沒有關注任何選手」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說明文字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「在最速榜上點擊選手旁的 ☆，開始關注他們的成績動態」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CTA 按鈕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「前往最速榜」→ /leaderboard</w:t>
            </w:r>
          </w:p>
        </w:tc>
      </w:tr>
    </w:tbl>
    <w:p w14:paraId="0CC39050" w14:textId="77777777" w:rsidR="00CC3900" w:rsidRDefault="00000000">
      <w:pPr>
        <w:pStyle w:val="Heading2"/>
      </w:pPr>
      <w:r>
        <w:rPr>
          <w:color w:val="0D1526"/>
        </w:rPr>
        <w:t>39.6 API 端點</w:t>
      </w:r>
    </w:p>
    <w:p>
      <w:pPr>
        <w:spacing w:before="80" w:after="120"/>
      </w:pPr>
      <w:r>
        <w:rPr>
          <w:rFonts w:eastAsia="Arial"/>
          <w:color w:val="1A1A1A"/>
        </w:rPr>
        <w:t xml:space="preserve">本頁使用第 38.6 章已定義的端點，此處補充關注名單頁專用的完整資料格式需求。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方法 / 路徑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/api/athletes/me/following/details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取得關注名單完整資料：選手基本資訊 + 各距離最佳成績。回傳陣列，按 created_at 降序。</w:t>
            </w:r>
          </w:p>
        </w:tc>
      </w:tr>
      <w:tr w:rsidR="00CC3900" w14:paraId="0CC39A01" w14:textId="77777777">
        <w:tc>
          <w:tcPr>
            <w:tcW w:type="dxa" w:w="2700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/api/athletes/search?q=</w:t>
            </w:r>
          </w:p>
        </w:tc>
        <w:tc>
          <w:tcPr>
            <w:tcW w:type="dxa" w:w="6660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全站選手搜尋（搜尋框 A）；is_searchable = true + 未刪除未停權；debounce 300ms；limit 8；回傳 { id, name, nickname, avatar_url, nationality, is_following }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/api/athletes/:id/follow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取消追蹤，與第 38.6 章相同端點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GET /api/athletes/me/following（第 38.6 章）只回傳 id 陣列，供最速榜批次查詢用。本頁需要完整資料，故新增 /details 端點，避免 N+1 查詢。</w:t>
      </w:r>
    </w:p>
    <w:p w14:paraId="0CC39051" w14:textId="77777777" w:rsidR="00CC3900" w:rsidRDefault="00000000">
      <w:pPr>
        <w:pStyle w:val="Heading3"/>
        <w:spacing w:before="180"/>
      </w:pPr>
      <w:r>
        <w:rPr>
          <w:color w:val="FF6B3D"/>
        </w:rPr>
        <w:t>/api/athletes/me/following/details 回傳格式</w:t>
      </w:r>
    </w:p>
    <w:p>
      <w:pPr>
        <w:spacing w:before="80" w:after="120"/>
      </w:pPr>
      <w:r>
        <w:rPr>
          <w:rFonts w:eastAsia="Arial"/>
          <w:color w:val="1A1A1A"/>
        </w:rPr>
        <w:t xml:space="preserve">單筆結構（陣列元素）：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athlete_id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真實姓名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nickname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顯示暱稱，nullable</w:t>
            </w:r>
          </w:p>
        </w:tc>
      </w:tr>
      <w:tr w:rsidR="00CC3900" w14:paraId="0CC39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nationality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國籍，nullable</w:t>
            </w:r>
          </w:p>
        </w:tc>
      </w:tr>
      <w:tr w:rsidR="00CC3900" w14:paraId="0CC39005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avatar_url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頭像 URL，nullable</w:t>
            </w:r>
          </w:p>
        </w:tc>
      </w:tr>
      <w:tr w:rsidR="00CC3900" w14:paraId="0CC39006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followed_at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追蹤時間（athlete_follows.created_at）</w:t>
            </w:r>
          </w:p>
        </w:tc>
      </w:tr>
      <w:tr w:rsidR="00CC3900" w14:paraId="0CC39007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bests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各距離最佳成績物件：{ full, "70.3", olympic, sprint }，無成績為 null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bests 物件每個距離欄位格式：{ total_seconds: number, race_name: string, race_year: number } | null</w:t>
      </w:r>
    </w:p>
    <w:p w14:paraId="0CC39060" w14:textId="77777777" w:rsidR="00CC3900" w:rsidRDefault="00000000">
      <w:pPr>
        <w:pStyle w:val="Heading2"/>
      </w:pPr>
      <w:r>
        <w:rPr>
          <w:color w:val="0D1526"/>
        </w:rPr>
        <w:t>39.7 Avatar 下拉選單更新方式</w:t>
      </w:r>
    </w:p>
    <w:p>
      <w:pPr>
        <w:spacing w:before="80" w:after="120"/>
      </w:pPr>
      <w:r>
        <w:rPr>
          <w:rFonts w:eastAsia="Arial"/>
          <w:color w:val="1A1A1A"/>
        </w:rPr>
        <w:t xml:space="preserve">追蹤人數 N 由 Server Component 在渲染 Avatar 時一併查詢，存入 layout props 或透過 Suspense 非同步載入，避免因追蹤人數查詢拖慢整體 Nav 渲染。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follower_count 已快取在 ATHLETE 表（第 37.3 章），可直接讀取，不需額外 JOIN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取消追蹤後，Server Action revalidatePath('/my/following') 同時更新 athlete.follower_count 快取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追蹤後 POST /api/athletes/:id/follow Server Action 同步 +1 快取</w:t>
      </w:r>
    </w:p>
    <w:p w14:paraId="0CC39070" w14:textId="77777777" w:rsidR="00CC3900" w:rsidRDefault="00000000">
      <w:pPr>
        <w:pStyle w:val="Heading2"/>
      </w:pPr>
      <w:r>
        <w:rPr>
          <w:color w:val="0D1526"/>
        </w:rPr>
        <w:t>39.8 User Stories</w:t>
      </w:r>
    </w:p>
    <w:p w14:paraId="0CC39071" w14:textId="77777777" w:rsidR="00CC3900" w:rsidRDefault="00000000">
      <w:pPr>
        <w:pStyle w:val="Heading3"/>
        <w:spacing w:before="180"/>
      </w:pPr>
      <w:r>
        <w:rPr>
          <w:color w:val="FF6B3D"/>
        </w:rPr>
        <w:t>US-01　從 Avatar 選單進入關注名單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身為一位已追蹤 3 位選手的用戶，我點擊 Avatar 下拉選單，看到「關注名單 (3)」選項，點擊後進入 /my/following，一眼看到 3 張選手卡片及其各距離最佳成績。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 下拉選單 → 關注名單 (N)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導向 /my/following，顯示 N 張卡片，按最近追蹤順序排列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成績顯示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每張卡片顯示 226 / 113 / 51.5 / Sprint 最佳時間，無成績顯示「—」</w:t>
            </w:r>
          </w:p>
        </w:tc>
      </w:tr>
    </w:tbl>
    <w:p w14:paraId="0CC39072" w14:textId="77777777" w:rsidR="00CC3900" w:rsidRDefault="00000000">
      <w:pPr>
        <w:pStyle w:val="Heading3"/>
        <w:spacing w:before="180"/>
      </w:pPr>
      <w:r>
        <w:rPr>
          <w:color w:val="FF6B3D"/>
        </w:rPr>
        <w:t>US-02　從關注名單取消追蹤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身為一位已登入的選手，我在關注名單頁看到某張卡片，決定取消追蹤，點擊卡片右側的 ★，確認後卡片從清單消失，頁首人數從 N 更新為 N-1。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卡片右側 ★ → 確認提示「取消關注 [姓名]？」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確認 → 卡片移除（動畫淡出）→ 人數 -1 → Avatar badge 更新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邊界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最後一張卡片取消後，顯示空狀態</w:t>
            </w:r>
          </w:p>
        </w:tc>
      </w:tr>
    </w:tbl>
    <w:p w14:paraId="0CC39073" w14:textId="77777777" w:rsidR="00CC3900" w:rsidRDefault="00000000">
      <w:pPr>
        <w:pStyle w:val="Heading3"/>
        <w:spacing w:before="180"/>
      </w:pPr>
      <w:r>
        <w:rPr>
          <w:color w:val="FF6B3D"/>
        </w:rPr>
        <w:t>US-03　關注名單空狀態引導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身為一位剛完成追蹤功能但尚未追蹤任何選手的新用戶，進入 /my/following 看到引導提示與「前往最速榜」按鈕，知道如何開始關注選手。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觸發條件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關注名單為空（N = 0）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顯示內容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說明文字 + 「前往最速榜」CTA 按鈕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CTA 行為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導向 /leaderboard</w:t>
            </w:r>
          </w:p>
        </w:tc>
      </w:tr>
    </w:tbl>
    <w:p w14:paraId="0CC39074" w14:textId="77777777" w:rsidR="00CC3900" w:rsidRDefault="00000000">
      <w:pPr>
        <w:pStyle w:val="Heading3"/>
        <w:spacing w:before="180"/>
      </w:pPr>
      <w:r>
        <w:rPr>
          <w:color w:val="FF6B3D"/>
        </w:rPr>
        <w:t>US-04　搜尋關注名單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身為一位追蹤了 20 位選手的用戶，我想追蹤一位不在榜上的練友，我在頁面頂部的「搜尋選手」框（搜尋框 A）輸入他的姓名，顯示搜尋結果後點擊追蹤按鈕，他立即加入我的清單。若想篩選已追蹤的清單，我使用清單頁首的篩選框 B，清單即時更新。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00"/>
        <w:gridCol w:w="6660"/>
      </w:tblGrid>
      <w:tr w:rsidR="00CC3900" w14:paraId="0CC39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3900" w14:paraId="0CC39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搜尋範圍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COALESCE(nickname, name) 的模糊比對（client-side filter，無額外 API 請求）</w:t>
            </w:r>
          </w:p>
        </w:tc>
      </w:tr>
      <w:tr w:rsidR="00CC3900" w14:paraId="0CC39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即時篩選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輸入後立即更新，不需按 Enter</w:t>
            </w:r>
          </w:p>
        </w:tc>
      </w:tr>
      <w:tr w:rsidR="00CC3900" w14:paraId="0CC39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無結果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顯示「找不到符合的選手」</w:t>
            </w:r>
          </w:p>
        </w:tc>
      </w:tr>
    </w:tbl>
    <w:p w14:paraId="0CC39080" w14:textId="77777777" w:rsidR="00CC3900" w:rsidRDefault="00000000">
      <w:pPr>
        <w:pStyle w:val="Heading2"/>
      </w:pPr>
      <w:r>
        <w:rPr>
          <w:color w:val="0D1526"/>
        </w:rPr>
        <w:t>39.9 Page Context Strip 補充（修訂第 32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關注名單頁加入 Page Context Strip 設定：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3510"/>
        <w:gridCol w:w="3510"/>
      </w:tblGrid>
      <w:tr w:rsidR="00CC3900" w14:paraId="0CC49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標題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副標</w:t>
            </w:r>
          </w:p>
        </w:tc>
      </w:tr>
      <w:tr w:rsidR="00CC3900" w14:paraId="0CC49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/my/following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關注名單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你關注的選手 · 查看他們的最佳成績</w:t>
            </w:r>
          </w:p>
        </w:tc>
      </w:tr>
    </w:tbl>
    <w:p>
      <w:pPr>
        <w:spacing w:after="240"/>
      </w:pPr>
    </w:p>
    <w:p w14:paraId="0CC40000" w14:textId="77777777" w:rsidR="00CC4000" w:rsidRDefault="00CC4000">
      <w:pPr>
        <w:pageBreakBefore/>
      </w:pPr>
    </w:p>
    <w:p w14:paraId="0CC40001" w14:textId="77777777" w:rsidR="00CC4000" w:rsidRDefault="00000000">
      <w:pPr>
        <w:pStyle w:val="Heading1"/>
      </w:pPr>
      <w:r>
        <w:rPr>
          <w:color w:val="060D18"/>
        </w:rPr>
        <w:t>40. 會員管理後台規格（修訂第 39 章 §2.6）</w:t>
      </w:r>
    </w:p>
    <w:p w14:paraId="0CC40002" w14:textId="77777777" w:rsidR="00CC4000" w:rsidRDefault="00000000">
      <w:pPr>
        <w:pStyle w:val="Heading2"/>
      </w:pPr>
      <w:r>
        <w:rPr>
          <w:color w:val="0D1526"/>
        </w:rPr>
        <w:t>40.1 設計背景</w:t>
      </w:r>
    </w:p>
    <w:p>
      <w:pPr>
        <w:spacing w:before="80" w:after="120"/>
      </w:pPr>
      <w:r>
        <w:rPr>
          <w:rFonts w:eastAsia="Arial"/>
          <w:color w:val="1A1A1A"/>
        </w:rPr>
        <w:t xml:space="preserve">本章擴充第 39 章 §2.6 的會員名單功能，新增搜尋、欄位編輯、停權與刪除能力，讓助手可以在後台直接協助選手更新資料，或處理違規帳號。</w:t>
      </w:r>
    </w:p>
    <w:p>
      <w:pPr>
        <w:spacing w:before="80" w:after="120"/>
      </w:pPr>
      <w:r>
        <w:rPr>
          <w:rFonts w:eastAsia="Arial"/>
          <w:color w:val="1A1A1A"/>
        </w:rPr>
        <w:t xml:space="preserve">所有管理員操作均需記錄操作者（audited by）與操作時間，供日後稽核。</w:t>
      </w:r>
    </w:p>
    <w:p w14:paraId="0CC40010" w14:textId="77777777" w:rsidR="00CC4000" w:rsidRDefault="00000000">
      <w:pPr>
        <w:pStyle w:val="Heading2"/>
      </w:pPr>
      <w:r>
        <w:rPr>
          <w:color w:val="0D1526"/>
        </w:rPr>
        <w:t>40.2 ATHLETE 資料表新增欄位</w:t>
      </w:r>
    </w:p>
    <w:p>
      <w:pPr>
        <w:spacing w:before="80" w:after="120"/>
      </w:pPr>
      <w:r>
        <w:rPr>
          <w:rFonts w:eastAsia="Arial"/>
          <w:color w:val="1A1A1A"/>
        </w:rPr>
        <w:t xml:space="preserve">停權功能需要在 ATHLETE 表新增兩個欄位：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2340"/>
        <w:gridCol w:w="4680"/>
      </w:tblGrid>
      <w:tr w:rsidR="00CC4000" w14:paraId="0CC50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型別</w:t>
            </w:r>
          </w:p>
        </w:tc>
        <w:tc>
          <w:tcPr>
            <w:tcW w:w="468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000" w14:paraId="0CC50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suspended_at</w:t>
            </w:r>
          </w:p>
        </w:tc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nullable</w:t>
            </w:r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停權時間；NULL 表示正常狀態</w:t>
            </w:r>
          </w:p>
        </w:tc>
      </w:tr>
      <w:tr w:rsidR="00CC4000" w14:paraId="0CC50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suspended_by</w:t>
            </w:r>
          </w:p>
        </w:tc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 nullable</w:t>
            </w:r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執行停權的助手帳號</w:t>
            </w:r>
          </w:p>
        </w:tc>
      </w:tr>
      <w:tr w:rsidR="00CC4000" w14:paraId="0CC50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suspend_reason</w:t>
            </w:r>
          </w:p>
        </w:tc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nullable</w:t>
            </w:r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停權原因，必填（停權時強制輸入）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deleted_at 欄位沿用第 31 章設計，管理員強制刪除與選手自行刪除使用同一欄位，行為一致：1 個月緩衝後永久清除。</w:t>
      </w:r>
    </w:p>
    <w:p w14:paraId="0CC40020" w14:textId="77777777" w:rsidR="00CC4000" w:rsidRDefault="00000000">
      <w:pPr>
        <w:pStyle w:val="Heading2"/>
      </w:pPr>
      <w:r>
        <w:rPr>
          <w:color w:val="0D1526"/>
        </w:rPr>
        <w:t>40.3 停權效果（方案 A）</w:t>
      </w:r>
    </w:p>
    <w:p>
      <w:pPr>
        <w:spacing w:before="80" w:after="120"/>
      </w:pPr>
      <w:r>
        <w:rPr>
          <w:rFonts w:eastAsia="Arial"/>
          <w:color w:val="1A1A1A"/>
        </w:rPr>
        <w:t xml:space="preserve">stopped_at IS NOT NULL 的帳號：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無法登入（middleware 檢查，重定向至 /login 並顯示停權說明）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公開成績從排行榜、最速榜移除（`leaderboard_entries` view 加入 `a.suspended_at IS NULL` 條件）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個人公開頁面顯示「此帳號已停用」，不顯示成績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未認領成績（athlete_id = null）不受影響，仍保持公開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停權可解除（suspended_at 設回 NULL），帳號與成績立即恢復</w:t>
      </w:r>
    </w:p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停權期間的成績資料完整保留於 DB，不刪除。解除停權後公開頁面即時恢復，無需重新操作。</w:t>
      </w:r>
    </w:p>
    <w:p w14:paraId="0CC40030" w14:textId="77777777" w:rsidR="00CC4000" w:rsidRDefault="00000000">
      <w:pPr>
        <w:pStyle w:val="Heading2"/>
      </w:pPr>
      <w:r>
        <w:rPr>
          <w:color w:val="0D1526"/>
        </w:rPr>
        <w:t>40.4 強制刪除規則</w:t>
      </w:r>
    </w:p>
    <w:p>
      <w:pPr>
        <w:spacing w:before="80" w:after="120"/>
      </w:pPr>
      <w:r>
        <w:rPr>
          <w:rFonts w:eastAsia="Arial"/>
          <w:color w:val="1A1A1A"/>
        </w:rPr>
        <w:t xml:space="preserve">管理員強制刪除帳號與選手自行刪除使用相同邏輯（第 31 章）：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240"/>
        <w:gridCol w:w="6120"/>
      </w:tblGrid>
      <w:tr w:rsidR="00CC4000" w14:paraId="0CC40000" w14:textId="77777777">
        <w:tc>
          <w:tcPr>
            <w:tcW w:w="32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成績類型</w:t>
            </w:r>
          </w:p>
        </w:tc>
        <w:tc>
          <w:tcPr>
            <w:tcW w:w="612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處理方式</w:t>
            </w:r>
          </w:p>
        </w:tc>
      </w:tr>
      <w:tr w:rsidR="00CC4000" w14:paraId="0CC40001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claimed 成績（official / certificate）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claim_status → unlinked；athlete_id 清空；成績資料保留公開</w:t>
            </w:r>
          </w:p>
        </w:tc>
      </w:tr>
      <w:tr w:rsidR="00CC4000" w14:paraId="0CC40002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self_reported 成績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deleted_at 設為當下；1 個月後永久清除</w:t>
            </w:r>
          </w:p>
        </w:tc>
      </w:tr>
      <w:tr w:rsidR="00CC4000" w14:paraId="0CC40003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幫他人新增的成績（submitted_by = 該帳號）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submitted_by 清空；成績仍以 unclaimed 狀態保留</w:t>
            </w:r>
          </w:p>
        </w:tc>
      </w:tr>
    </w:tbl>
    <w:p>
      <w:pPr>
        <w:spacing w:before="80" w:after="120"/>
      </w:pPr>
      <w:r>
        <w:rPr>
          <w:rFonts w:eastAsia="Arial"/>
          <w:color w:val="1A1A1A"/>
        </w:rPr>
        <w:t xml:space="preserve">強制刪除前必須輸入確認文字（「確認刪除 [Email]」），防止誤操作。刪除後 30 天內可由 admin 復原（設 deleted_at = NULL）；30 天後永久清除，無法復原。</w:t>
      </w:r>
    </w:p>
    <w:p w14:paraId="0CC40040" w14:textId="77777777" w:rsidR="00CC4000" w:rsidRDefault="00000000">
      <w:pPr>
        <w:pStyle w:val="Heading2"/>
      </w:pPr>
      <w:r>
        <w:rPr>
          <w:color w:val="0D1526"/>
        </w:rPr>
        <w:t>40.5 會員列表頁（修訂 §2.6）</w:t>
      </w:r>
    </w:p>
    <w:p w14:paraId="0CC40041" w14:textId="77777777" w:rsidR="00CC4000" w:rsidRDefault="00000000">
      <w:pPr>
        <w:pStyle w:val="Heading3"/>
        <w:spacing w:before="180"/>
      </w:pPr>
      <w:r>
        <w:rPr>
          <w:color w:val="FF6B3D"/>
        </w:rPr>
        <w:t>搜尋功能</w:t>
      </w:r>
    </w:p>
    <w:p>
      <w:pPr>
        <w:spacing w:before="80" w:after="120"/>
      </w:pPr>
      <w:r>
        <w:rPr>
          <w:rFonts w:eastAsia="Arial"/>
          <w:color w:val="1A1A1A"/>
        </w:rPr>
        <w:t xml:space="preserve">頁首搜尋框支援即時篩選（client-side），搜尋範圍：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姓名（name）：模糊比對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暱稱（nickname）：模糊比對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Email：前綴比對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角色篩選：下拉選單（全部 / 選手 / 助手 / 管理員）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狀態篩選：下拉選單（全部 / 正常 / 已停權 / 已刪除）</w:t>
      </w:r>
    </w:p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已刪除（deleted_at IS NOT NULL）帳號預設不顯示，需手動切換「已刪除」篩選查看。停權帳號預設顯示，列表中以橘色文字標示「已停權」。</w:t>
      </w:r>
    </w:p>
    <w:p w14:paraId="0CC40042" w14:textId="77777777" w:rsidR="00CC4000" w:rsidRDefault="00000000">
      <w:pPr>
        <w:pStyle w:val="Heading3"/>
        <w:spacing w:before="180"/>
      </w:pPr>
      <w:r>
        <w:rPr>
          <w:color w:val="FF6B3D"/>
        </w:rPr>
        <w:t>列表欄位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00"/>
        <w:gridCol w:w="4500"/>
        <w:gridCol w:w="3060"/>
      </w:tblGrid>
      <w:tr w:rsidR="00CC4000" w14:paraId="0CC50000" w14:textId="77777777">
        <w:tc>
          <w:tcPr>
            <w:tcW w:w="18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45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w="30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備注</w:t>
            </w:r>
          </w:p>
        </w:tc>
      </w:tr>
      <w:tr w:rsidR="00CC4000" w14:paraId="0CC50001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姓名 / Email</w:t>
            </w:r>
          </w:p>
        </w:tc>
        <w:tc>
          <w:tcPr>
            <w:tcW w:w="45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COALESCE(nickname, name)，下方小字顯示 Email</w:t>
            </w:r>
          </w:p>
        </w:tc>
        <w:tc>
          <w:tcPr>
            <w:tcW w:w="30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2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角色</w:t>
            </w:r>
          </w:p>
        </w:tc>
        <w:tc>
          <w:tcPr>
            <w:tcW w:w="45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Badge：選手 / 助手 / 管理員</w:t>
            </w:r>
          </w:p>
        </w:tc>
        <w:tc>
          <w:tcPr>
            <w:tcW w:w="30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3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狀態</w:t>
            </w:r>
          </w:p>
        </w:tc>
        <w:tc>
          <w:tcPr>
            <w:tcW w:w="45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正常 / 已停權（橘色）/ 已刪除（灰色）</w:t>
            </w:r>
          </w:p>
        </w:tc>
        <w:tc>
          <w:tcPr>
            <w:tcW w:w="30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4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成績筆數</w:t>
            </w:r>
          </w:p>
        </w:tc>
        <w:tc>
          <w:tcPr>
            <w:tcW w:w="45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該帳號的成績總數</w:t>
            </w:r>
          </w:p>
        </w:tc>
        <w:tc>
          <w:tcPr>
            <w:tcW w:w="30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5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註冊日期</w:t>
            </w:r>
          </w:p>
        </w:tc>
        <w:tc>
          <w:tcPr>
            <w:tcW w:w="45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created_at，格式 YYYY-MM-DD</w:t>
            </w:r>
          </w:p>
        </w:tc>
        <w:tc>
          <w:tcPr>
            <w:tcW w:w="30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6" w14:textId="77777777">
        <w:tc>
          <w:tcPr>
            <w:tcW w:w="18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操作</w:t>
            </w:r>
          </w:p>
        </w:tc>
        <w:tc>
          <w:tcPr>
            <w:tcW w:w="45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⋯ 選單（詳見 40.7）</w:t>
            </w:r>
          </w:p>
        </w:tc>
        <w:tc>
          <w:tcPr>
            <w:tcW w:w="30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 w14:paraId="0CC40050" w14:textId="77777777" w:rsidR="00CC4000" w:rsidRDefault="00000000">
      <w:pPr>
        <w:pStyle w:val="Heading2"/>
      </w:pPr>
      <w:r>
        <w:rPr>
          <w:color w:val="0D1526"/>
        </w:rPr>
        <w:t>40.6 會員詳情 Popup（修訂 §2.6）</w:t>
      </w:r>
    </w:p>
    <w:p>
      <w:pPr>
        <w:spacing w:before="80" w:after="120"/>
      </w:pPr>
      <w:r>
        <w:rPr>
          <w:rFonts w:eastAsia="Arial"/>
          <w:color w:val="1A1A1A"/>
        </w:rPr>
        <w:t xml:space="preserve">點擊列開啟詳情 popup，分為「檢視」與「編輯」兩個模式，預設為檢視模式。</w:t>
      </w:r>
    </w:p>
    <w:p w14:paraId="0CC40051" w14:textId="77777777" w:rsidR="00CC4000" w:rsidRDefault="00000000">
      <w:pPr>
        <w:pStyle w:val="Heading3"/>
        <w:spacing w:before="180"/>
      </w:pPr>
      <w:r>
        <w:rPr>
          <w:color w:val="FF6B3D"/>
        </w:rPr>
        <w:t>檢視模式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000" w14:paraId="0CC40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000" w14:paraId="0CC40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真實姓名（name）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顯示值</w:t>
            </w:r>
          </w:p>
        </w:tc>
      </w:tr>
      <w:tr w:rsidR="00CC4000" w14:paraId="0CC40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暱稱（nickname）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顯示值，未填顯示「—」</w:t>
            </w:r>
          </w:p>
        </w:tc>
      </w:tr>
      <w:tr w:rsidR="00CC4000" w14:paraId="0CC40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顯示值</w:t>
            </w:r>
          </w:p>
        </w:tc>
      </w:tr>
      <w:tr w:rsidR="00CC4000" w14:paraId="0CC40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性別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顯示值，未填顯示「—」</w:t>
            </w:r>
          </w:p>
        </w:tc>
      </w:tr>
      <w:tr w:rsidR="00CC4000" w14:paraId="0CC40005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出生年份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顯示值，未填顯示「—」</w:t>
            </w:r>
          </w:p>
        </w:tc>
      </w:tr>
      <w:tr w:rsidR="00CC4000" w14:paraId="0CC40006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國籍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顯示值，未填顯示「—」</w:t>
            </w:r>
          </w:p>
        </w:tc>
      </w:tr>
      <w:tr w:rsidR="00CC4000" w14:paraId="0CC40007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自我介紹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顯示值，未填顯示「—」</w:t>
            </w:r>
          </w:p>
        </w:tc>
      </w:tr>
      <w:tr w:rsidR="00CC4000" w14:paraId="0CC40008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成績筆數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數字</w:t>
            </w:r>
          </w:p>
        </w:tc>
      </w:tr>
      <w:tr w:rsidR="00CC4000" w14:paraId="0CC40009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角色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選手 / 助手 / 管理員，含切換按鈕</w:t>
            </w:r>
          </w:p>
        </w:tc>
      </w:tr>
      <w:tr w:rsidR="00CC4000" w14:paraId="0CC4000A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帳號狀態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正常 / 已停權（含停權時間與原因）</w:t>
            </w:r>
          </w:p>
        </w:tc>
      </w:tr>
      <w:tr w:rsidR="00CC4000" w14:paraId="0CC4000B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註冊時間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</w:tr>
    </w:tbl>
    <w:p w14:paraId="0CC40052" w14:textId="77777777" w:rsidR="00CC4000" w:rsidRDefault="00000000">
      <w:pPr>
        <w:pStyle w:val="Heading3"/>
        <w:spacing w:before="180"/>
      </w:pPr>
      <w:r>
        <w:rPr>
          <w:color w:val="FF6B3D"/>
        </w:rPr>
        <w:t>編輯模式</w:t>
      </w:r>
    </w:p>
    <w:p>
      <w:pPr>
        <w:spacing w:before="80" w:after="120"/>
      </w:pPr>
      <w:r>
        <w:rPr>
          <w:rFonts w:eastAsia="Arial"/>
          <w:color w:val="1A1A1A"/>
        </w:rPr>
        <w:t xml:space="preserve">點擊右上角「編輯」按鈕切換，欄位變為可輸入狀態。可編輯欄位：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1440"/>
        <w:gridCol w:w="5220"/>
      </w:tblGrid>
      <w:tr w:rsidR="00CC4000" w14:paraId="0CC50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14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可編輯</w:t>
            </w:r>
          </w:p>
        </w:tc>
        <w:tc>
          <w:tcPr>
            <w:tcW w:w="522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000" w14:paraId="0CC50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真實姓名（name）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暱稱（nickname）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需確認提示；修改後選手會收到通知（若 Email 功能已開通）</w:t>
            </w:r>
          </w:p>
        </w:tc>
      </w:tr>
      <w:tr w:rsidR="00CC4000" w14:paraId="0CC50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性別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下拉：男 / 女 / 未填</w:t>
            </w:r>
          </w:p>
        </w:tc>
      </w:tr>
      <w:tr w:rsidR="00CC4000" w14:paraId="0CC50005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出生年份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數字，合理範圍 1930–2010</w:t>
            </w:r>
          </w:p>
        </w:tc>
      </w:tr>
      <w:tr w:rsidR="00CC4000" w14:paraId="0CC50006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國籍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下拉選單</w:t>
            </w:r>
          </w:p>
        </w:tc>
      </w:tr>
      <w:tr w:rsidR="00CC4000" w14:paraId="0CC50007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自我介紹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多行文字，上限 200 字</w:t>
            </w:r>
          </w:p>
        </w:tc>
      </w:tr>
      <w:tr w:rsidR="00CC4000" w14:paraId="0CC50008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角色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防止降低自己角色（已有保護）</w:t>
            </w:r>
          </w:p>
        </w:tc>
      </w:tr>
      <w:tr w:rsidR="00CC4000" w14:paraId="0CC50009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帳號狀態 / 停權 / 刪除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由獨立按鈕操作，見 40.7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Email 修改為高風險操作，需要操作者在儲存前輸入確認文字（「確認修改 Email 為 [新 Email]」）。</w:t>
      </w:r>
    </w:p>
    <w:p w14:paraId="0CC40060" w14:textId="77777777" w:rsidR="00CC4000" w:rsidRDefault="00000000">
      <w:pPr>
        <w:pStyle w:val="Heading2"/>
      </w:pPr>
      <w:r>
        <w:rPr>
          <w:color w:val="0D1526"/>
        </w:rPr>
        <w:t>40.7 操作按鈕</w:t>
      </w:r>
    </w:p>
    <w:p>
      <w:pPr>
        <w:spacing w:before="80" w:after="120"/>
      </w:pPr>
      <w:r>
        <w:rPr>
          <w:rFonts w:eastAsia="Arial"/>
          <w:color w:val="1A1A1A"/>
        </w:rPr>
        <w:t xml:space="preserve">詳情 popup 底部依帳號狀態顯示不同操作按鈕：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2700"/>
        <w:gridCol w:w="3960"/>
      </w:tblGrid>
      <w:tr w:rsidR="00CC4000" w14:paraId="0CC50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帳號狀態</w:t>
            </w:r>
          </w:p>
        </w:tc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可用操作</w:t>
            </w:r>
          </w:p>
        </w:tc>
        <w:tc>
          <w:tcPr>
            <w:tcW w:w="39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000" w14:paraId="0CC50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正常</w:t>
            </w:r>
          </w:p>
        </w:tc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停權 / 刪除</w:t>
            </w:r>
          </w:p>
        </w:tc>
        <w:tc>
          <w:tcPr>
            <w:tcW w:w="39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已停權</w:t>
            </w:r>
          </w:p>
        </w:tc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解除停權 / 刪除</w:t>
            </w:r>
          </w:p>
        </w:tc>
        <w:tc>
          <w:tcPr>
            <w:tcW w:w="39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已刪除（deleted_at IS NOT NULL）</w:t>
            </w:r>
          </w:p>
        </w:tc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復原（30 天內）</w:t>
            </w:r>
          </w:p>
        </w:tc>
        <w:tc>
          <w:tcPr>
            <w:tcW w:w="39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天後按鈕消失</w:t>
            </w:r>
          </w:p>
        </w:tc>
      </w:tr>
    </w:tbl>
    <w:p w14:paraId="0CC40061" w14:textId="77777777" w:rsidR="00CC4000" w:rsidRDefault="00000000">
      <w:pPr>
        <w:pStyle w:val="Heading3"/>
        <w:spacing w:before="180"/>
      </w:pPr>
      <w:r>
        <w:rPr>
          <w:color w:val="FF6B3D"/>
        </w:rPr>
        <w:t>停權流程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點擊「停權」→ 彈出確認 dialog，必填「停權原因」文字框（不可為空）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確認 → 寫入 suspended_at、suspended_by、suspend_reason → 帳號立即無法登入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停權不影響成績資料，僅影響登入與公開顯示</w:t>
      </w:r>
    </w:p>
    <w:p w14:paraId="0CC40062" w14:textId="77777777" w:rsidR="00CC4000" w:rsidRDefault="00000000">
      <w:pPr>
        <w:pStyle w:val="Heading3"/>
        <w:spacing w:before="180"/>
      </w:pPr>
      <w:r>
        <w:rPr>
          <w:color w:val="FF6B3D"/>
        </w:rPr>
        <w:t>解除停權流程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點擊「解除停權」→ 確認 dialog（無需輸入文字）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確認 → suspended_at / suspended_by / suspend_reason 全部設回 NULL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帳號立即可以登入，成績恢復公開</w:t>
      </w:r>
    </w:p>
    <w:p w14:paraId="0CC40063" w14:textId="77777777" w:rsidR="00CC4000" w:rsidRDefault="00000000">
      <w:pPr>
        <w:pStyle w:val="Heading3"/>
        <w:spacing w:before="180"/>
      </w:pPr>
      <w:r>
        <w:rPr>
          <w:color w:val="FF6B3D"/>
        </w:rPr>
        <w:t>強制刪除流程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點擊「刪除」→ 彈出確認 dialog，需輸入「確認刪除 [Email]」文字（完全比對）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確認 → deleted_at 設為當下，成績依 40.4 規則處理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刪除後帳號在列表中仍可見（灰色），30 天內可復原</w:t>
      </w:r>
    </w:p>
    <w:p w14:paraId="0CC40064" w14:textId="77777777" w:rsidR="00CC4000" w:rsidRDefault="00000000">
      <w:pPr>
        <w:pStyle w:val="Heading3"/>
        <w:spacing w:before="180"/>
      </w:pPr>
      <w:r>
        <w:rPr>
          <w:color w:val="FF6B3D"/>
        </w:rPr>
        <w:t>復原流程（30 天內）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在「已刪除」篩選視圖中找到帳號，點擊「復原」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確認 → deleted_at 設回 NULL，self_reported 成績若未永久清除則一併復原</w:t>
      </w:r>
    </w:p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30 天後永久清除由排程任務執行（非即時），復原期限以 deleted_at 為準。</w:t>
      </w:r>
    </w:p>
    <w:p w14:paraId="0CC40070" w14:textId="77777777" w:rsidR="00CC4000" w:rsidRDefault="00000000">
      <w:pPr>
        <w:pStyle w:val="Heading2"/>
      </w:pPr>
      <w:r>
        <w:rPr>
          <w:color w:val="0D1526"/>
        </w:rPr>
        <w:t>40.8 權限規則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000" w14:paraId="0CC50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操作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所需角色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備注</w:t>
            </w:r>
          </w:p>
        </w:tc>
      </w:tr>
      <w:tr w:rsidR="00CC4000" w14:paraId="0CC50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搜尋 / 查看列表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assistant+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查看詳情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assistant+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編輯欄位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assistant+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000" w14:paraId="0CC50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切換角色（選手 ↔ 助手）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assistant+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不能修改自己；不能指派 admin</w:t>
            </w:r>
          </w:p>
        </w:tc>
      </w:tr>
      <w:tr w:rsidR="00CC4000" w14:paraId="0CC50005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指派 / 移除 admin 角色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only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最高權限操作</w:t>
            </w:r>
          </w:p>
        </w:tc>
      </w:tr>
      <w:tr w:rsidR="00CC4000" w14:paraId="0CC50006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停權 / 解除停權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assistant+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不能停權自己</w:t>
            </w:r>
          </w:p>
        </w:tc>
      </w:tr>
      <w:tr w:rsidR="00CC4000" w14:paraId="0CC50007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強制刪除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only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最高風險操作，限 admin</w:t>
            </w:r>
          </w:p>
        </w:tc>
      </w:tr>
      <w:tr w:rsidR="00CC4000" w14:paraId="0CC50008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復原已刪除帳號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only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Assistant 可以停權但不能刪除，確保刪除操作有更高層級審核。Admin 擁有全部權限。</w:t>
      </w:r>
    </w:p>
    <w:p w14:paraId="0CC40080" w14:textId="77777777" w:rsidR="00CC4000" w:rsidRDefault="00000000">
      <w:pPr>
        <w:pStyle w:val="Heading2"/>
      </w:pPr>
      <w:r>
        <w:rPr>
          <w:color w:val="0D1526"/>
        </w:rPr>
        <w:t>40.9 API 端點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00"/>
        <w:gridCol w:w="3510"/>
        <w:gridCol w:w="4950"/>
      </w:tblGrid>
      <w:tr w:rsidR="00CC4000" w14:paraId="0CC50000" w14:textId="77777777">
        <w:tc>
          <w:tcPr>
            <w:tcW w:w="9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w="495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000" w14:paraId="0CC50001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/api/admin/members</w:t>
            </w:r>
          </w:p>
        </w:tc>
        <w:tc>
          <w:tcPr>
            <w:tcW w:w="495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列出所有會員；支援 q（搜尋）、role、status 篩選參數</w:t>
            </w:r>
          </w:p>
        </w:tc>
      </w:tr>
      <w:tr w:rsidR="00CC4000" w14:paraId="0CC50002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/api/admin/members/:id</w:t>
            </w:r>
          </w:p>
        </w:tc>
        <w:tc>
          <w:tcPr>
            <w:tcW w:w="495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取得單一會員完整資料</w:t>
            </w:r>
          </w:p>
        </w:tc>
      </w:tr>
      <w:tr w:rsidR="00CC4000" w14:paraId="0CC50003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/api/admin/members/:id</w:t>
            </w:r>
          </w:p>
        </w:tc>
        <w:tc>
          <w:tcPr>
            <w:tcW w:w="495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更新會員欄位（name / nickname / email / gender / birth_year / nationality / bio / role）</w:t>
            </w:r>
          </w:p>
        </w:tc>
      </w:tr>
      <w:tr w:rsidR="00CC4000" w14:paraId="0CC50004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/api/admin/members/:id/suspend</w:t>
            </w:r>
          </w:p>
        </w:tc>
        <w:tc>
          <w:tcPr>
            <w:tcW w:w="495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停權；body: { reason: string }</w:t>
            </w:r>
          </w:p>
        </w:tc>
      </w:tr>
      <w:tr w:rsidR="00CC4000" w14:paraId="0CC50005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/api/admin/members/:id/suspend</w:t>
            </w:r>
          </w:p>
        </w:tc>
        <w:tc>
          <w:tcPr>
            <w:tcW w:w="495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解除停權</w:t>
            </w:r>
          </w:p>
        </w:tc>
      </w:tr>
      <w:tr w:rsidR="00CC4000" w14:paraId="0CC50006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/api/admin/members/:id</w:t>
            </w:r>
          </w:p>
        </w:tc>
        <w:tc>
          <w:tcPr>
            <w:tcW w:w="495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強制刪除（admin only）；觸發成績處理邏輯</w:t>
            </w:r>
          </w:p>
        </w:tc>
      </w:tr>
      <w:tr w:rsidR="00CC4000" w14:paraId="0CC50007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/api/admin/members/:id/restore</w:t>
            </w:r>
          </w:p>
        </w:tc>
        <w:tc>
          <w:tcPr>
            <w:tcW w:w="495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復原已刪除帳號（admin only，30 天內）</w:t>
            </w:r>
          </w:p>
        </w:tc>
      </w:tr>
    </w:tbl>
    <w:p w14:paraId="0CC40090" w14:textId="77777777" w:rsidR="00CC4000" w:rsidRDefault="00000000">
      <w:pPr>
        <w:pStyle w:val="Heading2"/>
      </w:pPr>
      <w:r>
        <w:rPr>
          <w:color w:val="0D1526"/>
        </w:rPr>
        <w:t>40.10 User Stories</w:t>
      </w:r>
    </w:p>
    <w:p w14:paraId="0CC40091" w14:textId="77777777" w:rsidR="00CC4000" w:rsidRDefault="00000000">
      <w:pPr>
        <w:pStyle w:val="Heading3"/>
        <w:spacing w:before="180"/>
      </w:pPr>
      <w:r>
        <w:rPr>
          <w:color w:val="FF6B3D"/>
        </w:rPr>
        <w:t>US-01　搜尋特定會員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身為助手，我在會員名單頁輸入選手的 Email 關鍵字，清單即時篩選，找到目標帳號後點擊查看詳情。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000" w14:paraId="0CC40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000" w14:paraId="0CC40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頁首搜尋框輸入</w:t>
            </w:r>
          </w:p>
        </w:tc>
      </w:tr>
      <w:tr w:rsidR="00CC4000" w14:paraId="0CC40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搜尋範圍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/ nickname / Email，即時 client-side 篩選</w:t>
            </w:r>
          </w:p>
        </w:tc>
      </w:tr>
      <w:tr w:rsidR="00CC4000" w14:paraId="0CC40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符合條件的列即時更新，點擊列開啟詳情 popup</w:t>
            </w:r>
          </w:p>
        </w:tc>
      </w:tr>
    </w:tbl>
    <w:p w14:paraId="0CC40092" w14:textId="77777777" w:rsidR="00CC4000" w:rsidRDefault="00000000">
      <w:pPr>
        <w:pStyle w:val="Heading3"/>
        <w:spacing w:before="180"/>
      </w:pPr>
      <w:r>
        <w:rPr>
          <w:color w:val="FF6B3D"/>
        </w:rPr>
        <w:t>US-02　協助選手更新資料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身為助手，某位選手說他的暱稱想改但不知道怎麼操作。我在後台找到他的帳號，點擊「編輯」，修改暱稱欄位，儲存後確認變更生效。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000" w14:paraId="0CC40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000" w14:paraId="0CC40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詳情 popup → 「編輯」按鈕</w:t>
            </w:r>
          </w:p>
        </w:tc>
      </w:tr>
      <w:tr w:rsidR="00CC4000" w14:paraId="0CC40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可編輯欄位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/ nickname / email / gender / birth_year / nationality / bio</w:t>
            </w:r>
          </w:p>
        </w:tc>
      </w:tr>
      <w:tr w:rsidR="00CC4000" w14:paraId="0CC40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修改後點擊「儲存」→ PUT /api/admin/members/:id → popup 更新顯示</w:t>
            </w:r>
          </w:p>
        </w:tc>
      </w:tr>
      <w:tr w:rsidR="00CC4000" w14:paraId="0CC40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高風險欄位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修改需輸入確認文字</w:t>
            </w:r>
          </w:p>
        </w:tc>
      </w:tr>
    </w:tbl>
    <w:p w14:paraId="0CC40093" w14:textId="77777777" w:rsidR="00CC4000" w:rsidRDefault="00000000">
      <w:pPr>
        <w:pStyle w:val="Heading3"/>
        <w:spacing w:before="180"/>
      </w:pPr>
      <w:r>
        <w:rPr>
          <w:color w:val="FF6B3D"/>
        </w:rPr>
        <w:t>US-03　停權違規帳號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身為助手，發現某帳號提交了大量假成績。我在後台找到該帳號，點擊「停權」，輸入停權原因「提交虛假成績，待調查」，確認後帳號立即無法登入，排行榜移除其成績，但資料保留供日後調查。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000" w14:paraId="0CC40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000" w14:paraId="0CC40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詳情 popup → 「停權」按鈕</w:t>
            </w:r>
          </w:p>
        </w:tc>
      </w:tr>
      <w:tr w:rsidR="00CC4000" w14:paraId="0CC40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必填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停權原因（不可為空）</w:t>
            </w:r>
          </w:p>
        </w:tc>
      </w:tr>
      <w:tr w:rsidR="00CC4000" w14:paraId="0CC40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帳號狀態改為「已停權」，列表橘色標示，排行榜移除</w:t>
            </w:r>
          </w:p>
        </w:tc>
      </w:tr>
      <w:tr w:rsidR="00CC4000" w14:paraId="0CC40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資料保留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成績資料完整保留，解除停權後自動恢復</w:t>
            </w:r>
          </w:p>
        </w:tc>
      </w:tr>
    </w:tbl>
    <w:p w14:paraId="0CC40094" w14:textId="77777777" w:rsidR="00CC4000" w:rsidRDefault="00000000">
      <w:pPr>
        <w:pStyle w:val="Heading3"/>
        <w:spacing w:before="180"/>
      </w:pPr>
      <w:r>
        <w:rPr>
          <w:color w:val="FF6B3D"/>
        </w:rPr>
        <w:t>US-04　解除停權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身為助手，調查後確認停權是誤判。我找到該帳號，點擊「解除停權」，確認後帳號恢復正常，成績重新出現在排行榜。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000" w14:paraId="0CC40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000" w14:paraId="0CC40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詳情 popup → 「解除停權」按鈕</w:t>
            </w:r>
          </w:p>
        </w:tc>
      </w:tr>
      <w:tr w:rsidR="00CC4000" w14:paraId="0CC40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確認步驟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確認 dialog，無需輸入文字</w:t>
            </w:r>
          </w:p>
        </w:tc>
      </w:tr>
      <w:tr w:rsidR="00CC4000" w14:paraId="0CC40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suspended_at 清空，帳號恢復，成績立即恢復公開</w:t>
            </w:r>
          </w:p>
        </w:tc>
      </w:tr>
    </w:tbl>
    <w:p w14:paraId="0CC40095" w14:textId="77777777" w:rsidR="00CC4000" w:rsidRDefault="00000000">
      <w:pPr>
        <w:pStyle w:val="Heading3"/>
        <w:spacing w:before="180"/>
      </w:pPr>
      <w:r>
        <w:rPr>
          <w:color w:val="FF6B3D"/>
        </w:rPr>
        <w:t>US-05　強制刪除帳號（admin）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身為管理員，確認某帳號為惡意帳號且無需保留資料。我點擊「刪除」，輸入確認文字，帳號進入刪除緩衝期，30 天後永久清除。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000" w14:paraId="0CC40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000" w14:paraId="0CC40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詳情 popup → 「刪除」按鈕（admin only）</w:t>
            </w:r>
          </w:p>
        </w:tc>
      </w:tr>
      <w:tr w:rsidR="00CC4000" w14:paraId="0CC40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確認文字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輸入「確認刪除 [Email]」，完全比對</w:t>
            </w:r>
          </w:p>
        </w:tc>
      </w:tr>
      <w:tr w:rsidR="00CC4000" w14:paraId="0CC40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deleted_at 設為當下，成績依規則處理，帳號灰色顯示於列表</w:t>
            </w:r>
          </w:p>
        </w:tc>
      </w:tr>
      <w:tr w:rsidR="00CC4000" w14:paraId="0CC40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天內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可由 admin 執行「復原」</w:t>
            </w:r>
          </w:p>
        </w:tc>
      </w:tr>
    </w:tbl>
    <w:p>
      <w:pPr>
        <w:spacing w:after="240"/>
      </w:pPr>
    </w:p>
    <w:p w14:paraId="0CC41000" w14:textId="77777777" w:rsidR="00CC4100" w:rsidRDefault="00CC4100">
      <w:pPr>
        <w:pageBreakBefore/>
      </w:pPr>
    </w:p>
    <w:p w14:paraId="0CC41001" w14:textId="77777777" w:rsidR="00CC4100" w:rsidRDefault="00000000">
      <w:pPr>
        <w:pStyle w:val="Heading1"/>
      </w:pPr>
      <w:r>
        <w:rPr>
          <w:color w:val="060D18"/>
        </w:rPr>
        <w:t>41. 賽事詳情頁規格（/races/:slug 與 /races/:slug/:year）</w:t>
      </w:r>
    </w:p>
    <w:p w14:paraId="0CC41002" w14:textId="77777777" w:rsidR="00CC4100" w:rsidRDefault="00000000">
      <w:pPr>
        <w:pStyle w:val="Heading2"/>
      </w:pPr>
      <w:r>
        <w:rPr>
          <w:color w:val="0D1526"/>
        </w:rPr>
        <w:t>41.1 設計背景與目標</w:t>
      </w:r>
    </w:p>
    <w:p>
      <w:pPr>
        <w:spacing w:before="80" w:after="120"/>
      </w:pPr>
      <w:r>
        <w:rPr>
          <w:rFonts w:eastAsia="Arial"/>
          <w:color w:val="1A1A1A"/>
        </w:rPr>
        <w:t xml:space="preserve">賽事詳情頁是 Tri·log 賽事資料庫的核心公開入口，同時服務兩種受眾：考慮報名的新手選手（需要賽事基本資訊與歷屆參考）以及已完賽的選手（需要查找自己或他人的成績）。</w:t>
      </w:r>
    </w:p>
    <w:p>
      <w:pPr>
        <w:spacing w:before="80" w:after="120"/>
      </w:pPr>
      <w:r>
        <w:rPr>
          <w:rFonts w:eastAsia="Arial"/>
          <w:color w:val="1A1A1A"/>
        </w:rPr>
        <w:t xml:space="preserve">採用兩層結構：賽事頁（/races/:slug）呈現品牌層資訊與歷屆列表；屆次頁（/races/:slug/:year）呈現單一屆次的完整內容，包含天氣、Wish List 互動與成績。兩層各有獨立 URL，均可分享。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100" w14:paraId="0CC41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頁面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路徑範例</w:t>
            </w:r>
          </w:p>
        </w:tc>
      </w:tr>
      <w:tr w:rsidR="00CC4100" w14:paraId="0CC41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賽事頁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/races/puyuma-ironman</w:t>
            </w:r>
          </w:p>
        </w:tc>
      </w:tr>
      <w:tr w:rsidR="00CC4100" w14:paraId="0CC41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屆次頁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/races/puyuma-ironman/2026</w:t>
            </w:r>
          </w:p>
        </w:tc>
      </w:tr>
    </w:tbl>
    <w:p w14:paraId="0CC41010" w14:textId="77777777" w:rsidR="00CC4100" w:rsidRDefault="00000000">
      <w:pPr>
        <w:pStyle w:val="Heading2"/>
      </w:pPr>
      <w:r>
        <w:rPr>
          <w:color w:val="0D1526"/>
        </w:rPr>
        <w:t>41.2 賽事頁（/races/:slug）</w:t>
      </w:r>
    </w:p>
    <w:p w14:paraId="0CC41011" w14:textId="77777777" w:rsidR="00CC4100" w:rsidRDefault="00000000">
      <w:pPr>
        <w:pStyle w:val="Heading3"/>
        <w:spacing w:before="180"/>
      </w:pPr>
      <w:r>
        <w:rPr>
          <w:color w:val="FF6B3D"/>
        </w:rPr>
        <w:t>41.2.1 頁面 Hero 區塊</w:t>
      </w:r>
    </w:p>
    <w:p>
      <w:pPr>
        <w:spacing w:before="80" w:after="120"/>
      </w:pPr>
      <w:r>
        <w:rPr>
          <w:rFonts w:eastAsia="Arial"/>
          <w:color w:val="1A1A1A"/>
        </w:rPr>
        <w:t xml:space="preserve">頁面頂部以深色卡片呈現賽事的核心識別資訊：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4320"/>
        <w:gridCol w:w="2340"/>
      </w:tblGrid>
      <w:tr w:rsidR="00CC4100" w14:paraId="0CC51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資料來源欄位</w:t>
            </w:r>
          </w:p>
        </w:tc>
        <w:tc>
          <w:tcPr>
            <w:tcW w:w="432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顯示內容</w:t>
            </w:r>
          </w:p>
        </w:tc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備注</w:t>
            </w:r>
          </w:p>
        </w:tc>
      </w:tr>
      <w:tr w:rsidR="00CC4100" w14:paraId="0CC51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name_zh / name</w:t>
            </w:r>
          </w:p>
        </w:tc>
        <w:tc>
          <w:tcPr>
            <w:tcW w:w="43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賽事中文名稱（大字標題）</w:t>
            </w:r>
          </w:p>
        </w:tc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優先 name_zh，fallback name</w:t>
            </w:r>
          </w:p>
        </w:tc>
      </w:tr>
      <w:tr w:rsidR="00CC4100" w14:paraId="0CC51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name_en</w:t>
            </w:r>
          </w:p>
        </w:tc>
        <w:tc>
          <w:tcPr>
            <w:tcW w:w="43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英文名稱（副標，小字）</w:t>
            </w:r>
          </w:p>
        </w:tc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有填才顯示</w:t>
            </w:r>
          </w:p>
        </w:tc>
      </w:tr>
      <w:tr w:rsidR="00CC4100" w14:paraId="0CC51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series</w:t>
            </w:r>
          </w:p>
        </w:tc>
        <w:tc>
          <w:tcPr>
            <w:tcW w:w="43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系列 badge（IRONMAN / Challenge / 普悠瑪…）</w:t>
            </w:r>
          </w:p>
        </w:tc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series → 顯示文字對照表</w:t>
            </w:r>
          </w:p>
        </w:tc>
      </w:tr>
      <w:tr w:rsidR="00CC4100" w14:paraId="0CC51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county + country</w:t>
            </w:r>
          </w:p>
        </w:tc>
        <w:tc>
          <w:tcPr>
            <w:tcW w:w="43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地點（如：台東 · 台灣）</w:t>
            </w:r>
          </w:p>
        </w:tc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100" w14:paraId="0CC51005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organizer_co</w:t>
            </w:r>
          </w:p>
        </w:tc>
        <w:tc>
          <w:tcPr>
            <w:tcW w:w="43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主辦單位</w:t>
            </w:r>
          </w:p>
        </w:tc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有填才顯示</w:t>
            </w:r>
          </w:p>
        </w:tc>
      </w:tr>
      <w:tr w:rsidR="00CC4100" w14:paraId="0CC51006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operator</w:t>
            </w:r>
          </w:p>
        </w:tc>
        <w:tc>
          <w:tcPr>
            <w:tcW w:w="43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承辦單位</w:t>
            </w:r>
          </w:p>
        </w:tc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有填才顯示</w:t>
            </w:r>
          </w:p>
        </w:tc>
      </w:tr>
      <w:tr w:rsidR="00CC4100" w14:paraId="0CC51007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registration_url</w:t>
            </w:r>
          </w:p>
        </w:tc>
        <w:tc>
          <w:tcPr>
            <w:tcW w:w="43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「立即報名」按鈕</w:t>
            </w:r>
          </w:p>
        </w:tc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有填才顯示；新分頁開啟</w:t>
            </w:r>
          </w:p>
        </w:tc>
      </w:tr>
    </w:tbl>
    <w:p w14:paraId="0CC41012" w14:textId="77777777" w:rsidR="00CC4100" w:rsidRDefault="00000000">
      <w:pPr>
        <w:pStyle w:val="Heading3"/>
        <w:spacing w:before="180"/>
      </w:pPr>
      <w:r>
        <w:rPr>
          <w:color w:val="FF6B3D"/>
        </w:rPr>
        <w:t>41.2.2 屆次列表</w:t>
      </w:r>
    </w:p>
    <w:p>
      <w:pPr>
        <w:spacing w:before="80" w:after="120"/>
      </w:pPr>
      <w:r>
        <w:rPr>
          <w:rFonts w:eastAsia="Arial"/>
          <w:color w:val="1A1A1A"/>
        </w:rPr>
        <w:t xml:space="preserve">Hero 區塊下方列出所有屆次，依年份降序排列（最新在上）。每一屆次以一列呈現：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4680"/>
        <w:gridCol w:w="2340"/>
      </w:tblGrid>
      <w:tr w:rsidR="00CC4100" w14:paraId="0CC51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468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/>
            </w:r>
          </w:p>
        </w:tc>
      </w:tr>
      <w:tr w:rsidR="00CC4100" w14:paraId="0CC51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年份</w:t>
            </w:r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大字，DM Mono</w:t>
            </w:r>
          </w:p>
        </w:tc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100" w14:paraId="0CC51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日期</w:t>
            </w:r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race_date 格式 M/D；多日則顯示 M/D–M/D</w:t>
            </w:r>
          </w:p>
        </w:tc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100" w14:paraId="0CC51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距離 badges</w:t>
            </w:r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該屆提供的距離（226 / 113 / 51.5 / Sprint）</w:t>
            </w:r>
          </w:p>
        </w:tc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一屆可有多個距離</w:t>
            </w:r>
          </w:p>
        </w:tc>
      </w:tr>
      <w:tr w:rsidR="00CC4100" w14:paraId="0CC51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成績筆數</w:t>
            </w:r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該屆所有距離的成績總數，小字</w:t>
            </w:r>
          </w:p>
        </w:tc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100" w14:paraId="0CC51005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Wish List 計數</w:t>
            </w:r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想參加 N 人 / 參加過 N 人，小字</w:t>
            </w:r>
          </w:p>
        </w:tc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只有未來屆次顯示「想參加」</w:t>
            </w:r>
          </w:p>
        </w:tc>
      </w:tr>
      <w:tr w:rsidR="00CC4100" w14:paraId="0CC51006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連結</w:t>
            </w:r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整列可點擊，導向 /races/:slug/:year</w:t>
            </w:r>
          </w:p>
        </w:tc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若某屆次含多個距離（如 226 + 113），成績筆數為合計，距離 badges 各自顯示。</w:t>
      </w:r>
    </w:p>
    <w:p w14:paraId="0CC41013" w14:textId="77777777" w:rsidR="00CC4100" w:rsidRDefault="00000000">
      <w:pPr>
        <w:pStyle w:val="Heading3"/>
        <w:spacing w:before="180"/>
      </w:pPr>
      <w:r>
        <w:rPr>
          <w:color w:val="FF6B3D"/>
        </w:rPr>
        <w:t>41.2.3 空狀態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屆次列表為空（新賽事剛建立，尚無屆次）：顯示「此賽事尚無屆次記錄，請期待資料更新」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registration_url 為空：不顯示報名按鈕，不顯示佔位符</w:t>
      </w:r>
    </w:p>
    <w:p w14:paraId="0CC41014" w14:textId="77777777" w:rsidR="00CC4100" w:rsidRDefault="00000000">
      <w:pPr>
        <w:pStyle w:val="Heading3"/>
        <w:spacing w:before="180"/>
      </w:pPr>
      <w:r>
        <w:rPr>
          <w:color w:val="FF6B3D"/>
        </w:rPr>
        <w:t>41.2.4 Page Context Strip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100" w14:paraId="0CC51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標題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副標</w:t>
            </w:r>
          </w:p>
        </w:tc>
      </w:tr>
      <w:tr w:rsidR="00CC4100" w14:paraId="0CC51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/races/:slug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{name_zh}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{series 對應文字} · {county}</w:t>
            </w:r>
          </w:p>
        </w:tc>
      </w:tr>
    </w:tbl>
    <w:p w14:paraId="0CC41020" w14:textId="77777777" w:rsidR="00CC4100" w:rsidRDefault="00000000">
      <w:pPr>
        <w:pStyle w:val="Heading2"/>
      </w:pPr>
      <w:r>
        <w:rPr>
          <w:color w:val="0D1526"/>
        </w:rPr>
        <w:t>41.3 屆次頁（/races/:slug/:year）</w:t>
      </w:r>
    </w:p>
    <w:p w14:paraId="0CC41021" w14:textId="77777777" w:rsidR="00CC4100" w:rsidRDefault="00000000">
      <w:pPr>
        <w:pStyle w:val="Heading3"/>
        <w:spacing w:before="180"/>
      </w:pPr>
      <w:r>
        <w:rPr>
          <w:color w:val="FF6B3D"/>
        </w:rPr>
        <w:t>41.3.1 頁面結構概覽</w:t>
      </w:r>
    </w:p>
    <w:p>
      <w:pPr>
        <w:spacing w:before="80" w:after="120"/>
      </w:pPr>
      <w:r>
        <w:rPr>
          <w:rFonts w:eastAsia="Arial"/>
          <w:color w:val="1A1A1A"/>
        </w:rPr>
        <w:t xml:space="preserve">屆次頁分為五個區塊，由上至下：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100" w14:paraId="0CC41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區塊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100" w14:paraId="0CC41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① 屆次 Hero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賽事名稱 + 年份 + 日期 + 距離 badges + 地點；麵包屑：賽事列表 → 賽事頁 → 本屆</w:t>
            </w:r>
          </w:p>
        </w:tc>
      </w:tr>
      <w:tr w:rsidR="00CC4100" w14:paraId="0CC41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② 天氣資訊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比賽當日天氣；有資料才顯示，無資料則隱藏（不顯示空白框）</w:t>
            </w:r>
          </w:p>
        </w:tc>
      </w:tr>
      <w:tr w:rsidR="00CC4100" w14:paraId="0CC41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③ 互動區（Wish List）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想參加 / 參加過兩個按鈕 + 計數；條件顯示邏輯見 41.3.3</w:t>
            </w:r>
          </w:p>
        </w:tc>
      </w:tr>
      <w:tr w:rsidR="00CC4100" w14:paraId="0CC41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④ 成績列表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各距離的成績，以 tab 切換距離；可搜尋姓名；含認領與標記入口</w:t>
            </w:r>
          </w:p>
        </w:tc>
      </w:tr>
      <w:tr w:rsidR="00CC4100" w14:paraId="0CC41005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⑤ 歷屆對比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本賽事所有屆次的完賽人數與最速紀錄對比，折線圖或表格</w:t>
            </w:r>
          </w:p>
        </w:tc>
      </w:tr>
    </w:tbl>
    <w:p w14:paraId="0CC41022" w14:textId="77777777" w:rsidR="00CC4100" w:rsidRDefault="00000000">
      <w:pPr>
        <w:pStyle w:val="Heading3"/>
        <w:spacing w:before="180"/>
      </w:pPr>
      <w:r>
        <w:rPr>
          <w:color w:val="FF6B3D"/>
        </w:rPr>
        <w:t>41.3.2 天氣資訊區塊</w:t>
      </w:r>
    </w:p>
    <w:p>
      <w:pPr>
        <w:spacing w:before="80" w:after="120"/>
      </w:pPr>
      <w:r>
        <w:rPr>
          <w:rFonts w:eastAsia="Arial"/>
          <w:color w:val="1A1A1A"/>
        </w:rPr>
        <w:t xml:space="preserve">以小型天氣卡片呈現，設計原則是「參考用，不是預報用」。過去屆次的天氣是歷史紀錄，幫助選手了解賽事環境。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240"/>
        <w:gridCol w:w="3240"/>
        <w:gridCol w:w="2880"/>
      </w:tblGrid>
      <w:tr w:rsidR="00CC4100" w14:paraId="0CC51000" w14:textId="77777777">
        <w:tc>
          <w:tcPr>
            <w:tcW w:w="32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天氣欄位（weather_data JSON）</w:t>
            </w:r>
          </w:p>
        </w:tc>
        <w:tc>
          <w:tcPr>
            <w:tcW w:w="32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顯示方式</w:t>
            </w:r>
          </w:p>
        </w:tc>
        <w:tc>
          <w:tcPr>
            <w:tcW w:w="288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備注</w:t>
            </w:r>
          </w:p>
        </w:tc>
      </w:tr>
      <w:tr w:rsidR="00CC4100" w14:paraId="0CC51001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溫度（比賽時段平均）</w:t>
            </w:r>
          </w:p>
        </w:tc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數字 + °C，大字</w:t>
            </w:r>
          </w:p>
        </w:tc>
        <w:tc>
          <w:tcPr>
            <w:tcW w:w="28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100" w14:paraId="0CC51002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體感溫度</w:t>
            </w:r>
          </w:p>
        </w:tc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小字補充</w:t>
            </w:r>
          </w:p>
        </w:tc>
        <w:tc>
          <w:tcPr>
            <w:tcW w:w="28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100" w14:paraId="0CC51003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天氣狀況</w:t>
            </w:r>
          </w:p>
        </w:tc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圖示 + 文字（晴 / 多雲 / 小雨…）</w:t>
            </w:r>
          </w:p>
        </w:tc>
        <w:tc>
          <w:tcPr>
            <w:tcW w:w="28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weather_data.condition 對應圖示</w:t>
            </w:r>
          </w:p>
        </w:tc>
      </w:tr>
      <w:tr w:rsidR="00CC4100" w14:paraId="0CC51004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風速</w:t>
            </w:r>
          </w:p>
        </w:tc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數字 km/h + 風向</w:t>
            </w:r>
          </w:p>
        </w:tc>
        <w:tc>
          <w:tcPr>
            <w:tcW w:w="28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100" w14:paraId="0CC51005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濕度</w:t>
            </w:r>
          </w:p>
        </w:tc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百分比</w:t>
            </w:r>
          </w:p>
        </w:tc>
        <w:tc>
          <w:tcPr>
            <w:tcW w:w="28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100" w14:paraId="0CC51006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水溫（游泳）</w:t>
            </w:r>
          </w:p>
        </w:tc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如有紀錄則顯示</w:t>
            </w:r>
          </w:p>
        </w:tc>
        <w:tc>
          <w:tcPr>
            <w:tcW w:w="28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非必填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weather_source = open-meteo：自動抓取，顯示「天氣資料來源：Open-Meteo」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weather_source = manual：手動填寫，顯示「天氣資料由助手記錄」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weather_data 為 null：整個天氣區塊不顯示（不佔頁面空間）</w:t>
      </w:r>
    </w:p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未來屆次（race_date &gt; 今日）不顯示天氣區塊，天氣預報資料意義有限且易過時。</w:t>
      </w:r>
    </w:p>
    <w:p w14:paraId="0CC41023" w14:textId="77777777" w:rsidR="00CC4100" w:rsidRDefault="00000000">
      <w:pPr>
        <w:pStyle w:val="Heading3"/>
        <w:spacing w:before="180"/>
      </w:pPr>
      <w:r>
        <w:rPr>
          <w:color w:val="FF6B3D"/>
        </w:rPr>
        <w:t>41.3.3 互動區（Wish List，實作第 36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Wish List 按鈕根據屆次的時間關係條件顯示：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100" w14:paraId="0CC51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屆次狀態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顯示按鈕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100" w14:paraId="0CC51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未來屆次（race_date &gt; 今日）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想參加 + 參加過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「想參加」是主要動作</w:t>
            </w:r>
          </w:p>
        </w:tc>
      </w:tr>
      <w:tr w:rsidR="00CC4100" w14:paraId="0CC51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過去屆次（race_date ≤ 今日）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只顯示「參加過」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賽事已結束，「想參加」無意義</w:t>
            </w:r>
          </w:p>
        </w:tc>
      </w:tr>
      <w:tr w:rsidR="00CC4100" w14:paraId="0CC51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當年進行中（距今 30 天內）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兩個都顯示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緩衝期，允許兩種互動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已點擊「想參加」的選手在屆次過後，系統在頁面提示：「這場賽事已結束，你參加了嗎？」並顯示「標記參加過」按鈕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「參加過」按下後，若此屆次無該用戶的成績記錄，顯示 toast：「記得登錄你的成績！」附登錄連結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未登入點擊任一按鈕：Auth Modal，intent race_wishlist / race_attended，登入後自動完成互動</w:t>
      </w:r>
    </w:p>
    <w:p w14:paraId="0CC41024" w14:textId="77777777" w:rsidR="00CC4100" w:rsidRDefault="00000000">
      <w:pPr>
        <w:pStyle w:val="Heading3"/>
        <w:spacing w:before="180"/>
      </w:pPr>
      <w:r>
        <w:rPr>
          <w:color w:val="FF6B3D"/>
        </w:rPr>
        <w:t>41.3.4 成績列表區塊</w:t>
      </w:r>
    </w:p>
    <w:p>
      <w:pPr>
        <w:spacing w:before="80" w:after="120"/>
      </w:pPr>
      <w:r>
        <w:rPr>
          <w:rFonts w:eastAsia="Arial"/>
          <w:color w:val="1A1A1A"/>
        </w:rPr>
        <w:t xml:space="preserve">成績區塊是屆次頁的核心，讓選手可以查看這屆的所有完賽紀錄。</w:t>
      </w:r>
    </w:p>
    <w:p>
      <w:pPr>
        <w:spacing w:before="80" w:after="120"/>
      </w:pPr>
      <w:r>
        <w:rPr>
          <w:rFonts w:eastAsia="Arial"/>
          <w:color w:val="1A1A1A"/>
        </w:rPr>
        <w:t xml:space="preserve">距離切換：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若此屆有多個距離，頁籤列出所有距離（226 / 113 / 51.5 / Sprint），預設選最長距離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若此屆只有一個距離，不顯示頁籤，直接列出</w:t>
      </w:r>
    </w:p>
    <w:p>
      <w:pPr>
        <w:spacing w:before="80" w:after="120"/>
      </w:pPr>
      <w:r>
        <w:rPr>
          <w:rFonts w:eastAsia="Arial"/>
          <w:color w:val="1A1A1A"/>
        </w:rPr>
        <w:t xml:space="preserve">成績列表欄位（每列）：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100" w14:paraId="0CC51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備注</w:t>
            </w:r>
          </w:p>
        </w:tc>
      </w:tr>
      <w:tr w:rsidR="00CC4100" w14:paraId="0CC51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名次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依完賽時間排序，DM Mono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100" w14:paraId="0CC51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選手姓名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COALESCE(nickname, name, athlete_name_snapshot)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已認領成績（athlete_id IS NOT NULL）可點擊 → /athletes/:id；未認領加灰色「未認領」badge，不提供連結</w:t>
            </w:r>
          </w:p>
        </w:tc>
      </w:tr>
      <w:tr w:rsidR="00CC4100" w14:paraId="0CC51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完賽時間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HH:MM:SS，DM Mono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100" w14:paraId="0CC51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性別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 / F badge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100" w14:paraId="0CC51005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操作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ClaimButton（認領）/ TagButton（標記）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條件顯示邏輯同 /unclaimed</w:t>
            </w:r>
          </w:p>
        </w:tc>
      </w:tr>
      <w:tr w:rsidR="00CC4100" w14:paraId="0CC51006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★ FollowButton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已認領成績的選手追蹤按鈕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athlete_id IS NOT NULL 且非本人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搜尋框：姓名模糊搜尋，client-side 即時篩選，篩選範圍為當前距離的成績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無成績時：顯示「此屆次尚無成績記錄」+ 「登錄我的成績」按鈕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成績列表使用 source_credibility badge 區分：official（策展）/ self_reported / certificate</w:t>
      </w:r>
    </w:p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成績列表只顯示 is_public = true 的成績。已登入選手自己的私人成績不在此頁顯示（從 /records 管理）。</w:t>
      </w:r>
    </w:p>
    <w:p w14:paraId="0CC41025" w14:textId="77777777" w:rsidR="00CC4100" w:rsidRDefault="00000000">
      <w:pPr>
        <w:pStyle w:val="Heading3"/>
        <w:spacing w:before="180"/>
      </w:pPr>
      <w:r>
        <w:rPr>
          <w:color w:val="FF6B3D"/>
        </w:rPr>
        <w:t>41.3.5 歷屆對比區塊</w:t>
      </w:r>
    </w:p>
    <w:p>
      <w:pPr>
        <w:spacing w:before="80" w:after="120"/>
      </w:pPr>
      <w:r>
        <w:rPr>
          <w:rFonts w:eastAsia="Arial"/>
          <w:color w:val="1A1A1A"/>
        </w:rPr>
        <w:t xml:space="preserve">頁面最底部顯示本賽事所有屆次的歷史對比，幫助選手判斷賽事規模與水準的趨勢。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100" w14:paraId="0CC41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100" w14:paraId="0CC41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年份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各屆年份</w:t>
            </w:r>
          </w:p>
        </w:tc>
      </w:tr>
      <w:tr w:rsidR="00CC4100" w14:paraId="0CC41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成績筆數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當屆成績總數（代表完賽人數的近似值）</w:t>
            </w:r>
          </w:p>
        </w:tc>
      </w:tr>
      <w:tr w:rsidR="00CC4100" w14:paraId="0CC41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最速紀錄（男）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男子組最短完賽時間，DM Mono</w:t>
            </w:r>
          </w:p>
        </w:tc>
      </w:tr>
      <w:tr w:rsidR="00CC4100" w14:paraId="0CC41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最速紀錄（女）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女子組最短完賽時間，DM Mono</w:t>
            </w:r>
          </w:p>
        </w:tc>
      </w:tr>
      <w:tr w:rsidR="00CC4100" w14:paraId="0CC41005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天氣概況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溫度 + 天氣圖示，有資料才顯示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資料點少於 2 屆時：只顯示表格，不顯示折線圖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資料點 3 屆以上：同時顯示完賽人數趨勢折線圖（使用 recharts）</w:t>
      </w:r>
    </w:p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歷屆對比只計算 full 距離的最速紀錄，若無 full 距離則取最長距離。</w:t>
      </w:r>
    </w:p>
    <w:p w14:paraId="0CC41026" w14:textId="77777777" w:rsidR="00CC4100" w:rsidRDefault="00000000">
      <w:pPr>
        <w:pStyle w:val="Heading3"/>
        <w:spacing w:before="180"/>
      </w:pPr>
      <w:r>
        <w:rPr>
          <w:color w:val="FF6B3D"/>
        </w:rPr>
        <w:t>41.3.6 Page Context Strip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100" w14:paraId="0CC51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標題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副標</w:t>
            </w:r>
          </w:p>
        </w:tc>
      </w:tr>
      <w:tr w:rsidR="00CC4100" w14:paraId="0CC51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/races/:slug/:year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{name_zh} {year}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{race_date 格式 M/D} · {county} · {距離 badges}</w:t>
            </w:r>
          </w:p>
        </w:tc>
      </w:tr>
    </w:tbl>
    <w:p w14:paraId="0CC41030" w14:textId="77777777" w:rsidR="00CC4100" w:rsidRDefault="00000000">
      <w:pPr>
        <w:pStyle w:val="Heading2"/>
      </w:pPr>
      <w:r>
        <w:rPr>
          <w:color w:val="0D1526"/>
        </w:rPr>
        <w:t>41.4 麵包屑導覽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100" w14:paraId="0CC41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頁面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麵包屑</w:t>
            </w:r>
          </w:p>
        </w:tc>
      </w:tr>
      <w:tr w:rsidR="00CC4100" w14:paraId="0CC41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賽事頁 /races/:slug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賽事資料庫 → {name_zh}</w:t>
            </w:r>
          </w:p>
        </w:tc>
      </w:tr>
      <w:tr w:rsidR="00CC4100" w14:paraId="0CC41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屆次頁 /races/:slug/:year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賽事資料庫 → {name_zh} → {year}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「賽事資料庫」連結導向 /races，「{name_zh}」連結導向賽事頁。</w:t>
      </w:r>
    </w:p>
    <w:p w14:paraId="0CC41040" w14:textId="77777777" w:rsidR="00CC4100" w:rsidRDefault="00000000">
      <w:pPr>
        <w:pStyle w:val="Heading2"/>
      </w:pPr>
      <w:r>
        <w:rPr>
          <w:color w:val="0D1526"/>
        </w:rPr>
        <w:t>41.5 SEO 與 Metadata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100" w14:paraId="0CC51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頁面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title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description</w:t>
            </w:r>
          </w:p>
        </w:tc>
      </w:tr>
      <w:tr w:rsidR="00CC4100" w14:paraId="0CC51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賽事頁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{name_zh} | Tri·log 賽事資料庫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{name_zh} 歷屆賽事資訊、成績記錄與選手動態</w:t>
            </w:r>
          </w:p>
        </w:tc>
      </w:tr>
      <w:tr w:rsidR="00CC4100" w14:paraId="0CC51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屆次頁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{name_zh} {year} | Tri·log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{year} 年 {name_zh} 完賽成績、天氣與選手紀錄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兩頁均為 Server Component，metadata 由伺服器端 generateMetadata() 產生，支援 Open Graph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og:image：目前無賽事圖片，使用 Tri·log logo 作為預設 og:image</w:t>
      </w:r>
    </w:p>
    <w:p w14:paraId="0CC41050" w14:textId="77777777" w:rsidR="00CC4100" w:rsidRDefault="00000000">
      <w:pPr>
        <w:pStyle w:val="Heading2"/>
      </w:pPr>
      <w:r>
        <w:rPr>
          <w:color w:val="0D1526"/>
        </w:rPr>
        <w:t>41.6 API 端點（補充第 19 章）</w:t>
      </w:r>
    </w:p>
    <w:tbl>
      <w:tblPr>
        <w:tblW w:w="945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00"/>
        <w:gridCol w:w="3510"/>
        <w:gridCol w:w="5040"/>
      </w:tblGrid>
      <w:tr w:rsidR="00CC4100" w14:paraId="0CC51000" w14:textId="77777777">
        <w:tc>
          <w:tcPr>
            <w:tcW w:w="9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w="50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100" w14:paraId="0CC51001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/api/races/:slug</w:t>
            </w:r>
          </w:p>
        </w:tc>
        <w:tc>
          <w:tcPr>
            <w:tcW w:w="50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賽事基本資料 + 所有屆次摘要列表（含各屆成績筆數、wishlist_count、attended_count）</w:t>
            </w:r>
          </w:p>
        </w:tc>
      </w:tr>
      <w:tr w:rsidR="00CC4100" w14:paraId="0CC51002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/api/races/:slug/:year</w:t>
            </w:r>
          </w:p>
        </w:tc>
        <w:tc>
          <w:tcPr>
            <w:tcW w:w="50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特定屆次完整資料：天氣、Wish List 狀態（登入者）、各距離成績列表</w:t>
            </w:r>
          </w:p>
        </w:tc>
      </w:tr>
      <w:tr w:rsidR="00CC4100" w14:paraId="0CC51003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/api/races/:slug/:year/results</w:t>
            </w:r>
          </w:p>
        </w:tc>
        <w:tc>
          <w:tcPr>
            <w:tcW w:w="50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分頁取得特定屆次 + 距離的成績；支援 distance / gender / page 參數</w:t>
            </w:r>
          </w:p>
        </w:tc>
      </w:tr>
      <w:tr w:rsidR="00CC4100" w14:paraId="0CC51004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/api/races/:slug/editions</w:t>
            </w:r>
          </w:p>
        </w:tc>
        <w:tc>
          <w:tcPr>
            <w:tcW w:w="50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列出所有屆次摘要（供歷屆對比區塊使用）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GET /api/races/:slug/:year 的 Wish List 狀態：若未登入則 { wishlist: false, attended: false }；若已登入則查詢當前用戶的 RACE_INTEREST 記錄回傳實際狀態。</w:t>
      </w:r>
    </w:p>
    <w:p w14:paraId="0CC41060" w14:textId="77777777" w:rsidR="00CC4100" w:rsidRDefault="00000000">
      <w:pPr>
        <w:pStyle w:val="Heading2"/>
      </w:pPr>
      <w:r>
        <w:rPr>
          <w:color w:val="0D1526"/>
        </w:rPr>
        <w:t>41.7 RACE / RACE_EDITION 欄位補充（修訂第 16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本章實作所需的欄位多數已在 migration 20260605000001 新增，此處整理完整的公開顯示欄位清單：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100" w14:paraId="0CC51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所在表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100" w14:paraId="0CC51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name_zh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中文名稱，詳情頁主標題</w:t>
            </w:r>
          </w:p>
        </w:tc>
      </w:tr>
      <w:tr w:rsidR="00CC4100" w14:paraId="0CC51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name_en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英文名稱，副標題（選填）</w:t>
            </w:r>
          </w:p>
        </w:tc>
      </w:tr>
      <w:tr w:rsidR="00CC4100" w14:paraId="0CC51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series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IRONMAN_TAIWAN / IRONMAN_70_3 / CHALLENGE / PUYUMA / FORCE / CTTA_NATIONALS / LOCAL_EVENT</w:t>
            </w:r>
          </w:p>
        </w:tc>
      </w:tr>
      <w:tr w:rsidR="00CC4100" w14:paraId="0CC51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county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縣市（台東、花蓮…），Page Context Strip 用</w:t>
            </w:r>
          </w:p>
        </w:tc>
      </w:tr>
      <w:tr w:rsidR="00CC4100" w14:paraId="0CC51005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organizer_co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主辦單位（選填）</w:t>
            </w:r>
          </w:p>
        </w:tc>
      </w:tr>
      <w:tr w:rsidR="00CC4100" w14:paraId="0CC51006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operator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承辦單位（選填）</w:t>
            </w:r>
          </w:p>
        </w:tc>
      </w:tr>
      <w:tr w:rsidR="00CC4100" w14:paraId="0CC51007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venue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場地名稱（選填）</w:t>
            </w:r>
          </w:p>
        </w:tc>
      </w:tr>
      <w:tr w:rsidR="00CC4100" w14:paraId="0CC51008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registration_url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報名連結（選填，有填才顯示按鈕）</w:t>
            </w:r>
          </w:p>
        </w:tc>
      </w:tr>
      <w:tr w:rsidR="00CC4100" w14:paraId="0CC51009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 / lng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GPS 座標，天氣 API 查詢用</w:t>
            </w:r>
          </w:p>
        </w:tc>
      </w:tr>
      <w:tr w:rsidR="00CC4100" w14:paraId="0CC5100A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weather_data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RACE_EDITION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JSON：{ condition, temp_avg, temp_feel, wind_kph, wind_dir, humidity, water_temp }</w:t>
            </w:r>
          </w:p>
        </w:tc>
      </w:tr>
      <w:tr w:rsidR="00CC4100" w14:paraId="0CC5100B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weather_source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RACE_EDITION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open-meteo / manual</w:t>
            </w:r>
          </w:p>
        </w:tc>
      </w:tr>
      <w:tr w:rsidR="00CC4100" w14:paraId="0CC5100C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wishlist_count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RACE_EDITION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快取計數，POST/DELETE race_interest 時觸發更新</w:t>
            </w:r>
          </w:p>
        </w:tc>
      </w:tr>
      <w:tr w:rsidR="00CC4100" w14:paraId="0CC5100D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attended_count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RACE_EDITION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快取計數，同上</w:t>
            </w:r>
          </w:p>
        </w:tc>
      </w:tr>
    </w:tbl>
    <w:p w14:paraId="0CC41070" w14:textId="77777777" w:rsidR="00CC4100" w:rsidRDefault="00000000">
      <w:pPr>
        <w:pStyle w:val="Heading2"/>
      </w:pPr>
      <w:r>
        <w:rPr>
          <w:color w:val="0D1526"/>
        </w:rPr>
        <w:t>41.8 天氣資料自動抓取規則（補充第 19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新增或編輯屆次時，若 race_date 為過去日期且 weather_data 為 null，系統自動觸發 Open-Meteo 歷史天氣查詢。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100" w14:paraId="0CC41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觸發條件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100" w14:paraId="0CC41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/api/races/:slug/editions（助手）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新增屆次後自動查詢；若 race_date 未到則不查，等日期過後補查</w:t>
            </w:r>
          </w:p>
        </w:tc>
      </w:tr>
      <w:tr w:rsidR="00CC4100" w14:paraId="0CC41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 /api/races/:slug/editions/:year（助手）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更新屆次後重新觸發查詢（用於補填或修正天氣）</w:t>
            </w:r>
          </w:p>
        </w:tc>
      </w:tr>
      <w:tr w:rsidR="00CC4100" w14:paraId="0CC41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排程補查（建議）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每日掃描 race_date &lt; 今日且 weather_data IS NULL 的屆次，自動補查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Open-Meteo Historical API：https://archive-api.open-meteo.com/v1/archive，無需 API Key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查詢參數：latitude / longitude（RACE.lat / lng）、start_date / end_date（race_date）、hourly 取賽事時段（06:00–18:00）平均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查詢失敗（網路錯誤 / 座標無效）：weather_data 維持 null，不阻擋屆次建立；可手動補填</w:t>
      </w:r>
    </w:p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GPS 座標若為空（RACE.lat / lng 未填）則略過自動查詢，weather_source 維持 null。</w:t>
      </w:r>
    </w:p>
    <w:p w14:paraId="0CC41080" w14:textId="77777777" w:rsidR="00CC4100" w:rsidRDefault="00000000">
      <w:pPr>
        <w:pStyle w:val="Heading2"/>
      </w:pPr>
      <w:r>
        <w:rPr>
          <w:color w:val="0D1526"/>
        </w:rPr>
        <w:t>41.9 User Stories</w:t>
      </w:r>
    </w:p>
    <w:p w14:paraId="0CC41081" w14:textId="77777777" w:rsidR="00CC4100" w:rsidRDefault="00000000">
      <w:pPr>
        <w:pStyle w:val="Heading3"/>
        <w:spacing w:before="180"/>
      </w:pPr>
      <w:r>
        <w:rPr>
          <w:color w:val="FF6B3D"/>
        </w:rPr>
        <w:t>US-01　考慮報名的選手查看賽事資訊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身為一位正在考慮報名普悠瑪超鐵的選手，我在賽事列表點擊賽事名稱進入 /races/puyuma-ironman，看到賽事基本介紹（地點、主辦、歷屆列表），點擊 2027 屆次後進入 /races/puyuma-ironman/2027，看到「想參加」按鈕，點擊後標記意願，系統記錄我對此屆的 wishlist。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100" w14:paraId="0CC41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100" w14:paraId="0CC41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賽事列表 → /races/puyuma-ironman → /races/puyuma-ironman/2027</w:t>
            </w:r>
          </w:p>
        </w:tc>
      </w:tr>
      <w:tr w:rsidR="00CC4100" w14:paraId="0CC41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互動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點擊「想參加」→ 計數 +1，按鈕切換為已標記狀態</w:t>
            </w:r>
          </w:p>
        </w:tc>
      </w:tr>
      <w:tr w:rsidR="00CC4100" w14:paraId="0CC41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未登入情境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點擊 → Auth Modal → 登入後自動完成標記</w:t>
            </w:r>
          </w:p>
        </w:tc>
      </w:tr>
    </w:tbl>
    <w:p w14:paraId="0CC41082" w14:textId="77777777" w:rsidR="00CC4100" w:rsidRDefault="00000000">
      <w:pPr>
        <w:pStyle w:val="Heading3"/>
        <w:spacing w:before="180"/>
      </w:pPr>
      <w:r>
        <w:rPr>
          <w:color w:val="FF6B3D"/>
        </w:rPr>
        <w:t>US-02　完賽選手查找自己的成績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 2024 年完賽普悠瑪超鐵的選手，我進入 /races/puyuma-ironman/2024，在成績區塊搜尋自己的名字，找到成績列，點擊「認領」確認這是我的成績。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100" w14:paraId="0CC41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100" w14:paraId="0CC41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/races/puyuma-ironman/2024</w:t>
            </w:r>
          </w:p>
        </w:tc>
      </w:tr>
      <w:tr w:rsidR="00CC4100" w14:paraId="0CC41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搜尋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成績區塊搜尋框 → 姓名模糊搜尋 → 即時篩選</w:t>
            </w:r>
          </w:p>
        </w:tc>
      </w:tr>
      <w:tr w:rsidR="00CC4100" w14:paraId="0CC41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認領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ClaimButton → claim_result() RPC → claim_status = pending</w:t>
            </w:r>
          </w:p>
        </w:tc>
      </w:tr>
    </w:tbl>
    <w:p w14:paraId="0CC41083" w14:textId="77777777" w:rsidR="00CC4100" w:rsidRDefault="00000000">
      <w:pPr>
        <w:pStyle w:val="Heading3"/>
        <w:spacing w:before="180"/>
      </w:pPr>
      <w:r>
        <w:rPr>
          <w:color w:val="FF6B3D"/>
        </w:rPr>
        <w:t>US-03　查看當年比賽天氣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身為一位正在評估 2025 年普悠瑪難度的選手，我進入 /races/puyuma-ironman/2025 查看天氣區塊，看到「氣溫 28°C，東北風 18 km/h，濕度 72%」，對當年的賽事條件有了具體了解。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100" w14:paraId="0CC41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100" w14:paraId="0CC41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前提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2025 屆次的 race_date 已過，weather_data 已由 Open-Meteo 自動填入</w:t>
            </w:r>
          </w:p>
        </w:tc>
      </w:tr>
      <w:tr w:rsidR="00CC4100" w14:paraId="0CC41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天氣卡片：溫度 / 體感 / 風速 / 濕度，資料來源標示「Open-Meteo」</w:t>
            </w:r>
          </w:p>
        </w:tc>
      </w:tr>
      <w:tr w:rsidR="00CC4100" w14:paraId="0CC41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無資料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天氣區塊不顯示，不顯示空白框或 placeholder</w:t>
            </w:r>
          </w:p>
        </w:tc>
      </w:tr>
    </w:tbl>
    <w:p w14:paraId="0CC41084" w14:textId="77777777" w:rsidR="00CC4100" w:rsidRDefault="00000000">
      <w:pPr>
        <w:pStyle w:val="Heading3"/>
        <w:spacing w:before="180"/>
      </w:pPr>
      <w:r>
        <w:rPr>
          <w:color w:val="FF6B3D"/>
        </w:rPr>
        <w:t>US-04　選手標記「參加過」觸發成績登錄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身為一位完賽 Challenge Taiwan 2024 但還沒登錄成績的選手，我在屆次頁點擊「參加過」，系統標記後出現 toast 提示「記得登錄你的成績！」，我點擊連結直接進入成績登錄表單，race_edition 自動帶入。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100" w14:paraId="0CC41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100" w14:paraId="0CC41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點擊「參加過」→ attended_count +1</w:t>
            </w:r>
          </w:p>
        </w:tc>
      </w:tr>
      <w:tr w:rsidR="00CC4100" w14:paraId="0CC41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條件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此屆次無該用戶的成績記錄才顯示 toast</w:t>
            </w:r>
          </w:p>
        </w:tc>
      </w:tr>
      <w:tr w:rsidR="00CC4100" w14:paraId="0CC41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toast CTA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導向 /records/new，帶入 race_edition_id query param</w:t>
            </w:r>
          </w:p>
        </w:tc>
      </w:tr>
    </w:tbl>
    <w:p w14:paraId="0CC41085" w14:textId="77777777" w:rsidR="00CC4100" w:rsidRDefault="00000000">
      <w:pPr>
        <w:pStyle w:val="Heading3"/>
        <w:spacing w:before="180"/>
      </w:pPr>
      <w:r>
        <w:rPr>
          <w:color w:val="FF6B3D"/>
        </w:rPr>
        <w:t>US-05　分享特定屆次連結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身為一位完賽選手，我想把 2024 年普悠瑪的成績頁分享給練友，複製 /races/puyuma-ironman/2024 的 URL 傳給對方，對方點開後直接看到 2024 屆次的成績列表。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100" w14:paraId="0CC41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100" w14:paraId="0CC41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/races/puyuma-ironman/2024（永久固定，不依賴 query param）</w:t>
            </w:r>
          </w:p>
        </w:tc>
      </w:tr>
      <w:tr w:rsidR="00CC4100" w14:paraId="0CC41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og:title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普悠瑪超鐵 2024 | Tri·log</w:t>
            </w:r>
          </w:p>
        </w:tc>
      </w:tr>
      <w:tr w:rsidR="00CC4100" w14:paraId="0CC41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og:description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2024 年普悠瑪超鐵完賽成績、天氣與選手紀錄</w:t>
            </w:r>
          </w:p>
        </w:tc>
      </w:tr>
    </w:tbl>
    <w:p w14:paraId="0CC41086" w14:textId="77777777" w:rsidR="00CC4100" w:rsidRDefault="00000000">
      <w:pPr>
        <w:pStyle w:val="Heading3"/>
        <w:spacing w:before="180"/>
      </w:pPr>
      <w:r>
        <w:rPr>
          <w:color w:val="FF6B3D"/>
        </w:rPr>
        <w:t>US-06　透過歷屆對比評估賽事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身為一位正在研究 IRONMAN Taiwan 歷史數據的選手，我在屆次頁底部看到歷屆對比表，發現 2023 年完賽人數明顯下降（惡劣天氣），2024 年回升。天氣欄位佐證了我的推測（2023 年：雨，27°C；2024 年：晴，25°C）。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100" w14:paraId="0CC41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100" w14:paraId="0CC41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位置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屆次頁底部歷屆對比區塊，切換此賽事任一屆次均可看到全歷史</w:t>
            </w:r>
          </w:p>
        </w:tc>
      </w:tr>
      <w:tr w:rsidR="00CC4100" w14:paraId="0CC41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資料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成績筆數趨勢 + 最速紀錄 + 天氣概況</w:t>
            </w:r>
          </w:p>
        </w:tc>
      </w:tr>
      <w:tr w:rsidR="00CC4100" w14:paraId="0CC41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折線圖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屆以上時顯示完賽人數折線圖（recharts）</w:t>
            </w:r>
          </w:p>
        </w:tc>
      </w:tr>
    </w:tbl>
    <w:p>
      <w:pPr>
        <w:spacing w:after="240"/>
      </w:pPr>
    </w:p>
    <w:p w14:paraId="0CC42000" w14:textId="77777777" w:rsidR="00CC4200" w:rsidRDefault="00CC4200">
      <w:pPr>
        <w:pageBreakBefore/>
      </w:pPr>
    </w:p>
    <w:p w14:paraId="0CC42001" w14:textId="77777777" w:rsidR="00CC4200" w:rsidRDefault="00000000">
      <w:pPr>
        <w:pStyle w:val="Heading1"/>
      </w:pPr>
      <w:r>
        <w:rPr>
          <w:color w:val="060D18"/>
        </w:rPr>
        <w:t>42. 賽事資料用戶提交規格（修訂第 34、35 章）</w:t>
      </w:r>
    </w:p>
    <w:p w14:paraId="0CC42002" w14:textId="77777777" w:rsidR="00CC4200" w:rsidRDefault="00000000">
      <w:pPr>
        <w:pStyle w:val="Heading2"/>
      </w:pPr>
      <w:r>
        <w:rPr>
          <w:color w:val="0D1526"/>
        </w:rPr>
        <w:t>42.1 設計背景與核心決策</w:t>
      </w:r>
    </w:p>
    <w:p>
      <w:pPr>
        <w:spacing w:before="80" w:after="120"/>
      </w:pPr>
      <w:r>
        <w:rPr>
          <w:rFonts w:eastAsia="Arial"/>
          <w:color w:val="1A1A1A"/>
        </w:rPr>
        <w:t xml:space="preserve">原第 34、35 章將「新增賽事」視為單一動作，允許用戶直接建立 RACE 記錄。此設計有 slug 一致性問題：不同用戶提交同一場賽事時，系統無法自動合併，且用戶無法產生語意正確的 slug（如 puyuma-ironman）。</w:t>
      </w:r>
    </w:p>
    <w:p>
      <w:pPr>
        <w:spacing w:before="80" w:after="120"/>
      </w:pPr>
      <w:r>
        <w:rPr>
          <w:rFonts w:eastAsia="Arial"/>
          <w:color w:val="1A1A1A"/>
        </w:rPr>
        <w:t xml:space="preserve">本章採用方案 C：將用戶提交行為拆分為「賽事申請（申請新 RACE）」與「屆次新增（在已有 RACE 下新增屆次）」兩條完全獨立的路徑，兩者的審核邏輯、資料模型與 slug 管理方式均不同。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200" w14:paraId="0CC42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動作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200" w14:paraId="0CC42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申請新賽事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平台上完全沒有此賽事 → 提交新 RACE 記錄申請 → slug 留空 → 助手審核時指定 slug → 核准後公開詳情頁</w:t>
            </w:r>
          </w:p>
        </w:tc>
      </w:tr>
      <w:tr w:rsidR="00CC4200" w14:paraId="0CC42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新增屆次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賽事已存在（slug 已有）→ 直接在該賽事下新增 RACE_EDITION → 樂觀公開 → 事後審核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絕大多數用戶動作是「新增屆次」而非「申請新賽事」。台灣主要賽事（普悠瑪、Challenge、IRONMAN 等）已存在系統中，用戶只需找到賽事並新增年份即可。</w:t>
      </w:r>
    </w:p>
    <w:p w14:paraId="0CC42010" w14:textId="77777777" w:rsidR="00CC4200" w:rsidRDefault="00000000">
      <w:pPr>
        <w:pStyle w:val="Heading2"/>
      </w:pPr>
      <w:r>
        <w:rPr>
          <w:color w:val="0D1526"/>
        </w:rPr>
        <w:t>42.2 賽事搜尋流程（修訂第 34 章 §34.4）</w:t>
      </w:r>
    </w:p>
    <w:p>
      <w:pPr>
        <w:spacing w:before="80" w:after="120"/>
      </w:pPr>
      <w:r>
        <w:rPr>
          <w:rFonts w:eastAsia="Arial"/>
          <w:color w:val="1A1A1A"/>
        </w:rPr>
        <w:t xml:space="preserve">用戶在成績登錄表單選擇賽事時，採用搜尋優先的設計：輸入賽事名稱關鍵字，系統模糊搜尋已存在的賽事，找到後選擇年份。找不到才進入申請流程。</w:t>
      </w:r>
    </w:p>
    <w:p w14:paraId="0CC42011" w14:textId="77777777" w:rsidR="00CC4200" w:rsidRDefault="00000000">
      <w:pPr>
        <w:pStyle w:val="Heading3"/>
        <w:spacing w:before="180"/>
      </w:pPr>
      <w:r>
        <w:rPr>
          <w:color w:val="FF6B3D"/>
        </w:rPr>
        <w:t>搜尋步驟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200" w14:paraId="0CC42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步驟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200" w14:paraId="0CC42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① 輸入關鍵字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在「賽事」欄位輸入中文或英文名稱，即時搜尋（debounce 300ms）</w:t>
            </w:r>
          </w:p>
        </w:tc>
      </w:tr>
      <w:tr w:rsidR="00CC4200" w14:paraId="0CC42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② 選擇賽事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從下拉列表選擇正確的賽事（顯示：name_zh、county、series badge）</w:t>
            </w:r>
          </w:p>
        </w:tc>
      </w:tr>
      <w:tr w:rsidR="00CC4200" w14:paraId="0CC42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③ 選擇年份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選定賽事後展開屆次選擇器：下拉列出已有屆次年份（race_editions），選定後距離自動帶入</w:t>
            </w:r>
          </w:p>
        </w:tc>
      </w:tr>
      <w:tr w:rsidR="00CC4200" w14:paraId="0CC42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④ 找不到？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搜尋無結果時，下拉底部顯示「找不到「[關鍵字]」？→ 申請新增賽事」</w:t>
            </w:r>
          </w:p>
        </w:tc>
      </w:tr>
    </w:tbl>
    <w:p w14:paraId="0CC42012" w14:textId="77777777" w:rsidR="00CC4200" w:rsidRDefault="00000000">
      <w:pPr>
        <w:pStyle w:val="Heading3"/>
        <w:spacing w:before="180"/>
      </w:pPr>
      <w:r>
        <w:rPr>
          <w:color w:val="FF6B3D"/>
        </w:rPr>
        <w:t>賽事搜尋 API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200" w14:paraId="0CC42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200" w14:paraId="0CC42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/api/races/search?q={keyword}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模糊搜尋賽事名稱（name_zh / name_en / name）；只回傳 status = active 或 pending_review（已申請但未審核的也顯示，避免重複申請）；limit 10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搜尋結果包含 pending_review 狀態的賽事，讓後來的用戶知道已有人申請，不需要重複提交。</w:t>
      </w:r>
    </w:p>
    <w:p w14:paraId="0CC42020" w14:textId="77777777" w:rsidR="00CC4200" w:rsidRDefault="00000000">
      <w:pPr>
        <w:pStyle w:val="Heading2"/>
      </w:pPr>
      <w:r>
        <w:rPr>
          <w:color w:val="0D1526"/>
        </w:rPr>
        <w:t>42.3 屆次新增流程</w:t>
      </w:r>
    </w:p>
    <w:p>
      <w:pPr>
        <w:spacing w:before="80" w:after="120"/>
      </w:pPr>
      <w:r>
        <w:rPr>
          <w:rFonts w:eastAsia="Arial"/>
          <w:color w:val="1A1A1A"/>
        </w:rPr>
        <w:t xml:space="preserve">用戶找到已有賽事後，若需要的年份不在屆次列表中，可以直接新增屆次。屆次新增的風險遠低於賽事新增（只是日期和距離，不涉及 slug），採樂觀公開、事後審核。</w:t>
      </w:r>
    </w:p>
    <w:p w14:paraId="0CC42021" w14:textId="77777777" w:rsidR="00CC4200" w:rsidRDefault="00000000">
      <w:pPr>
        <w:pStyle w:val="Heading3"/>
        <w:spacing w:before="180"/>
      </w:pPr>
      <w:r>
        <w:rPr>
          <w:color w:val="FF6B3D"/>
        </w:rPr>
        <w:t>觸發入口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成績登錄表單：選定賽事後，屆次下拉底部顯示「找不到 [賽事] 的 [年份]？新增本屆次」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賽事詳情頁 /races/:slug：屆次列表底部「+ 新增 [year] 屆次」按鈕（已登入才顯示）</w:t>
      </w:r>
    </w:p>
    <w:p w14:paraId="0CC42022" w14:textId="77777777" w:rsidR="00CC4200" w:rsidRDefault="00000000">
      <w:pPr>
        <w:pStyle w:val="Heading3"/>
        <w:spacing w:before="180"/>
      </w:pPr>
      <w:r>
        <w:rPr>
          <w:color w:val="FF6B3D"/>
        </w:rPr>
        <w:t>屆次新增表單欄位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200" w14:paraId="0CC52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必填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200" w14:paraId="0CC52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年份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數字，合理範圍 1990–2030</w:t>
            </w:r>
          </w:p>
        </w:tc>
      </w:tr>
      <w:tr w:rsidR="00CC4200" w14:paraId="0CC52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比賽日期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日期選擇器</w:t>
            </w:r>
          </w:p>
        </w:tc>
      </w:tr>
      <w:tr w:rsidR="00CC4200" w14:paraId="0CC52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結束日期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多日賽事使用</w:t>
            </w:r>
          </w:p>
        </w:tc>
      </w:tr>
      <w:tr w:rsidR="00CC4200" w14:paraId="0CC52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距離組別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多選：226 / 113 / 51.5 / Sprint</w:t>
            </w:r>
          </w:p>
        </w:tc>
      </w:tr>
      <w:tr w:rsidR="00CC4200" w14:paraId="0CC52005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完賽人數（估計）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幫助歷屆對比區塊顯示規模</w:t>
            </w:r>
          </w:p>
        </w:tc>
      </w:tr>
      <w:tr w:rsidR="00CC4200" w14:paraId="0CC52006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備注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如「因颱風縮短路線」等說明</w:t>
            </w:r>
          </w:p>
        </w:tc>
      </w:tr>
    </w:tbl>
    <w:p w14:paraId="0CC42023" w14:textId="77777777" w:rsidR="00CC4200" w:rsidRDefault="00000000">
      <w:pPr>
        <w:pStyle w:val="Heading3"/>
        <w:spacing w:before="180"/>
      </w:pPr>
      <w:r>
        <w:rPr>
          <w:color w:val="FF6B3D"/>
        </w:rPr>
        <w:t>屆次新增後的狀態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200" w14:paraId="0CC52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初始值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200" w14:paraId="0CC52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review_status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pending_review（首次）/ approved（已信任用戶）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與 RACE 申請邏輯相同</w:t>
            </w:r>
          </w:p>
        </w:tc>
      </w:tr>
      <w:tr w:rsidR="00CC4200" w14:paraId="0CC52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submitted_by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登入者 UUID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記錄提交者</w:t>
            </w:r>
          </w:p>
        </w:tc>
      </w:tr>
      <w:tr w:rsidR="00CC4200" w14:paraId="0CC52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weather_data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系統自動從 Open-Meteo 查詢（若 race_date 已過）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屆次新增後立即出現在 /races/:slug 的屆次列表（樂觀顯示）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成績表單自動帶入剛建立的 race_edition，讓用戶可以立即登錄成績</w:t>
      </w:r>
    </w:p>
    <w:p w14:paraId="0CC42030" w14:textId="77777777" w:rsidR="00CC4200" w:rsidRDefault="00000000">
      <w:pPr>
        <w:pStyle w:val="Heading2"/>
      </w:pPr>
      <w:r>
        <w:rPr>
          <w:color w:val="0D1526"/>
        </w:rPr>
        <w:t>42.4 申請新賽事流程</w:t>
      </w:r>
    </w:p>
    <w:p>
      <w:pPr>
        <w:spacing w:before="80" w:after="120"/>
      </w:pPr>
      <w:r>
        <w:rPr>
          <w:rFonts w:eastAsia="Arial"/>
          <w:color w:val="1A1A1A"/>
        </w:rPr>
        <w:t xml:space="preserve">當用戶搜尋賽事確認平台上不存在時，才進入申請流程。申請新賽事比新增屆次多一個步驟：助手需要指定 slug，才能建立詳情頁 URL。</w:t>
      </w:r>
    </w:p>
    <w:p w14:paraId="0CC42031" w14:textId="77777777" w:rsidR="00CC4200" w:rsidRDefault="00000000">
      <w:pPr>
        <w:pStyle w:val="Heading3"/>
        <w:spacing w:before="180"/>
      </w:pPr>
      <w:r>
        <w:rPr>
          <w:color w:val="FF6B3D"/>
        </w:rPr>
        <w:t>申請表單欄位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200" w14:paraId="0CC52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必填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200" w14:paraId="0CC52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賽事名稱（中文）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主要識別名稱</w:t>
            </w:r>
          </w:p>
        </w:tc>
      </w:tr>
      <w:tr w:rsidR="00CC4200" w14:paraId="0CC52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賽事名稱（英文）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有助於 slug 產生</w:t>
            </w:r>
          </w:p>
        </w:tc>
      </w:tr>
      <w:tr w:rsidR="00CC4200" w14:paraId="0CC52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舉辦地點（縣市）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台灣縣市下拉 + 或輸入海外城市</w:t>
            </w:r>
          </w:p>
        </w:tc>
      </w:tr>
      <w:tr w:rsidR="00CC4200" w14:paraId="0CC52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國家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預設台灣</w:t>
            </w:r>
          </w:p>
        </w:tc>
      </w:tr>
      <w:tr w:rsidR="00CC4200" w14:paraId="0CC52005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系列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下拉：IRONMAN / Challenge / 普悠瑪 / FORCE / 全國錦標賽 / 地方賽事 / 其他</w:t>
            </w:r>
          </w:p>
        </w:tc>
      </w:tr>
      <w:tr w:rsidR="00CC4200" w14:paraId="0CC52006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主辦單位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200" w14:paraId="0CC52007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報名網址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有填則詳情頁顯示報名按鈕</w:t>
            </w:r>
          </w:p>
        </w:tc>
      </w:tr>
      <w:tr w:rsidR="00CC4200" w14:paraId="0CC52008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本屆日期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申請時同步建立第一個屆次</w:t>
            </w:r>
          </w:p>
        </w:tc>
      </w:tr>
      <w:tr w:rsidR="00CC4200" w14:paraId="0CC52009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本屆距離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多選</w:t>
            </w:r>
          </w:p>
        </w:tc>
      </w:tr>
      <w:tr w:rsidR="00CC4200" w14:paraId="0CC5200A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申請理由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選填，幫助助手快速判斷是否為合法賽事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「申請理由」設計為選填，不強制，避免提交門檻過高。助手審核時可自行搜尋驗證。</w:t>
      </w:r>
    </w:p>
    <w:p w14:paraId="0CC42032" w14:textId="77777777" w:rsidR="00CC4200" w:rsidRDefault="00000000">
      <w:pPr>
        <w:pStyle w:val="Heading3"/>
        <w:spacing w:before="180"/>
      </w:pPr>
      <w:r>
        <w:rPr>
          <w:color w:val="FF6B3D"/>
        </w:rPr>
        <w:t>申請後的狀態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200" w14:paraId="0CC52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值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200" w14:paraId="0CC52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RACE.slug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審核前不存在 slug，無詳情頁 URL</w:t>
            </w:r>
          </w:p>
        </w:tc>
      </w:tr>
      <w:tr w:rsidR="00CC4200" w14:paraId="0CC52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RACE.review_status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pending_review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所有新 RACE 申請均須審核，無例外</w:t>
            </w:r>
          </w:p>
        </w:tc>
      </w:tr>
      <w:tr w:rsidR="00CC4200" w14:paraId="0CC52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RACE.status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pending_review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審核中，非 active</w:t>
            </w:r>
          </w:p>
        </w:tc>
      </w:tr>
      <w:tr w:rsidR="00CC4200" w14:paraId="0CC52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RACE_EDITION.review_status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pending_review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同步建立的第一個屆次也進審核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申請後賽事出現在 /races 賽事列表，但顯示「審核中」badge，無詳情頁連結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若搜尋時已有相同名稱的 pending_review 賽事，系統提示「已有人申請此賽事，請等待審核完成」，不允許重複提交</w:t>
      </w:r>
    </w:p>
    <w:p w14:paraId="0CC42033" w14:textId="77777777" w:rsidR="00CC4200" w:rsidRDefault="00000000">
      <w:pPr>
        <w:pStyle w:val="Heading3"/>
        <w:spacing w:before="180"/>
      </w:pPr>
      <w:r>
        <w:rPr>
          <w:color w:val="FF6B3D"/>
        </w:rPr>
        <w:t>申請入口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成績登錄表單：賽事搜尋無結果 → 下拉底部「找不到賽事？→ 申請新增」連結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/races 賽事列表頁：底部「找不到你的賽事？→ 申請新增」CTA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Nav「+」→「新增賽事」：僅 assistant+ 顯示，一般用戶不可見（此入口直接建立 RACE，不進審核）</w:t>
      </w:r>
    </w:p>
    <w:p w14:paraId="0CC42040" w14:textId="77777777" w:rsidR="00CC4200" w:rsidRDefault="00000000">
      <w:pPr>
        <w:pStyle w:val="Heading2"/>
      </w:pPr>
      <w:r>
        <w:rPr>
          <w:color w:val="0D1526"/>
        </w:rPr>
        <w:t>42.5 審核流程修訂（修訂第 35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新增「賽事申請審核」與「屆次審核」兩個審核類型，在後台審核介面 /admin/races/review 以不同 Tab 呈現。</w:t>
      </w:r>
    </w:p>
    <w:p w14:paraId="0CC42041" w14:textId="77777777" w:rsidR="00CC4200" w:rsidRDefault="00000000">
      <w:pPr>
        <w:pStyle w:val="Heading3"/>
        <w:spacing w:before="180"/>
      </w:pPr>
      <w:r>
        <w:rPr>
          <w:color w:val="FF6B3D"/>
        </w:rPr>
        <w:t>審核 Tab 結構更新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200" w14:paraId="0CC52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Tab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重點動作</w:t>
            </w:r>
          </w:p>
        </w:tc>
      </w:tr>
      <w:tr w:rsidR="00CC4200" w14:paraId="0CC52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賽事申請（新）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 RACE 申請，slug 待指定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審核時必填 slug → 核准</w:t>
            </w:r>
          </w:p>
        </w:tc>
      </w:tr>
      <w:tr w:rsidR="00CC4200" w14:paraId="0CC52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屆次審核（新）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新增的 RACE_EDITION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確認日期距離 → 核准</w:t>
            </w:r>
          </w:p>
        </w:tc>
      </w:tr>
      <w:tr w:rsidR="00CC4200" w14:paraId="0CC52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待審（原）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舊有邏輯保留供舉報等用途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200" w14:paraId="0CC52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舉報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被舉報達 3 次的賽事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保留 / 下架</w:t>
            </w:r>
          </w:p>
        </w:tc>
      </w:tr>
    </w:tbl>
    <w:p w14:paraId="0CC42042" w14:textId="77777777" w:rsidR="00CC4200" w:rsidRDefault="00000000">
      <w:pPr>
        <w:pStyle w:val="Heading3"/>
        <w:spacing w:before="180"/>
      </w:pPr>
      <w:r>
        <w:rPr>
          <w:color w:val="FF6B3D"/>
        </w:rPr>
        <w:t>賽事申請審核流程（關鍵：指定 slug）</w:t>
      </w:r>
    </w:p>
    <w:p>
      <w:pPr>
        <w:spacing w:before="80" w:after="120"/>
      </w:pPr>
      <w:r>
        <w:rPr>
          <w:rFonts w:eastAsia="Arial"/>
          <w:color w:val="1A1A1A"/>
        </w:rPr>
        <w:t xml:space="preserve">助手在「賽事申請」Tab 看到待審賽事，展開後：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確認賽事資訊（名稱、地點、系列）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填寫 slug（必填，核准前無法送出）：系統提供建議 slug（根據 name_en 自動轉換），助手可修改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確認 slug 不與現有賽事衝突（即時驗證，輸入後顯示 ✓ 可用 / ✗ 已被使用）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點擊「核准並建立頁面」→ RACE.slug 寫入 → RACE.status 改為 active → 詳情頁 /races/:slug 上線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拒絕：填原因 → 賽事從列表移除 → 通知提交者</w:t>
      </w:r>
    </w:p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建議 slug 產生規則：name_en 轉小寫 + 空格換連字號 + 移除特殊字符。例：「IRONMAN Taiwan 70.3」→ 建議「ironman-70-3-taiwan」，助手可調整為「ironman-703-taiwan」。</w:t>
      </w:r>
    </w:p>
    <w:p w14:paraId="0CC42043" w14:textId="77777777" w:rsidR="00CC4200" w:rsidRDefault="00000000">
      <w:pPr>
        <w:pStyle w:val="Heading3"/>
        <w:spacing w:before="180"/>
      </w:pPr>
      <w:r>
        <w:rPr>
          <w:color w:val="FF6B3D"/>
        </w:rPr>
        <w:t>屆次審核流程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確認日期與距離正確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若有問題，可 inline 編輯後核准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核准後 race_edition.review_status → approved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拒絕：屆次從列表移除，通知提交者</w:t>
      </w:r>
    </w:p>
    <w:p w14:paraId="0CC42050" w14:textId="77777777" w:rsidR="00CC4200" w:rsidRDefault="00000000">
      <w:pPr>
        <w:pStyle w:val="Heading2"/>
      </w:pPr>
      <w:r>
        <w:rPr>
          <w:color w:val="0D1526"/>
        </w:rPr>
        <w:t>42.6 RACE / RACE_EDITION 資料模型修訂（修訂第 16 章）</w:t>
      </w:r>
    </w:p>
    <w:p w14:paraId="0CC42051" w14:textId="77777777" w:rsidR="00CC4200" w:rsidRDefault="00000000">
      <w:pPr>
        <w:pStyle w:val="Heading3"/>
        <w:spacing w:before="180"/>
      </w:pPr>
      <w:r>
        <w:rPr>
          <w:color w:val="FF6B3D"/>
        </w:rPr>
        <w:t>RACE 表修訂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200" w14:paraId="0CC52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原型別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修訂</w:t>
            </w:r>
          </w:p>
        </w:tc>
      </w:tr>
      <w:tr w:rsidR="00CC4200" w14:paraId="0CC52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slug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unique（非 null）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改為 nullable；pending_review 期間允許 null；核准時必填</w:t>
            </w:r>
          </w:p>
        </w:tc>
      </w:tr>
      <w:tr w:rsidR="00CC4200" w14:paraId="0CC52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值域新增說明：pending_review = 申請中尚無詳情頁；active = 已核准有詳情頁</w:t>
            </w:r>
          </w:p>
        </w:tc>
      </w:tr>
    </w:tbl>
    <w:p w14:paraId="0CC42052" w14:textId="77777777" w:rsidR="00CC4200" w:rsidRDefault="00000000">
      <w:pPr>
        <w:pStyle w:val="Heading3"/>
        <w:spacing w:before="180"/>
      </w:pPr>
      <w:r>
        <w:rPr>
          <w:color w:val="FF6B3D"/>
        </w:rPr>
        <w:t>RACE_EDITION 表新增欄位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200" w14:paraId="0CC52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型別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200" w14:paraId="0CC52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submitted_by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 nullable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提交者帳號；null 表示助手直接建立</w:t>
            </w:r>
          </w:p>
        </w:tc>
      </w:tr>
      <w:tr w:rsidR="00CC4200" w14:paraId="0CC52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review_status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pending_review / approved / rejected；助手直接建立時預設 approved</w:t>
            </w:r>
          </w:p>
        </w:tc>
      </w:tr>
      <w:tr w:rsidR="00CC4200" w14:paraId="0CC52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reviewed_by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 nullable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審核者帳號</w:t>
            </w:r>
          </w:p>
        </w:tc>
      </w:tr>
      <w:tr w:rsidR="00CC4200" w14:paraId="0CC52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reviewed_at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nullable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審核時間</w:t>
            </w:r>
          </w:p>
        </w:tc>
      </w:tr>
      <w:tr w:rsidR="00CC4200" w14:paraId="0CC52005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reject_reason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nullable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拒絕原因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RACE_EDITION 的 review_status 與 RACE 的 review_status 獨立，一個屆次被拒不影響其他屆次或賽事本身的狀態。</w:t>
      </w:r>
    </w:p>
    <w:p w14:paraId="0CC42060" w14:textId="77777777" w:rsidR="00CC4200" w:rsidRDefault="00000000">
      <w:pPr>
        <w:pStyle w:val="Heading2"/>
      </w:pPr>
      <w:r>
        <w:rPr>
          <w:color w:val="0D1526"/>
        </w:rPr>
        <w:t>42.7 賽事列表（/races）顯示規則修訂（修訂第 33 章）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200" w14:paraId="0CC52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RACE.status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RACE.slug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賽事列表顯示</w:t>
            </w:r>
          </w:p>
        </w:tc>
      </w:tr>
      <w:tr w:rsidR="00CC4200" w14:paraId="0CC52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有值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正常列出，名稱可點擊 → 詳情頁</w:t>
            </w:r>
          </w:p>
        </w:tc>
      </w:tr>
      <w:tr w:rsidR="00CC4200" w14:paraId="0CC52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pending_review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列出，顯示「審核中」badge，名稱不可點擊（無詳情頁）</w:t>
            </w:r>
          </w:p>
        </w:tc>
      </w:tr>
      <w:tr w:rsidR="00CC4200" w14:paraId="0CC52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rejected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任意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不顯示（已從公開列表移除）</w:t>
            </w:r>
          </w:p>
        </w:tc>
      </w:tr>
      <w:tr w:rsidR="00CC4200" w14:paraId="0CC52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inactive / cancelled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任意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不顯示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「審核中」的賽事出現在列表讓社群知道有人申請，避免重複申請，也讓提交者知道申請已被收到。</w:t>
      </w:r>
    </w:p>
    <w:p w14:paraId="0CC42070" w14:textId="77777777" w:rsidR="00CC4200" w:rsidRDefault="00000000">
      <w:pPr>
        <w:pStyle w:val="Heading2"/>
      </w:pPr>
      <w:r>
        <w:rPr>
          <w:color w:val="0D1526"/>
        </w:rPr>
        <w:t>42.8 Nav「+」選單修訂（修訂第 34 章 §34.2）</w:t>
      </w:r>
    </w:p>
    <w:p>
      <w:pPr>
        <w:spacing w:before="80" w:after="120"/>
      </w:pPr>
      <w:r>
        <w:rPr>
          <w:rFonts w:eastAsia="Arial"/>
          <w:color w:val="1A1A1A"/>
        </w:rPr>
        <w:t xml:space="preserve">「新增賽事」選項的顯示條件改為 assistant+ only。一般用戶的賽事申請入口改為「成績登錄表單內的搜尋無結果」和「/races 頁面底部」。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200" w14:paraId="0CC52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選項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顯示條件</w:t>
            </w:r>
          </w:p>
        </w:tc>
      </w:tr>
      <w:tr w:rsidR="00CC4200" w14:paraId="0CC52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自己的成績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/records/new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所有已登入用戶</w:t>
            </w:r>
          </w:p>
        </w:tc>
      </w:tr>
      <w:tr w:rsidR="00CC4200" w14:paraId="0CC52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他人成績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/records/new?for=other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所有已登入用戶</w:t>
            </w:r>
          </w:p>
        </w:tc>
      </w:tr>
      <w:tr w:rsidR="00CC4200" w14:paraId="0CC52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新增賽事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/races/new（助手後台直接建立）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限 assistant+，分隔線區隔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一般用戶申請新賽事的入口不在 Nav，改為在「需要時才出現」的情境觸發（成績表單搜尋無結果）。這樣設計讓申請行為更有意義，避免用戶無故新增重複賽事。</w:t>
      </w:r>
    </w:p>
    <w:p w14:paraId="0CC42080" w14:textId="77777777" w:rsidR="00CC4200" w:rsidRDefault="00000000">
      <w:pPr>
        <w:pStyle w:val="Heading2"/>
      </w:pPr>
      <w:r>
        <w:rPr>
          <w:color w:val="0D1526"/>
        </w:rPr>
        <w:t>42.9 API 端點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00"/>
        <w:gridCol w:w="3960"/>
        <w:gridCol w:w="4500"/>
      </w:tblGrid>
      <w:tr w:rsidR="00CC4200" w14:paraId="0CC52000" w14:textId="77777777">
        <w:tc>
          <w:tcPr>
            <w:tcW w:w="9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w="39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w="45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200" w14:paraId="0CC52001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w="39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/api/races/search?q=</w:t>
            </w:r>
          </w:p>
        </w:tc>
        <w:tc>
          <w:tcPr>
            <w:tcW w:w="45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賽事模糊搜尋；回傳 active + pending_review 的賽事</w:t>
            </w:r>
          </w:p>
        </w:tc>
      </w:tr>
      <w:tr w:rsidR="00CC4200" w14:paraId="0CC52002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w="39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/api/races/apply</w:t>
            </w:r>
          </w:p>
        </w:tc>
        <w:tc>
          <w:tcPr>
            <w:tcW w:w="45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一般用戶申請新賽事；slug 欄位忽略，系統設為 null</w:t>
            </w:r>
          </w:p>
        </w:tc>
      </w:tr>
      <w:tr w:rsidR="00CC4200" w14:paraId="0CC52003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w="39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/api/races/:id/editions</w:t>
            </w:r>
          </w:p>
        </w:tc>
        <w:tc>
          <w:tcPr>
            <w:tcW w:w="45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用戶在已有賽事下新增屆次（:id 為 race uuid）</w:t>
            </w:r>
          </w:p>
        </w:tc>
      </w:tr>
      <w:tr w:rsidR="00CC4200" w14:paraId="0CC52004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w="39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/api/admin/races/:id/approve</w:t>
            </w:r>
          </w:p>
        </w:tc>
        <w:tc>
          <w:tcPr>
            <w:tcW w:w="45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助手核准賽事申請；body 必含 slug；slug 唯一性驗證</w:t>
            </w:r>
          </w:p>
        </w:tc>
      </w:tr>
      <w:tr w:rsidR="00CC4200" w14:paraId="0CC52005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w="39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/api/admin/races/slug-check?slug=</w:t>
            </w:r>
          </w:p>
        </w:tc>
        <w:tc>
          <w:tcPr>
            <w:tcW w:w="45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即時驗證 slug 是否可用；回傳 { available: boolean }</w:t>
            </w:r>
          </w:p>
        </w:tc>
      </w:tr>
      <w:tr w:rsidR="00CC4200" w14:paraId="0CC52006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w="39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/api/admin/races/review/applications</w:t>
            </w:r>
          </w:p>
        </w:tc>
        <w:tc>
          <w:tcPr>
            <w:tcW w:w="45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待審賽事申請列表</w:t>
            </w:r>
          </w:p>
        </w:tc>
      </w:tr>
      <w:tr w:rsidR="00CC4200" w14:paraId="0CC52007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w="39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/api/admin/races/review/editions</w:t>
            </w:r>
          </w:p>
        </w:tc>
        <w:tc>
          <w:tcPr>
            <w:tcW w:w="45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待審屆次列表</w:t>
            </w:r>
          </w:p>
        </w:tc>
      </w:tr>
    </w:tbl>
    <w:p w14:paraId="0CC42090" w14:textId="77777777" w:rsidR="00CC4200" w:rsidRDefault="00000000">
      <w:pPr>
        <w:pStyle w:val="Heading2"/>
      </w:pPr>
      <w:r>
        <w:rPr>
          <w:color w:val="0D1526"/>
        </w:rPr>
        <w:t>42.10 User Stories</w:t>
      </w:r>
    </w:p>
    <w:p w14:paraId="0CC42091" w14:textId="77777777" w:rsidR="00CC4200" w:rsidRDefault="00000000">
      <w:pPr>
        <w:pStyle w:val="Heading3"/>
        <w:spacing w:before="180"/>
      </w:pPr>
      <w:r>
        <w:rPr>
          <w:color w:val="FF6B3D"/>
        </w:rPr>
        <w:t>US-01　用戶登錄成績，賽事已存在，年份不在列表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身為一位要登錄「普悠瑪超鐵 2027」成績的選手，我在成績表單搜尋「普悠瑪」，找到賽事，但屆次下拉只有到 2026，我點擊「新增 2027 屆次」，填入日期與距離，送出後屆次立即出現，成績表單自動帶入，我完成成績登錄。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200" w14:paraId="0CC42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200" w14:paraId="0CC42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成績表單屆次選擇器底部「新增本屆次」</w:t>
            </w:r>
          </w:p>
        </w:tc>
      </w:tr>
      <w:tr w:rsidR="00CC4200" w14:paraId="0CC42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屆次建立 → 樂觀顯示 → review_status: pending_review → 成績表單帶入 race_edition_id</w:t>
            </w:r>
          </w:p>
        </w:tc>
      </w:tr>
    </w:tbl>
    <w:p w14:paraId="0CC42092" w14:textId="77777777" w:rsidR="00CC4200" w:rsidRDefault="00000000">
      <w:pPr>
        <w:pStyle w:val="Heading3"/>
        <w:spacing w:before="180"/>
      </w:pPr>
      <w:r>
        <w:rPr>
          <w:color w:val="FF6B3D"/>
        </w:rPr>
        <w:t>US-02　用戶登錄成績，賽事完全不存在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身為一位要登錄一場地方小型賽事成績的選手，我搜尋賽事名稱沒有結果，點擊「申請新增賽事」，填入名稱、地點、系列、日期與距離，送出後賽事以「審核中」狀態出現在 /races 列表。助手審核時指定 slug「hualien-sprint-2027」並核准，賽事詳情頁 /races/hualien-sprint-2027 上線。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200" w14:paraId="0CC42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200" w14:paraId="0CC42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申請期間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賽事在列表顯示「審核中」badge，無詳情頁連結</w:t>
            </w:r>
          </w:p>
        </w:tc>
      </w:tr>
      <w:tr w:rsidR="00CC4200" w14:paraId="0CC42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助手審核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在「賽事申請」Tab 看到申請 → 確認內容 → 填入 slug → 核准</w:t>
            </w:r>
          </w:p>
        </w:tc>
      </w:tr>
      <w:tr w:rsidR="00CC4200" w14:paraId="0CC42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核准後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RACE.slug 寫入，詳情頁上線，提交者收到通知</w:t>
            </w:r>
          </w:p>
        </w:tc>
      </w:tr>
    </w:tbl>
    <w:p w14:paraId="0CC42093" w14:textId="77777777" w:rsidR="00CC4200" w:rsidRDefault="00000000">
      <w:pPr>
        <w:pStyle w:val="Heading3"/>
        <w:spacing w:before="180"/>
      </w:pPr>
      <w:r>
        <w:rPr>
          <w:color w:val="FF6B3D"/>
        </w:rPr>
        <w:t>US-03　助手核准賽事申請並指定 slug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身為助手，我在 /admin/races/review 的「賽事申請」Tab 看到一筆新申請「花蓮短距離鐵人賽 2027」。我展開確認內容，系統建議 slug「hua-lian-duan-ju-li-tie-ren-sai」（自動轉換），我修改為「hualien-sprint」，按下確認可用，點擊「核准並建立頁面」，詳情頁上線。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200" w14:paraId="0CC42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200" w14:paraId="0CC42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slug 建議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系統根據 name_en 自動產生建議，助手可修改</w:t>
            </w:r>
          </w:p>
        </w:tc>
      </w:tr>
      <w:tr w:rsidR="00CC4200" w14:paraId="0CC42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唯一性驗證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即時驗證，輸入時顯示 ✓ 可用</w:t>
            </w:r>
          </w:p>
        </w:tc>
      </w:tr>
      <w:tr w:rsidR="00CC4200" w14:paraId="0CC42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核准後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RACE.slug 寫入，RACE.status → active，詳情頁上線</w:t>
            </w:r>
          </w:p>
        </w:tc>
      </w:tr>
    </w:tbl>
    <w:p w14:paraId="0CC42094" w14:textId="77777777" w:rsidR="00CC4200" w:rsidRDefault="00000000">
      <w:pPr>
        <w:pStyle w:val="Heading3"/>
        <w:spacing w:before="180"/>
      </w:pPr>
      <w:r>
        <w:rPr>
          <w:color w:val="FF6B3D"/>
        </w:rPr>
        <w:t>US-04　用戶嘗試申請已有人申請的賽事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身為一位選手，我搜尋「台東 220 超鐵」沒有結果，進入申請頁，但系統在搜尋時已偵測到有一筆名稱相似的 pending_review 賽事，提示「已有人申請相似賽事「台東超鐵」，是否選用此賽事的新屆次？」，我確認是同一場，直接選用並新增 2027 屆次，不需要重複申請賽事。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200" w14:paraId="0CC42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200" w14:paraId="0CC42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去重機制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搜尋 API 回傳 pending_review 賽事，前端顯示「相似賽事」提示</w:t>
            </w:r>
          </w:p>
        </w:tc>
      </w:tr>
      <w:tr w:rsidR="00CC4200" w14:paraId="0CC42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用戶選擇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確認是同場 → 直接進入屆次新增；確認不同 → 繼續申請新賽事</w:t>
            </w:r>
          </w:p>
        </w:tc>
      </w:tr>
    </w:tbl>
    <w:p>
      <w:pPr>
        <w:spacing w:after="240"/>
      </w:pPr>
    </w:p>
    <w:p w14:paraId="0CC42A00" w14:textId="77777777" w:rsidR="00CC4200" w:rsidRDefault="00CC4200">
      <w:pPr>
        <w:pageBreakBefore/>
      </w:pPr>
    </w:p>
    <w:p w14:paraId="0CC42A01" w14:textId="77777777" w:rsidR="00CC4300" w:rsidRDefault="00000000">
      <w:pPr>
        <w:pStyle w:val="Heading1"/>
      </w:pPr>
      <w:r>
        <w:rPr>
          <w:color w:val="060D18"/>
        </w:rPr>
        <w:t>42-A. 賽事搜尋流程補充（修訂第 42 章）</w:t>
      </w:r>
    </w:p>
    <w:p w14:paraId="0CC42A02" w14:textId="77777777" w:rsidR="00CC4300" w:rsidRDefault="00000000">
      <w:pPr>
        <w:pStyle w:val="Heading2"/>
      </w:pPr>
      <w:r>
        <w:rPr>
          <w:color w:val="0D1526"/>
        </w:rPr>
        <w:t>42-A.1 完整搜尋決策樹</w:t>
      </w:r>
    </w:p>
    <w:p>
      <w:pPr>
        <w:spacing w:before="80" w:after="120"/>
      </w:pPr>
      <w:r>
        <w:rPr>
          <w:rFonts w:eastAsia="Arial"/>
          <w:color w:val="1A1A1A"/>
        </w:rPr>
        <w:t xml:space="preserve">用戶在成績登錄表單選擇賽事時，依以下順序引導：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300" w14:paraId="0CC43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步驟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300" w14:paraId="0CC43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① 輸入關鍵字搜尋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即時搜尋（debounce 300ms），回傳 active + pending_review 的 RACE</w:t>
            </w:r>
          </w:p>
        </w:tc>
      </w:tr>
      <w:tr w:rsidR="00CC4300" w14:paraId="0CC43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② 找到 RACE → 選屆次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下拉列出已有屆次年份；找不到需要的年份 → 「新增本屆次」（第 42.3 章）</w:t>
            </w:r>
          </w:p>
        </w:tc>
      </w:tr>
      <w:tr w:rsidR="00CC4300" w14:paraId="0CC43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③ 找不到 RACE → 顯示相關系列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根據關鍵字比對 series 欄位，顯示同系列已有的賽事供選用</w:t>
            </w:r>
          </w:p>
        </w:tc>
      </w:tr>
      <w:tr w:rsidR="00CC4300" w14:paraId="0CC43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④ 找到相關系列 RACE → 選用或新建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可選現有 RACE 新增屆次；或在此系列下新建一個 RACE（見 42-A.2）</w:t>
            </w:r>
          </w:p>
        </w:tc>
      </w:tr>
      <w:tr w:rsidR="00CC4300" w14:paraId="0CC43005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⑤ 完全找不到（無系列匹配）→ 問題回報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顯示「找不到這場賽事？告訴我們」→ 觸發第 43 章問題回報，類別預帶「新增賽事」</w:t>
            </w:r>
          </w:p>
        </w:tc>
      </w:tr>
    </w:tbl>
    <w:p w14:paraId="0CC42A10" w14:textId="77777777" w:rsidR="00CC4300" w:rsidRDefault="00000000">
      <w:pPr>
        <w:pStyle w:val="Heading2"/>
      </w:pPr>
      <w:r>
        <w:rPr>
          <w:color w:val="0D1526"/>
        </w:rPr>
        <w:t>42-A.2 在系列下新建 RACE（完整表單）</w:t>
      </w:r>
    </w:p>
    <w:p>
      <w:pPr>
        <w:spacing w:before="80" w:after="120"/>
      </w:pPr>
      <w:r>
        <w:rPr>
          <w:rFonts w:eastAsia="Arial"/>
          <w:color w:val="1A1A1A"/>
        </w:rPr>
        <w:t xml:space="preserve">用戶確認找不到目標 RACE 但知道它屬於某個系列時，可填寫完整表單新建一筆 RACE 申請，同時帶入首屆次資訊。此流程等同第 42.4 章的「申請新賽事」，但系列欄位已預填。</w:t>
      </w:r>
    </w:p>
    <w:p w14:paraId="0CC42A11" w14:textId="77777777" w:rsidR="00CC4300" w:rsidRDefault="00000000">
      <w:pPr>
        <w:pStyle w:val="Heading3"/>
        <w:spacing w:before="180"/>
      </w:pPr>
      <w:r>
        <w:rPr>
          <w:color w:val="FF6B3D"/>
        </w:rPr>
        <w:t>表單欄位（RACE + 首屆次合併）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1440"/>
        <w:gridCol w:w="5220"/>
      </w:tblGrid>
      <w:tr w:rsidR="00CC4300" w14:paraId="0CC53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14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必填</w:t>
            </w:r>
          </w:p>
        </w:tc>
        <w:tc>
          <w:tcPr>
            <w:tcW w:w="522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300" w14:paraId="0CC53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系列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預帶用戶選定的系列（可修改）</w:t>
            </w:r>
          </w:p>
        </w:tc>
      </w:tr>
      <w:tr w:rsidR="00CC4300" w14:paraId="0CC53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賽事中文名稱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300" w14:paraId="0CC53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賽事英文名稱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有助助手產生 slug</w:t>
            </w:r>
          </w:p>
        </w:tc>
      </w:tr>
      <w:tr w:rsidR="00CC4300" w14:paraId="0CC53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舉辦地點縣市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台灣縣市下拉 / 海外城市輸入</w:t>
            </w:r>
          </w:p>
        </w:tc>
      </w:tr>
      <w:tr w:rsidR="00CC4300" w14:paraId="0CC53005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國家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預設台灣</w:t>
            </w:r>
          </w:p>
        </w:tc>
      </w:tr>
      <w:tr w:rsidR="00CC4300" w14:paraId="0CC53006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主辦單位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300" w14:paraId="0CC53007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報名網址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300" w14:paraId="0CC53008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GPS 座標（lat / lng）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可後填；天氣查詢用</w:t>
            </w:r>
          </w:p>
        </w:tc>
      </w:tr>
      <w:tr w:rsidR="00CC4300" w14:paraId="0CC53009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──── 首屆次資訊 ────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300" w14:paraId="0CC5300A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比賽年份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300" w14:paraId="0CC5300B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比賽日期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日期選擇器</w:t>
            </w:r>
          </w:p>
        </w:tc>
      </w:tr>
      <w:tr w:rsidR="00CC4300" w14:paraId="0CC5300C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距離組別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多選</w:t>
            </w:r>
          </w:p>
        </w:tc>
      </w:tr>
      <w:tr w:rsidR="00CC4300" w14:paraId="0CC5300D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結束日期</w:t>
            </w:r>
          </w:p>
        </w:tc>
        <w:tc>
          <w:tcPr>
            <w:tcW w:w="14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w="52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多日賽事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送出後 RACE.slug 為 null，RACE.status = pending_review。賽事出現在 /races 列表顯示「審核中」badge。助手在「賽事申請」Tab 核准時指定 slug，詳情頁才上線。</w:t>
      </w:r>
    </w:p>
    <w:p w14:paraId="0CC42A20" w14:textId="77777777" w:rsidR="00CC4300" w:rsidRDefault="00000000">
      <w:pPr>
        <w:pStyle w:val="Heading2"/>
      </w:pPr>
      <w:r>
        <w:rPr>
          <w:color w:val="0D1526"/>
        </w:rPr>
        <w:t>42-A.3 系列比對邏輯</w:t>
      </w:r>
    </w:p>
    <w:p>
      <w:pPr>
        <w:spacing w:before="80" w:after="120"/>
      </w:pPr>
      <w:r>
        <w:rPr>
          <w:rFonts w:eastAsia="Arial"/>
          <w:color w:val="1A1A1A"/>
        </w:rPr>
        <w:t xml:space="preserve">搜尋無結果時，系統根據輸入關鍵字進行系列推測：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240"/>
        <w:gridCol w:w="6120"/>
      </w:tblGrid>
      <w:tr w:rsidR="00CC4300" w14:paraId="0CC43000" w14:textId="77777777">
        <w:tc>
          <w:tcPr>
            <w:tcW w:w="32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關鍵字包含</w:t>
            </w:r>
          </w:p>
        </w:tc>
        <w:tc>
          <w:tcPr>
            <w:tcW w:w="612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推測 series</w:t>
            </w:r>
          </w:p>
        </w:tc>
      </w:tr>
      <w:tr w:rsidR="00CC4300" w14:paraId="0CC43001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ironman / im / 鐵人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IRONMAN_TAIWAN 或 IRONMAN_70_3</w:t>
            </w:r>
          </w:p>
        </w:tc>
      </w:tr>
      <w:tr w:rsidR="00CC4300" w14:paraId="0CC43002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challenge / ch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CHALLENGE</w:t>
            </w:r>
          </w:p>
        </w:tc>
      </w:tr>
      <w:tr w:rsidR="00CC4300" w14:paraId="0CC43003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普悠瑪 / puyuma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PUYUMA</w:t>
            </w:r>
          </w:p>
        </w:tc>
      </w:tr>
      <w:tr w:rsidR="00CC4300" w14:paraId="0CC43004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force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FORCE</w:t>
            </w:r>
          </w:p>
        </w:tc>
      </w:tr>
      <w:tr w:rsidR="00CC4300" w14:paraId="0CC43005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全國 / 錦標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CTTA_NATIONALS</w:t>
            </w:r>
          </w:p>
        </w:tc>
      </w:tr>
      <w:tr w:rsidR="00CC4300" w14:paraId="0CC43006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（以上均無）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不顯示系列推測，直接顯示問題回報入口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系列推測為輔助提示，不強制。用戶仍可手動選擇其他系列或直接進入問題回報。</w:t>
      </w:r>
    </w:p>
    <w:p>
      <w:pPr>
        <w:spacing w:after="240"/>
      </w:pPr>
    </w:p>
    <w:p w14:paraId="0CC43000" w14:textId="77777777" w:rsidR="00CC4300" w:rsidRDefault="00CC4300">
      <w:pPr>
        <w:pageBreakBefore/>
      </w:pPr>
    </w:p>
    <w:p w14:paraId="0CC43001" w14:textId="77777777" w:rsidR="00CC4300" w:rsidRDefault="00000000">
      <w:pPr>
        <w:pStyle w:val="Heading1"/>
      </w:pPr>
      <w:r>
        <w:rPr>
          <w:color w:val="060D18"/>
        </w:rPr>
        <w:t>43. 問題回報系統規格</w:t>
      </w:r>
    </w:p>
    <w:p w14:paraId="0CC43002" w14:textId="77777777" w:rsidR="00CC4300" w:rsidRDefault="00000000">
      <w:pPr>
        <w:pStyle w:val="Heading2"/>
      </w:pPr>
      <w:r>
        <w:rPr>
          <w:color w:val="0D1526"/>
        </w:rPr>
        <w:t>43.1 設計目的</w:t>
      </w:r>
    </w:p>
    <w:p>
      <w:pPr>
        <w:spacing w:before="80" w:after="120"/>
      </w:pPr>
      <w:r>
        <w:rPr>
          <w:rFonts w:eastAsia="Arial"/>
          <w:color w:val="1A1A1A"/>
        </w:rPr>
        <w:t xml:space="preserve">提供選手一個輕量的溝通管道，讓任何問題都能回報給助手，不需要透過外部聯絡方式（Email / 社群）。助手在後台統一管理回報訊息，可篩選類別優先處理。</w:t>
      </w:r>
    </w:p>
    <w:p>
      <w:pPr>
        <w:spacing w:before="80" w:after="120"/>
      </w:pPr>
      <w:r>
        <w:rPr>
          <w:rFonts w:eastAsia="Arial"/>
          <w:color w:val="1A1A1A"/>
        </w:rPr>
        <w:t xml:space="preserve">問題回報是獨立功能，與賽事申請流程分開設計——使用者可以在任何時候、任何原因使用問題回報，不僅限於「找不到賽事」的情境。</w:t>
      </w:r>
    </w:p>
    <w:p w14:paraId="0CC43010" w14:textId="77777777" w:rsidR="00CC4300" w:rsidRDefault="00000000">
      <w:pPr>
        <w:pStyle w:val="Heading2"/>
      </w:pPr>
      <w:r>
        <w:rPr>
          <w:color w:val="0D1526"/>
        </w:rPr>
        <w:t>43.2 資料模型</w:t>
      </w:r>
    </w:p>
    <w:p>
      <w:pPr>
        <w:spacing w:before="80" w:after="120"/>
      </w:pPr>
      <w:r>
        <w:rPr>
          <w:rFonts w:eastAsia="Arial"/>
          <w:color w:val="1A1A1A"/>
        </w:rPr>
        <w:t xml:space="preserve">新增 ISSUE_REPORT 資料表：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300" w14:paraId="0CC53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型別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300" w14:paraId="0CC53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PK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300" w14:paraId="0CC53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add_race / result_error / other</w:t>
            </w:r>
          </w:p>
        </w:tc>
      </w:tr>
      <w:tr w:rsidR="00CC4300" w14:paraId="0CC53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用戶輸入的自由文字，上限 500 字</w:t>
            </w:r>
          </w:p>
        </w:tc>
      </w:tr>
      <w:tr w:rsidR="00CC4300" w14:paraId="0CC53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submitted_by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 nullable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登入者 UUID；null = 未登入（允許匿名回報）</w:t>
            </w:r>
          </w:p>
        </w:tc>
      </w:tr>
      <w:tr w:rsidR="00CC4300" w14:paraId="0CC53005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submitter_email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nullable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選填聯絡 Email，助手可用於回覆</w:t>
            </w:r>
          </w:p>
        </w:tc>
      </w:tr>
      <w:tr w:rsidR="00CC4300" w14:paraId="0CC53006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context_url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nullable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回報發生時的頁面 URL，系統自動帶入</w:t>
            </w:r>
          </w:p>
        </w:tc>
      </w:tr>
      <w:tr w:rsidR="00CC4300" w14:paraId="0CC53007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context_data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nullable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情境資料（如搜尋的賽事關鍵字、race_id 等），由觸發點自動帶入</w:t>
            </w:r>
          </w:p>
        </w:tc>
      </w:tr>
      <w:tr w:rsidR="00CC4300" w14:paraId="0CC53008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unread / read / resolved / dismissed</w:t>
            </w:r>
          </w:p>
        </w:tc>
      </w:tr>
      <w:tr w:rsidR="00CC4300" w14:paraId="0CC53009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resolved_by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 nullable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處理者帳號</w:t>
            </w:r>
          </w:p>
        </w:tc>
      </w:tr>
      <w:tr w:rsidR="00CC4300" w14:paraId="0CC5300A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resolved_at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nullable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300" w14:paraId="0CC5300B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admin_note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nullable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助手內部備注，不顯示給用戶</w:t>
            </w:r>
          </w:p>
        </w:tc>
      </w:tr>
      <w:tr w:rsidR="00CC4300" w14:paraId="0CC5300C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 w14:paraId="0CC43020" w14:textId="77777777" w:rsidR="00CC4300" w:rsidRDefault="00000000">
      <w:pPr>
        <w:pStyle w:val="Heading2"/>
      </w:pPr>
      <w:r>
        <w:rPr>
          <w:color w:val="0D1526"/>
        </w:rPr>
        <w:t>43.3 回報類別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300" w14:paraId="0CC53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category 值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顯示文字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300" w14:paraId="0CC53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add_race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新增賽事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找不到某場賽事，請協助建立</w:t>
            </w:r>
          </w:p>
        </w:tc>
      </w:tr>
      <w:tr w:rsidR="00CC4300" w14:paraId="0CC53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result_error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成績錯誤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某筆成績資料有誤（時間、姓名、距離等）</w:t>
            </w:r>
          </w:p>
        </w:tc>
      </w:tr>
      <w:tr w:rsidR="00CC4300" w14:paraId="0CC53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other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其他問題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建議、bug 回報、帳號問題、任何其他事項</w:t>
            </w:r>
          </w:p>
        </w:tc>
      </w:tr>
    </w:tbl>
    <w:p w14:paraId="0CC43030" w14:textId="77777777" w:rsidR="00CC4300" w:rsidRDefault="00000000">
      <w:pPr>
        <w:pStyle w:val="Heading2"/>
      </w:pPr>
      <w:r>
        <w:rPr>
          <w:color w:val="0D1526"/>
        </w:rPr>
        <w:t>43.4 回報表單</w:t>
      </w:r>
    </w:p>
    <w:p w14:paraId="0CC43031" w14:textId="77777777" w:rsidR="00CC4300" w:rsidRDefault="00000000">
      <w:pPr>
        <w:pStyle w:val="Heading3"/>
        <w:spacing w:before="180"/>
      </w:pPr>
      <w:r>
        <w:rPr>
          <w:color w:val="FF6B3D"/>
        </w:rPr>
        <w:t>表單欄位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300" w14:paraId="0CC53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必填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300" w14:paraId="0CC53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類別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下拉選單：新增賽事 / 成績錯誤 / 其他問題；情境觸發時預帶，可修改</w:t>
            </w:r>
          </w:p>
        </w:tc>
      </w:tr>
      <w:tr w:rsidR="00CC4300" w14:paraId="0CC53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說明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自由文字，placeholder 依類別不同：「新增賽事」→「請描述你想新增的賽事名稱、舉辦地點與大約日期」；「成績錯誤」→「請描述哪一場成績有問題，以及錯誤的地方」；「其他」→「請說明你遇到的問題或建議」</w:t>
            </w:r>
          </w:p>
        </w:tc>
      </w:tr>
      <w:tr w:rsidR="00CC4300" w14:paraId="0CC53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聯絡 Email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選填；已登入者自動帶入帳號 Email，可修改；未登入者空白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未登入用戶也可以使用問題回報（匿名回報），無需強制登入。登入用戶的回報會記錄 submitted_by，助手可查看回報者的帳號資訊。</w:t>
      </w:r>
    </w:p>
    <w:p w14:paraId="0CC43032" w14:textId="77777777" w:rsidR="00CC4300" w:rsidRDefault="00000000">
      <w:pPr>
        <w:pStyle w:val="Heading3"/>
        <w:spacing w:before="180"/>
      </w:pPr>
      <w:r>
        <w:rPr>
          <w:color w:val="FF6B3D"/>
        </w:rPr>
        <w:t>送出後的反饋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顯示確認訊息：「感謝你的回報！我們的團隊會盡快查看。」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不跳頁，以 Modal 或 toast 呈現確認訊息，關閉後回到原頁面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不提供 ticket 編號或追蹤功能（輕量設計，避免過度複雜化）</w:t>
      </w:r>
    </w:p>
    <w:p w14:paraId="0CC43040" w14:textId="77777777" w:rsidR="00CC4300" w:rsidRDefault="00000000">
      <w:pPr>
        <w:pStyle w:val="Heading2"/>
      </w:pPr>
      <w:r>
        <w:rPr>
          <w:color w:val="0D1526"/>
        </w:rPr>
        <w:t>43.5 回報入口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300" w14:paraId="0CC53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入口位置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觸發方式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預帶類別 / 情境資料</w:t>
            </w:r>
          </w:p>
        </w:tc>
      </w:tr>
      <w:tr w:rsidR="00CC4300" w14:paraId="0CC53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頁尾（Footer）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「回報問題」文字連結，任何頁面都有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類別空白，context_url 帶當前頁面</w:t>
            </w:r>
          </w:p>
        </w:tc>
      </w:tr>
      <w:tr w:rsidR="00CC4300" w14:paraId="0CC53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賽事搜尋無結果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「找不到這場賽事？告訴我們」CTA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類別預帶「新增賽事」；context_data 帶搜尋關鍵字</w:t>
            </w:r>
          </w:p>
        </w:tc>
      </w:tr>
      <w:tr w:rsidR="00CC4300" w14:paraId="0CC53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成績詳情頁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「回報成績錯誤」小連結（成績 card 底部）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類別預帶「成績錯誤」；context_data 帶 result_id</w:t>
            </w:r>
          </w:p>
        </w:tc>
      </w:tr>
      <w:tr w:rsidR="00CC4300" w14:paraId="0CC53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賽事詳情頁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「回報賽事資料錯誤」小連結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類別預帶「其他問題」；context_data 帶 race_id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所有入口開啟同一個 Modal 表單，以 context 決定預帶內容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Footer 入口永遠顯示（未登入也可見）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情境觸發入口只在相關頁面顯示，不佔主要視覺空間（小字連結）</w:t>
      </w:r>
    </w:p>
    <w:p w14:paraId="0CC43050" w14:textId="77777777" w:rsidR="00CC4300" w:rsidRDefault="00000000">
      <w:pPr>
        <w:pStyle w:val="Heading2"/>
      </w:pPr>
      <w:r>
        <w:rPr>
          <w:color w:val="0D1526"/>
        </w:rPr>
        <w:t>43.6 後台管理介面（/admin 新增 Tab）</w:t>
      </w:r>
    </w:p>
    <w:p w14:paraId="0CC43051" w14:textId="77777777" w:rsidR="00CC4300" w:rsidRDefault="00000000">
      <w:pPr>
        <w:pStyle w:val="Heading3"/>
        <w:spacing w:before="180"/>
      </w:pPr>
      <w:r>
        <w:rPr>
          <w:color w:val="FF6B3D"/>
        </w:rPr>
        <w:t>AdminTabs 更新</w:t>
      </w:r>
    </w:p>
    <w:p>
      <w:pPr>
        <w:spacing w:before="80" w:after="120"/>
      </w:pPr>
      <w:r>
        <w:rPr>
          <w:rFonts w:eastAsia="Arial"/>
          <w:color w:val="1A1A1A"/>
        </w:rPr>
        <w:t xml:space="preserve">在 /admin 的 AdminTabs 新增「問題回報」Tab，位置在「審核中心」之後：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300" w14:paraId="0CC43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Tab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路徑</w:t>
            </w:r>
          </w:p>
        </w:tc>
      </w:tr>
      <w:tr w:rsidR="00CC4300" w14:paraId="0CC43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審核中心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</w:t>
            </w:r>
          </w:p>
        </w:tc>
      </w:tr>
      <w:tr w:rsidR="00CC4300" w14:paraId="0CC43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問題回報（新）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/admin/reports</w:t>
            </w:r>
          </w:p>
        </w:tc>
      </w:tr>
      <w:tr w:rsidR="00CC4300" w14:paraId="0CC43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賽事管理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/admin/races</w:t>
            </w:r>
          </w:p>
        </w:tc>
      </w:tr>
      <w:tr w:rsidR="00CC4300" w14:paraId="0CC43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官方成績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/admin/results</w:t>
            </w:r>
          </w:p>
        </w:tc>
      </w:tr>
      <w:tr w:rsidR="00CC4300" w14:paraId="0CC43005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賽事審核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/admin/races/review</w:t>
            </w:r>
          </w:p>
        </w:tc>
      </w:tr>
      <w:tr w:rsidR="00CC4300" w14:paraId="0CC43006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會員名單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/admin/members</w:t>
            </w:r>
          </w:p>
        </w:tc>
      </w:tr>
    </w:tbl>
    <w:p w14:paraId="0CC43052" w14:textId="77777777" w:rsidR="00CC4300" w:rsidRDefault="00000000">
      <w:pPr>
        <w:pStyle w:val="Heading3"/>
        <w:spacing w:before="180"/>
      </w:pPr>
      <w:r>
        <w:rPr>
          <w:color w:val="FF6B3D"/>
        </w:rPr>
        <w:t>回報列表（/admin/reports）</w:t>
      </w:r>
    </w:p>
    <w:p>
      <w:pPr>
        <w:spacing w:before="80" w:after="120"/>
      </w:pPr>
      <w:r>
        <w:rPr>
          <w:rFonts w:eastAsia="Arial"/>
          <w:color w:val="1A1A1A"/>
        </w:rPr>
        <w:t xml:space="preserve">列表依 created_at 降序，預設只顯示 unread 狀態。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300" w14:paraId="0CC53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備注</w:t>
            </w:r>
          </w:p>
        </w:tc>
      </w:tr>
      <w:tr w:rsidR="00CC4300" w14:paraId="0CC53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狀態 badge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unread（紅）/ read（灰）/ resolved（綠）/ dismissed（灰斜體）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300" w14:paraId="0CC53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類別 badge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新增賽事 / 成績錯誤 / 其他問題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可用於篩選</w:t>
            </w:r>
          </w:p>
        </w:tc>
      </w:tr>
      <w:tr w:rsidR="00CC4300" w14:paraId="0CC53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說明摘要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訊息前 60 字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點擊列展開全文</w:t>
            </w:r>
          </w:p>
        </w:tc>
      </w:tr>
      <w:tr w:rsidR="00CC4300" w14:paraId="0CC53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回報者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登入者姓名；匿名顯示「訪客」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300" w14:paraId="0CC53005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聯絡 Email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有填才顯示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300" w14:paraId="0CC53006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回報時間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 天前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 w:rsidR="00CC4300" w14:paraId="0CC53007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頁面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context_url 縮短顯示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可點擊開新分頁</w:t>
            </w:r>
          </w:p>
        </w:tc>
      </w:tr>
    </w:tbl>
    <w:p w14:paraId="0CC43053" w14:textId="77777777" w:rsidR="00CC4300" w:rsidRDefault="00000000">
      <w:pPr>
        <w:pStyle w:val="Heading3"/>
        <w:spacing w:before="180"/>
      </w:pPr>
      <w:r>
        <w:rPr>
          <w:color w:val="FF6B3D"/>
        </w:rPr>
        <w:t>篩選與排序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狀態篩選：全部 / 未讀 / 已讀 / 已解決 / 已忽略（預設：未讀）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類別篩選：全部 / 新增賽事 / 成績錯誤 / 其他問題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未讀計數顯示在 Tab badge（紅點）</w:t>
      </w:r>
    </w:p>
    <w:p w14:paraId="0CC43054" w14:textId="77777777" w:rsidR="00CC4300" w:rsidRDefault="00000000">
      <w:pPr>
        <w:pStyle w:val="Heading3"/>
        <w:spacing w:before="180"/>
      </w:pPr>
      <w:r>
        <w:rPr>
          <w:color w:val="FF6B3D"/>
        </w:rPr>
        <w:t>Inline 動作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300" w14:paraId="0CC43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動作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行為</w:t>
            </w:r>
          </w:p>
        </w:tc>
      </w:tr>
      <w:tr w:rsidR="00CC4300" w14:paraId="0CC43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標記已讀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→ read；點擊列展開時自動觸發</w:t>
            </w:r>
          </w:p>
        </w:tc>
      </w:tr>
      <w:tr w:rsidR="00CC4300" w14:paraId="0CC43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標記已解決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→ resolved；可附加助手備注</w:t>
            </w:r>
          </w:p>
        </w:tc>
      </w:tr>
      <w:tr w:rsidR="00CC4300" w14:paraId="0CC43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忽略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→ dismissed；適用垃圾訊息 / 重複回報</w:t>
            </w:r>
          </w:p>
        </w:tc>
      </w:tr>
      <w:tr w:rsidR="00CC4300" w14:paraId="0CC43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複製 Email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複製 submitter_email 到剪貼簿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無「回覆」功能（不在平台內建 Email 往來），如需回覆使用者，助手以 submitter_email 透過外部 Email 聯繫。</w:t>
      </w:r>
    </w:p>
    <w:p w14:paraId="0CC43060" w14:textId="77777777" w:rsidR="00CC4300" w:rsidRDefault="00000000">
      <w:pPr>
        <w:pStyle w:val="Heading2"/>
      </w:pPr>
      <w:r>
        <w:rPr>
          <w:color w:val="0D1526"/>
        </w:rPr>
        <w:t>43.7 API 端點</w:t>
      </w:r>
    </w:p>
    <w:tbl>
      <w:tblPr>
        <w:tblW w:w="945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00"/>
        <w:gridCol w:w="3510"/>
        <w:gridCol w:w="5040"/>
      </w:tblGrid>
      <w:tr w:rsidR="00CC4300" w14:paraId="0CC53000" w14:textId="77777777">
        <w:tc>
          <w:tcPr>
            <w:tcW w:w="9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方法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路徑</w:t>
            </w:r>
          </w:p>
        </w:tc>
        <w:tc>
          <w:tcPr>
            <w:tcW w:w="50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300" w14:paraId="0CC53001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/api/reports</w:t>
            </w:r>
          </w:p>
        </w:tc>
        <w:tc>
          <w:tcPr>
            <w:tcW w:w="50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提交問題回報；無需登入；body: { category, message, email?, context_url?, context_data? }</w:t>
            </w:r>
          </w:p>
        </w:tc>
      </w:tr>
      <w:tr w:rsidR="00CC4300" w14:paraId="0CC53002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/api/admin/reports</w:t>
            </w:r>
          </w:p>
        </w:tc>
        <w:tc>
          <w:tcPr>
            <w:tcW w:w="50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取得回報列表；支援 status / category 篩選；助手+</w:t>
            </w:r>
          </w:p>
        </w:tc>
      </w:tr>
      <w:tr w:rsidR="00CC4300" w14:paraId="0CC53003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/api/admin/reports/:id</w:t>
            </w:r>
          </w:p>
        </w:tc>
        <w:tc>
          <w:tcPr>
            <w:tcW w:w="50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取得單筆回報完整內容</w:t>
            </w:r>
          </w:p>
        </w:tc>
      </w:tr>
      <w:tr w:rsidR="00CC4300" w14:paraId="0CC53004" w14:textId="77777777">
        <w:tc>
          <w:tcPr>
            <w:tcW w:w="9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/api/admin/reports/:id</w:t>
            </w:r>
          </w:p>
        </w:tc>
        <w:tc>
          <w:tcPr>
            <w:tcW w:w="50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更新狀態（read / resolved / dismissed）與 admin_note；助手+</w:t>
            </w:r>
          </w:p>
        </w:tc>
      </w:tr>
    </w:tbl>
    <w:p w14:paraId="0CC43070" w14:textId="77777777" w:rsidR="00CC4300" w:rsidRDefault="00000000">
      <w:pPr>
        <w:pStyle w:val="Heading2"/>
      </w:pPr>
      <w:r>
        <w:rPr>
          <w:color w:val="0D1526"/>
        </w:rPr>
        <w:t>43.8 User Stories</w:t>
      </w:r>
    </w:p>
    <w:p w14:paraId="0CC43071" w14:textId="77777777" w:rsidR="00CC4300" w:rsidRDefault="00000000">
      <w:pPr>
        <w:pStyle w:val="Heading3"/>
        <w:spacing w:before="180"/>
      </w:pPr>
      <w:r>
        <w:rPr>
          <w:color w:val="FF6B3D"/>
        </w:rPr>
        <w:t>US-01　在賽事搜尋無結果時回報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身為一位要登錄「台東220超鐵 2027」成績的選手，搜尋後找不到相關系列也找不到賽事，點擊「找不到這場賽事？告訴我們」，Modal 開啟，類別已預選「新增賽事」，我在說明欄填入「台東220超鐵，每年10月在台東舉辦，2027年日期約10/12」，送出後收到確認訊息。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300" w14:paraId="0CC43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300" w14:paraId="0CC43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賽事搜尋無結果 CTA</w:t>
            </w:r>
          </w:p>
        </w:tc>
      </w:tr>
      <w:tr w:rsidR="00CC4300" w14:paraId="0CC43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預帶資料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category: add_race；context_data: { keyword: "台東220超鐵" }</w:t>
            </w:r>
          </w:p>
        </w:tc>
      </w:tr>
      <w:tr w:rsidR="00CC4300" w14:paraId="0CC43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ISSUE_REPORT 建立；status: unread；助手後台收到新回報通知</w:t>
            </w:r>
          </w:p>
        </w:tc>
      </w:tr>
    </w:tbl>
    <w:p w14:paraId="0CC43072" w14:textId="77777777" w:rsidR="00CC4300" w:rsidRDefault="00000000">
      <w:pPr>
        <w:pStyle w:val="Heading3"/>
        <w:spacing w:before="180"/>
      </w:pPr>
      <w:r>
        <w:rPr>
          <w:color w:val="FF6B3D"/>
        </w:rPr>
        <w:t>US-02　回報成績錯誤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身為一位發現成績詳情頁某筆時間有誤的選手，我點擊成績 card 底部的「回報成績錯誤」，Modal 開啟，類別預選「成績錯誤」，說明欄 placeholder 提示填寫錯誤內容，我填入「姓名寫成王小名，應為王小明」，送出後收到確認。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300" w14:paraId="0CC43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300" w14:paraId="0CC43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成績詳情頁「回報成績錯誤」連結</w:t>
            </w:r>
          </w:p>
        </w:tc>
      </w:tr>
      <w:tr w:rsidR="00CC4300" w14:paraId="0CC43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預帶資料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category: result_error；context_data: { result_id: "..." }；context_url: "/results/..."</w:t>
            </w:r>
          </w:p>
        </w:tc>
      </w:tr>
      <w:tr w:rsidR="00CC4300" w14:paraId="0CC43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助手收到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展開回報後可直接點擊 context_url 查看對應成績</w:t>
            </w:r>
          </w:p>
        </w:tc>
      </w:tr>
    </w:tbl>
    <w:p w14:paraId="0CC43073" w14:textId="77777777" w:rsidR="00CC4300" w:rsidRDefault="00000000">
      <w:pPr>
        <w:pStyle w:val="Heading3"/>
        <w:spacing w:before="180"/>
      </w:pPr>
      <w:r>
        <w:rPr>
          <w:color w:val="FF6B3D"/>
        </w:rPr>
        <w:t>US-03　使用 Footer 入口提交一般建議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身為一位未登入的訪客，我在瀏覽賽事列表時對平台有建議，點擊頁尾「回報問題」，填入分類「其他問題」與建議文字，選填 Email 後送出，不需要登入也能完成。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300" w14:paraId="0CC43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300" w14:paraId="0CC43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Footer「回報問題」連結</w:t>
            </w:r>
          </w:p>
        </w:tc>
      </w:tr>
      <w:tr w:rsidR="00CC4300" w14:paraId="0CC43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未登入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可使用，submitted_by = null</w:t>
            </w:r>
          </w:p>
        </w:tc>
      </w:tr>
      <w:tr w:rsidR="00CC4300" w14:paraId="0CC43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選填；若填寫助手可透過外部 Email 回覆</w:t>
            </w:r>
          </w:p>
        </w:tc>
      </w:tr>
    </w:tbl>
    <w:p w14:paraId="0CC43074" w14:textId="77777777" w:rsidR="00CC4300" w:rsidRDefault="00000000">
      <w:pPr>
        <w:pStyle w:val="Heading3"/>
        <w:spacing w:before="180"/>
      </w:pPr>
      <w:r>
        <w:rPr>
          <w:color w:val="FF6B3D"/>
        </w:rPr>
        <w:t>US-04　助手在後台處理回報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身為助手，我進入 /admin/reports，看到 3 筆未讀回報（Tab 顯示紅點「3」）。我先篩選「新增賽事」類別，看到一筆「台東220超鐵」的回報，展開後複製 context_data 的關鍵字，在後台直接建立賽事，標記回報為「已解決」並附上備注「已建立，slug: taitung-220」。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300" w14:paraId="0CC43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300" w14:paraId="0CC43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篩選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類別篩選：新增賽事</w:t>
            </w:r>
          </w:p>
        </w:tc>
      </w:tr>
      <w:tr w:rsidR="00CC4300" w14:paraId="0CC43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處理流程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展開回報 → 查看 context_url / context_data → 助手自行在後台建立賽事 → 標記已解決 + 備注</w:t>
            </w:r>
          </w:p>
        </w:tc>
      </w:tr>
      <w:tr w:rsidR="00CC4300" w14:paraId="0CC43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通知用戶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不在平台內回覆；若需要以 submitter_email 外部聯繫</w:t>
            </w:r>
          </w:p>
        </w:tc>
      </w:tr>
    </w:tbl>
    <w:p>
      <w:pPr>
        <w:spacing w:after="240"/>
      </w:pPr>
    </w:p>
    <w:p w14:paraId="0CC44000" w14:textId="77777777" w:rsidR="00CC4400" w:rsidRDefault="00CC4400">
      <w:pPr>
        <w:pageBreakBefore/>
      </w:pPr>
    </w:p>
    <w:p w14:paraId="0CC44001" w14:textId="77777777" w:rsidR="00CC4400" w:rsidRDefault="00000000">
      <w:pPr>
        <w:pStyle w:val="Heading1"/>
      </w:pPr>
      <w:r>
        <w:rPr>
          <w:color w:val="060D18"/>
        </w:rPr>
        <w:t>44. 選手公開頁規格（/athletes/:id）</w:t>
      </w:r>
    </w:p>
    <w:p w14:paraId="0CC44002" w14:textId="77777777" w:rsidR="00CC4400" w:rsidRDefault="00000000">
      <w:pPr>
        <w:pStyle w:val="Heading2"/>
      </w:pPr>
      <w:r>
        <w:rPr>
          <w:color w:val="0D1526"/>
        </w:rPr>
        <w:t>44.1 設計背景</w:t>
      </w:r>
    </w:p>
    <w:p>
      <w:pPr>
        <w:spacing w:before="80" w:after="120"/>
      </w:pPr>
      <w:r>
        <w:rPr>
          <w:rFonts w:eastAsia="Arial"/>
          <w:color w:val="1A1A1A"/>
        </w:rPr>
        <w:t xml:space="preserve">選手公開頁是方案 B「強化現有入口，不建選手目錄」的核心頁面。它讓選手名字在最速榜、成績詳情頁、屆次頁等處皆可點擊，提供一個可分享的個人成績名片。第 23.6、38.10 章均已引用此頁面路徑，本章補足其完整規格。</w:t>
      </w:r>
    </w:p>
    <w:p>
      <w:pPr>
        <w:spacing w:before="80" w:after="120"/>
      </w:pPr>
      <w:r>
        <w:rPr>
          <w:rFonts w:eastAsia="Arial"/>
          <w:color w:val="1A1A1A"/>
        </w:rPr>
        <w:t xml:space="preserve">設計原則：這是一個「成績名片」，不是社群主頁。核心資訊是成績，個人資料是輔助。</w:t>
      </w:r>
    </w:p>
    <w:p w14:paraId="0CC44010" w14:textId="77777777" w:rsidR="00CC4400" w:rsidRDefault="00000000">
      <w:pPr>
        <w:pStyle w:val="Heading2"/>
      </w:pPr>
      <w:r>
        <w:rPr>
          <w:color w:val="0D1526"/>
        </w:rPr>
        <w:t>44.2 頁面基本資訊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400" w14:paraId="0CC44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400" w14:paraId="0CC44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/athletes/:id（:id 為 athlete UUID）</w:t>
            </w:r>
          </w:p>
        </w:tc>
      </w:tr>
      <w:tr w:rsidR="00CC4400" w14:paraId="0CC44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存取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公開頁面；未登入可瀏覽；deleted_at IS NOT NULL 或 suspended_at IS NOT NULL → 顯示「此帳號已停用」</w:t>
            </w:r>
          </w:p>
        </w:tc>
      </w:tr>
      <w:tr w:rsidR="00CC4400" w14:paraId="0CC44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Component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是，generateMetadata() 產生 SEO metadata</w:t>
            </w:r>
          </w:p>
        </w:tc>
      </w:tr>
      <w:tr w:rsidR="00CC4400" w14:paraId="0CC44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 title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COALESCE(nickname, name) + " | Tri·log 選手頁"</w:t>
            </w:r>
          </w:p>
        </w:tc>
      </w:tr>
      <w:tr w:rsidR="00CC4400" w14:paraId="0CC44005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 description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COALESCE(nickname, name) + " 的鐵人三項完賽成績紀錄"</w:t>
            </w:r>
          </w:p>
        </w:tc>
      </w:tr>
      <w:tr w:rsidR="00CC4400" w14:paraId="0CC44006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麵包屑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無（獨立頁面，從不同入口進入）</w:t>
            </w:r>
          </w:p>
        </w:tc>
      </w:tr>
      <w:tr w:rsidR="00CC4400" w14:paraId="0CC44007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Context Strip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無（頁面本身有 hero，不需要雙層標題）</w:t>
            </w:r>
          </w:p>
        </w:tc>
      </w:tr>
    </w:tbl>
    <w:p w14:paraId="0CC44020" w14:textId="77777777" w:rsidR="00CC4400" w:rsidRDefault="00000000">
      <w:pPr>
        <w:pStyle w:val="Heading2"/>
      </w:pPr>
      <w:r>
        <w:rPr>
          <w:color w:val="0D1526"/>
        </w:rPr>
        <w:t>44.3 頁面結構</w:t>
      </w:r>
    </w:p>
    <w:p>
      <w:pPr>
        <w:spacing w:before="80" w:after="120"/>
      </w:pPr>
      <w:r>
        <w:rPr>
          <w:rFonts w:eastAsia="Arial"/>
          <w:color w:val="1A1A1A"/>
        </w:rPr>
        <w:t xml:space="preserve">頁面由四個區塊組成，由上至下：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400" w14:paraId="0CC44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區塊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400" w14:paraId="0CC44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① 選手 Hero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Avatar、顯示名稱、國籍、自我介紹、FollowButton、追蹤人數</w:t>
            </w:r>
          </w:p>
        </w:tc>
      </w:tr>
      <w:tr w:rsidR="00CC4400" w14:paraId="0CC44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② 成績摘要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各距離個人最佳時間，一眼掌握競技水準</w:t>
            </w:r>
          </w:p>
        </w:tc>
      </w:tr>
      <w:tr w:rsidR="00CC4400" w14:paraId="0CC44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③ 成績明細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完整的歷史成績列表，依日期降序，可篩選距離</w:t>
            </w:r>
          </w:p>
        </w:tc>
      </w:tr>
      <w:tr w:rsidR="00CC4400" w14:paraId="0CC44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④ 接力成績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曾參與的接力隊伍記錄（有才顯示，無則隱藏）</w:t>
            </w:r>
          </w:p>
        </w:tc>
      </w:tr>
    </w:tbl>
    <w:p w14:paraId="0CC44030" w14:textId="77777777" w:rsidR="00CC4400" w:rsidRDefault="00000000">
      <w:pPr>
        <w:pStyle w:val="Heading2"/>
      </w:pPr>
      <w:r>
        <w:rPr>
          <w:color w:val="0D1526"/>
        </w:rPr>
        <w:t>44.4 選手 Hero 區塊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400" w14:paraId="0CC54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元素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資料來源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400" w14:paraId="0CC54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athletes.avatar_url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圓形，64px；無頭像顯示 COALESCE(nickname,name) 第一字</w:t>
            </w:r>
          </w:p>
        </w:tc>
      </w:tr>
      <w:tr w:rsidR="00CC4400" w14:paraId="0CC54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顯示名稱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COALESCE(nickname, name)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大字，主要識別</w:t>
            </w:r>
          </w:p>
        </w:tc>
      </w:tr>
      <w:tr w:rsidR="00CC4400" w14:paraId="0CC54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真實姓名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athletes.name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若 nickname 有值，於顯示名稱下方以小字補充「本名：{name}」</w:t>
            </w:r>
          </w:p>
        </w:tc>
      </w:tr>
      <w:tr w:rsidR="00CC4400" w14:paraId="0CC54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國籍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athletes.nationality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國旗 emoji + 文字，nationality 空白則不顯示</w:t>
            </w:r>
          </w:p>
        </w:tc>
      </w:tr>
      <w:tr w:rsidR="00CC4400" w14:paraId="0CC54005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自我介紹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athletes.bio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選填；空白則不顯示（不顯示空白佔位）</w:t>
            </w:r>
          </w:p>
        </w:tc>
      </w:tr>
      <w:tr w:rsidR="00CC4400" w14:paraId="0CC54006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FollowButton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athlete_follows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size="lg"（24px）；自己的頁面不顯示；未登入顯示空心，點擊觸發 Auth Modal intent: follow</w:t>
            </w:r>
          </w:p>
        </w:tc>
      </w:tr>
      <w:tr w:rsidR="00CC4400" w14:paraId="0CC54007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追蹤人數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COUNT(athlete_follows)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「N 人追蹤」，小字，緊接在 FollowButton 旁</w:t>
            </w:r>
          </w:p>
        </w:tc>
      </w:tr>
      <w:tr w:rsidR="00CC4400" w14:paraId="0CC54008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加入時間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athletes.created_at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「加入於 YYYY 年 M 月」，淡色小字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不顯示「following（追蹤中）人數」，只顯示「被追蹤人數（粉絲數）」。追蹤中清單是私人資訊，不公開。</w:t>
      </w:r>
    </w:p>
    <w:p w14:paraId="0CC44040" w14:textId="77777777" w:rsidR="00CC4400" w:rsidRDefault="00000000">
      <w:pPr>
        <w:pStyle w:val="Heading2"/>
      </w:pPr>
      <w:r>
        <w:rPr>
          <w:color w:val="0D1526"/>
        </w:rPr>
        <w:t>44.5 成績摘要區塊</w:t>
      </w:r>
    </w:p>
    <w:p>
      <w:pPr>
        <w:spacing w:before="80" w:after="120"/>
      </w:pPr>
      <w:r>
        <w:rPr>
          <w:rFonts w:eastAsia="Arial"/>
          <w:color w:val="1A1A1A"/>
        </w:rPr>
        <w:t xml:space="preserve">用四個小卡片並排（或兩列二欄），各顯示一個距離的個人最佳：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400" w14:paraId="0CC54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距離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顯示內容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400" w14:paraId="0CC54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226 全距離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最快完賽時間，DM Mono；賽事名稱小字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無成績顯示「—」</w:t>
            </w:r>
          </w:p>
        </w:tc>
      </w:tr>
      <w:tr w:rsidR="00CC4400" w14:paraId="0CC54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113 半程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同上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無成績顯示「—」</w:t>
            </w:r>
          </w:p>
        </w:tc>
      </w:tr>
      <w:tr w:rsidR="00CC4400" w14:paraId="0CC54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51.5 奧林匹克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同上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無成績顯示「—」</w:t>
            </w:r>
          </w:p>
        </w:tc>
      </w:tr>
      <w:tr w:rsidR="00CC4400" w14:paraId="0CC54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Sprint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同上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無成績顯示「—」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只顯示 is_public = true + claim_status IN ('unclaimed', 'claimed') 的成績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四個距離均為「—」時：整個摘要區塊仍顯示，提示「尚無公開成績記錄」</w:t>
      </w:r>
    </w:p>
    <w:p w14:paraId="0CC44050" w14:textId="77777777" w:rsidR="00CC4400" w:rsidRDefault="00000000">
      <w:pPr>
        <w:pStyle w:val="Heading2"/>
      </w:pPr>
      <w:r>
        <w:rPr>
          <w:color w:val="0D1526"/>
        </w:rPr>
        <w:t>44.6 成績明細區塊</w:t>
      </w:r>
    </w:p>
    <w:p>
      <w:pPr>
        <w:spacing w:before="80" w:after="120"/>
      </w:pPr>
      <w:r>
        <w:rPr>
          <w:rFonts w:eastAsia="Arial"/>
          <w:color w:val="1A1A1A"/>
        </w:rPr>
        <w:t xml:space="preserve">完整的歷史成績列表，按 race_date 降序排列。</w:t>
      </w:r>
    </w:p>
    <w:p w14:paraId="0CC44051" w14:textId="77777777" w:rsidR="00CC4400" w:rsidRDefault="00000000">
      <w:pPr>
        <w:pStyle w:val="Heading3"/>
        <w:spacing w:before="180"/>
      </w:pPr>
      <w:r>
        <w:rPr>
          <w:color w:val="FF6B3D"/>
        </w:rPr>
        <w:t>篩選控制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距離篩選：全部 / 226 / 113 / 51.5 / Sprint（下拉或頁籤，client-side）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只顯示 is_public = true 的成績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如果是選手本人（已登入且 athletes.id = 登入者）：同時顯示私人成績，並加上「私人」badge</w:t>
      </w:r>
    </w:p>
    <w:p w14:paraId="0CC44052" w14:textId="77777777" w:rsidR="00CC4400" w:rsidRDefault="00000000">
      <w:pPr>
        <w:pStyle w:val="Heading3"/>
        <w:spacing w:before="180"/>
      </w:pPr>
      <w:r>
        <w:rPr>
          <w:color w:val="FF6B3D"/>
        </w:rPr>
        <w:t>成績列欄位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400" w14:paraId="0CC54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備注</w:t>
            </w:r>
          </w:p>
        </w:tc>
      </w:tr>
      <w:tr w:rsidR="00CC4400" w14:paraId="0CC54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賽事年份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race_edition.year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Mono，淡色</w:t>
            </w:r>
          </w:p>
        </w:tc>
      </w:tr>
      <w:tr w:rsidR="00CC4400" w14:paraId="0CC54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賽事名稱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COALESCE(race.name_zh, race.name)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可點擊 → 導向 /races/:slug/:year</w:t>
            </w:r>
          </w:p>
        </w:tc>
      </w:tr>
      <w:tr w:rsidR="00CC4400" w14:paraId="0CC54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距離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distance_category badge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226 / 113 / 51.5 / Sprint</w:t>
            </w:r>
          </w:p>
        </w:tc>
      </w:tr>
      <w:tr w:rsidR="00CC4400" w14:paraId="0CC54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完賽時間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total_seconds，HH:MM:SS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DM Mono，主色</w:t>
            </w:r>
          </w:p>
        </w:tc>
      </w:tr>
      <w:tr w:rsidR="00CC4400" w14:paraId="0CC54005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認領狀態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claim_status badge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claimed：不顯示；unclaimed：「未認領」badge</w:t>
            </w:r>
          </w:p>
        </w:tc>
      </w:tr>
      <w:tr w:rsidR="00CC4400" w14:paraId="0CC54006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公信力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source_credibility badge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official / certificate / self_reported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本人觀看自己的頁面時額外顯示：私人成績（加「私人」badge）+ 編輯 / 刪除操作（連結至 /records）。訪客不見私人成績。</w:t>
      </w:r>
    </w:p>
    <w:p w14:paraId="0CC44060" w14:textId="77777777" w:rsidR="00CC4400" w:rsidRDefault="00000000">
      <w:pPr>
        <w:pStyle w:val="Heading2"/>
      </w:pPr>
      <w:r>
        <w:rPr>
          <w:color w:val="0D1526"/>
        </w:rPr>
        <w:t>44.7 接力成績區塊</w:t>
      </w:r>
    </w:p>
    <w:p>
      <w:pPr>
        <w:spacing w:before="80" w:after="120"/>
      </w:pPr>
      <w:r>
        <w:rPr>
          <w:rFonts w:eastAsia="Arial"/>
          <w:color w:val="1A1A1A"/>
        </w:rPr>
        <w:t xml:space="preserve">若選手有接力成績記錄，頁面底部顯示接力區塊。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400" w14:paraId="0CC44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400" w14:paraId="0CC44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隊伍名稱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team.team_name，空白顯示「無隊名」</w:t>
            </w:r>
          </w:p>
        </w:tc>
      </w:tr>
      <w:tr w:rsidR="00CC4400" w14:paraId="0CC44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賽事與年份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可點擊 → /races/:slug/:year</w:t>
            </w:r>
          </w:p>
        </w:tc>
      </w:tr>
      <w:tr w:rsidR="00CC4400" w14:paraId="0CC44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完賽時間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result.total_seconds</w:t>
            </w:r>
          </w:p>
        </w:tc>
      </w:tr>
      <w:tr w:rsidR="00CC4400" w14:paraId="0CC44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負責分項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team_member.disciplines（如 swim、bike、run）</w:t>
            </w:r>
          </w:p>
        </w:tc>
      </w:tr>
      <w:tr w:rsidR="00CC4400" w14:paraId="0CC44005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個人分項時間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team_member.split_seconds</w:t>
            </w:r>
          </w:p>
        </w:tc>
      </w:tr>
      <w:tr w:rsidR="00CC4400" w14:paraId="0CC44006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認領狀態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team_member.claim_status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無接力成績時：整個接力區塊不顯示（不顯示空白框）</w:t>
      </w:r>
    </w:p>
    <w:p w14:paraId="0CC44070" w14:textId="77777777" w:rsidR="00CC4400" w:rsidRDefault="00000000">
      <w:pPr>
        <w:pStyle w:val="Heading2"/>
      </w:pPr>
      <w:r>
        <w:rPr>
          <w:color w:val="0D1526"/>
        </w:rPr>
        <w:t>44.8 進入入口（修訂各章節）</w:t>
      </w:r>
    </w:p>
    <w:p>
      <w:pPr>
        <w:spacing w:before="80" w:after="120"/>
      </w:pPr>
      <w:r>
        <w:rPr>
          <w:rFonts w:eastAsia="Arial"/>
          <w:color w:val="1A1A1A"/>
        </w:rPr>
        <w:t xml:space="preserve">選手姓名在以下位置均改為可點擊連結，導向 /athletes/:id：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400" w14:paraId="0CC54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位置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條件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修訂章節</w:t>
            </w:r>
          </w:p>
        </w:tc>
      </w:tr>
      <w:tr w:rsidR="00CC4400" w14:paraId="0CC54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最速榜 .tlb-name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已認領成績（athlete_id IS NOT NULL）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 23.6 章（已規劃，補充實作說明）</w:t>
            </w:r>
          </w:p>
        </w:tc>
      </w:tr>
      <w:tr w:rsidR="00CC4400" w14:paraId="0CC54002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成績詳情頁 /results/:id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已認領成績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 3.4 節（features.md）</w:t>
            </w:r>
          </w:p>
        </w:tc>
      </w:tr>
      <w:tr w:rsidR="00CC4400" w14:paraId="0CC54003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屆次頁 /races/:slug/:year 成績列表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已認領成績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 41.3.4 章（補充說明）</w:t>
            </w:r>
          </w:p>
        </w:tc>
      </w:tr>
      <w:tr w:rsidR="00CC4400" w14:paraId="0CC54004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關注名單 /my/following 卡片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已追蹤的選手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 39.4 章（卡片名稱補充連結）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未認領成績的 athlete_name_snapshot 不提供連結（無帳號可導向）。</w:t>
      </w:r>
    </w:p>
    <w:p w14:paraId="0CC44080" w14:textId="77777777" w:rsidR="00CC4400" w:rsidRDefault="00000000">
      <w:pPr>
        <w:pStyle w:val="Heading2"/>
      </w:pPr>
      <w:r>
        <w:rPr>
          <w:color w:val="0D1526"/>
        </w:rPr>
        <w:t>44.9 隱私控制（修訂第 16、31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新增 ATHLETE.is_searchable 欄位，讓選手決定是否允許被全站搜尋（第 G2、G4 問題的前置條件）。選手公開頁本身不受此欄位控制——只要知道 /athletes/:id 的 URL，任何人都可以瀏覽。is_searchable 只影響後續將實作的全站搜尋功能。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340"/>
        <w:gridCol w:w="3510"/>
        <w:gridCol w:w="3510"/>
      </w:tblGrid>
      <w:tr w:rsidR="00CC4400" w14:paraId="0CC54000" w14:textId="77777777">
        <w:tc>
          <w:tcPr>
            <w:tcW w:w="23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2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型別</w:t>
            </w:r>
          </w:p>
        </w:tc>
        <w:tc>
          <w:tcPr>
            <w:tcW w:w="351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1A35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400" w14:paraId="0CC54001" w14:textId="77777777">
        <w:tc>
          <w:tcPr>
            <w:tcW w:w="23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is_searchable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w="351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預設 true；false 時不出現在全站選手搜尋結果，但個人頁 URL 仍可瀏覽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個人資料頁 /profile 新增「允許被搜尋」開關（預設開啟），描述文字：「關閉後，其他人無法透過姓名搜尋找到你，但仍可透過連結直接瀏覽你的成績頁」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 xml:space="preserve">is_minor = true 的用戶：is_searchable 預設 false，且不顯示開關（強制不可被搜尋）</w:t>
      </w:r>
    </w:p>
    <w:p w14:paraId="0CC44090" w14:textId="77777777" w:rsidR="00CC4400" w:rsidRDefault="00000000">
      <w:pPr>
        <w:pStyle w:val="Heading2"/>
      </w:pPr>
      <w:r>
        <w:rPr>
          <w:color w:val="0D1526"/>
        </w:rPr>
        <w:t>44.10 API 端點（補充第 19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GET /api/athletes/:id 已在第 19.6 章定義，此處補充回傳格式細節：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400" w14:paraId="0CC44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欄位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說明</w:t>
            </w:r>
          </w:p>
        </w:tc>
      </w:tr>
      <w:tr w:rsidR="00CC4400" w14:paraId="0CC44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</w:tr>
      <w:tr w:rsidR="00CC4400" w14:paraId="0CC44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真實姓名</w:t>
            </w:r>
          </w:p>
        </w:tc>
      </w:tr>
      <w:tr w:rsidR="00CC4400" w14:paraId="0CC44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nickname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顯示暱稱，nullable</w:t>
            </w:r>
          </w:p>
        </w:tc>
      </w:tr>
      <w:tr w:rsidR="00CC4400" w14:paraId="0CC44004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nationality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國籍，nullable</w:t>
            </w:r>
          </w:p>
        </w:tc>
      </w:tr>
      <w:tr w:rsidR="00CC4400" w14:paraId="0CC44005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bio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自我介紹，nullable</w:t>
            </w:r>
          </w:p>
        </w:tc>
      </w:tr>
      <w:tr w:rsidR="00CC4400" w14:paraId="0CC44006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avatar_url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nullable</w:t>
            </w:r>
          </w:p>
        </w:tc>
      </w:tr>
      <w:tr w:rsidR="00CC4400" w14:paraId="0CC44007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加入時間</w:t>
            </w:r>
          </w:p>
        </w:tc>
      </w:tr>
      <w:tr w:rsidR="00CC4400" w14:paraId="0CC44008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follower_count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COUNT(athlete_follows.following_id = id)，即時計算</w:t>
            </w:r>
          </w:p>
        </w:tc>
      </w:tr>
      <w:tr w:rsidR="00CC4400" w14:paraId="0CC44009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is_following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登入者是否已追蹤此選手，boolean（未登入為 false）</w:t>
            </w:r>
          </w:p>
        </w:tc>
      </w:tr>
      <w:tr w:rsidR="00CC4400" w14:paraId="0CC4400A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bests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各距離最佳：{ full, "70.3", olympic, sprint }，各為 { total_seconds, race_name, year } | null</w:t>
            </w:r>
          </w:p>
        </w:tc>
      </w:tr>
      <w:tr w:rsidR="00CC4400" w14:paraId="0CC4400B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results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公開成績列表，依 race_date 降序；本人觀看時含私人成績</w:t>
            </w:r>
          </w:p>
        </w:tc>
      </w:tr>
      <w:tr w:rsidR="00CC4400" w14:paraId="0CC4400C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relay_results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接力成績列表，nullable</w:t>
            </w:r>
          </w:p>
        </w:tc>
      </w:tr>
    </w:tbl>
    <w:p w14:paraId="0CC44100" w14:textId="77777777" w:rsidR="00CC4400" w:rsidRDefault="00000000">
      <w:pPr>
        <w:pStyle w:val="Heading2"/>
      </w:pPr>
      <w:r>
        <w:rPr>
          <w:color w:val="0D1526"/>
        </w:rPr>
        <w:t>44.11 User Stories</w:t>
      </w:r>
    </w:p>
    <w:p w14:paraId="0CC44101" w14:textId="77777777" w:rsidR="00CC4400" w:rsidRDefault="00000000">
      <w:pPr>
        <w:pStyle w:val="Heading3"/>
        <w:spacing w:before="180"/>
      </w:pPr>
      <w:r>
        <w:rPr>
          <w:color w:val="FF6B3D"/>
        </w:rPr>
        <w:t>US-A1　從最速榜點入選手公開頁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身為一位瀏覽最速榜的用戶，我點擊某位選手的名字，進入他的個人公開頁 /athletes/:id，看到他的成績摘要（各距離最佳）與完整的歷史成績列表，以及追蹤按鈕。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400" w14:paraId="0CC44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400" w14:paraId="0CC44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最速榜 .tlb-name 文字連結，已認領成績才有連結</w:t>
            </w:r>
          </w:p>
        </w:tc>
      </w:tr>
      <w:tr w:rsidR="00CC4400" w14:paraId="0CC44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導向 /athletes/:id</w:t>
            </w:r>
          </w:p>
        </w:tc>
      </w:tr>
      <w:tr w:rsidR="00CC4400" w14:paraId="0CC44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未登入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可正常瀏覽；FollowButton 空心，點擊觸發 Auth Modal</w:t>
            </w:r>
          </w:p>
        </w:tc>
      </w:tr>
    </w:tbl>
    <w:p w14:paraId="0CC44102" w14:textId="77777777" w:rsidR="00CC4400" w:rsidRDefault="00000000">
      <w:pPr>
        <w:pStyle w:val="Heading3"/>
        <w:spacing w:before="180"/>
      </w:pPr>
      <w:r>
        <w:rPr>
          <w:color w:val="FF6B3D"/>
        </w:rPr>
        <w:t>US-A2　從成績詳情頁點入選手公開頁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身為一位透過分享連結進入某筆成績的用戶，我點擊頁面上的選手姓名，進入他的公開頁，查看他所有公開的成績，不只是這一筆。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400" w14:paraId="0CC44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400" w14:paraId="0CC44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/results/:id 頁面的選手姓名（已認領才有連結）</w:t>
            </w:r>
          </w:p>
        </w:tc>
      </w:tr>
      <w:tr w:rsidR="00CC4400" w14:paraId="0CC44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導向 /athletes/:id</w:t>
            </w:r>
          </w:p>
        </w:tc>
      </w:tr>
      <w:tr w:rsidR="00CC4400" w14:paraId="0CC44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未認領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athlete_name_snapshot 顯示但不提供連結</w:t>
            </w:r>
          </w:p>
        </w:tc>
      </w:tr>
    </w:tbl>
    <w:p w14:paraId="0CC44103" w14:textId="77777777" w:rsidR="00CC4400" w:rsidRDefault="00000000">
      <w:pPr>
        <w:pStyle w:val="Heading3"/>
        <w:spacing w:before="180"/>
      </w:pPr>
      <w:r>
        <w:rPr>
          <w:color w:val="FF6B3D"/>
        </w:rPr>
        <w:t>US-A3　在選手公開頁追蹤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身為一位看完某選手公開頁覺得想持續關注的用戶，我在 Hero 區塊點擊追蹤按鈕，不需要返回榜單再找星星，一個動作完成追蹤。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400" w14:paraId="0CC44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400" w14:paraId="0CC44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觸發點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/athletes/:id Hero 區塊 FollowButton size="lg"</w:t>
            </w:r>
          </w:p>
        </w:tc>
      </w:tr>
      <w:tr w:rsidR="00CC4400" w14:paraId="0CC44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成功路徑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/api/athletes/:id/follow → 樂觀更新 → 星星變實心，追蹤人數 +1</w:t>
            </w:r>
          </w:p>
        </w:tc>
      </w:tr>
      <w:tr w:rsidR="00CC4400" w14:paraId="0CC44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自己的頁面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不顯示 FollowButton</w:t>
            </w:r>
          </w:p>
        </w:tc>
      </w:tr>
    </w:tbl>
    <w:p w14:paraId="0CC44104" w14:textId="77777777" w:rsidR="00CC4400" w:rsidRDefault="00000000">
      <w:pPr>
        <w:pStyle w:val="Heading3"/>
        <w:spacing w:before="180"/>
      </w:pPr>
      <w:r>
        <w:rPr>
          <w:color w:val="FF6B3D"/>
        </w:rPr>
        <w:t>US-A7　未登入訪客瀏覽選手公開頁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身為一位未登入的訪客，我在最速榜點擊某選手姓名，進入他的公開頁，可以查看所有公開成績，FollowButton 顯示空心星星，點擊後觸發登入 Modal，登入後自動完成追蹤。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400" w14:paraId="0CC44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400" w14:paraId="0CC44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頁面存取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公開，無需登入</w:t>
            </w:r>
          </w:p>
        </w:tc>
      </w:tr>
      <w:tr w:rsidR="00CC4400" w14:paraId="0CC44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FollowButton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顯示空心，intent: follow，payload: { athleteId }</w:t>
            </w:r>
          </w:p>
        </w:tc>
      </w:tr>
      <w:tr w:rsidR="00CC4400" w14:paraId="0CC44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私人成績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不顯示（僅本人登入後可見）</w:t>
            </w:r>
          </w:p>
        </w:tc>
      </w:tr>
    </w:tbl>
    <w:p w14:paraId="0CC44105" w14:textId="77777777" w:rsidR="00CC4400" w:rsidRDefault="00000000">
      <w:pPr>
        <w:pStyle w:val="Heading3"/>
        <w:spacing w:before="180"/>
      </w:pPr>
      <w:r>
        <w:rPr>
          <w:color w:val="FF6B3D"/>
        </w:rPr>
        <w:t>US-自我　選手查看自己的公開頁</w:t>
      </w:r>
    </w:p>
    <w:p>
      <w:pPr>
        <w:spacing w:before="80" w:after="120"/>
      </w:pPr>
      <w:r>
        <w:rPr>
          <w:rFonts w:eastAsia="Arial"/>
          <w:color w:val="1A1A1A"/>
        </w:rPr>
        <w:t xml:space="preserve">身為一位已登入的選手，我從 Avatar 選單進入自己的公開頁（/athletes/:id），除了看到訪客看到的內容，還能看到自己的私人成績（加「私人」badge），並有「前往個人資料設定」連結。頁面上不顯示 FollowButton。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700"/>
        <w:gridCol w:w="6660"/>
      </w:tblGrid>
      <w:tr w:rsidR="00CC4400" w14:paraId="0CC44000" w14:textId="77777777">
        <w:tc>
          <w:tcPr>
            <w:tcW w:w="270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項目</w:t>
            </w:r>
          </w:p>
        </w:tc>
        <w:tc>
          <w:tcPr>
            <w:tcW w:w="666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內容</w:t>
            </w:r>
          </w:p>
        </w:tc>
      </w:tr>
      <w:tr w:rsidR="00CC4400" w14:paraId="0CC44001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額外顯示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私人成績（badge 標示）+ 「管理我的成績」連結（→ /records）</w:t>
            </w:r>
          </w:p>
        </w:tc>
      </w:tr>
      <w:tr w:rsidR="00CC4400" w14:paraId="0CC44002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FollowButton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不顯示（不能追蹤自己）</w:t>
            </w:r>
          </w:p>
        </w:tc>
      </w:tr>
      <w:tr w:rsidR="00CC4400" w14:paraId="0CC44003" w14:textId="77777777">
        <w:tc>
          <w:tcPr>
            <w:tcW w:w="270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入口</w:t>
            </w:r>
          </w:p>
        </w:tc>
        <w:tc>
          <w:tcPr>
            <w:tcW w:w="666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可從 Avatar 選單加入「我的公開頁」連結（見 44.12）</w:t>
            </w:r>
          </w:p>
        </w:tc>
      </w:tr>
    </w:tbl>
    <w:p w14:paraId="0CC44110" w14:textId="77777777" w:rsidR="00CC4400" w:rsidRDefault="00000000">
      <w:pPr>
        <w:pStyle w:val="Heading2"/>
      </w:pPr>
      <w:r>
        <w:rPr>
          <w:color w:val="0D1526"/>
        </w:rPr>
        <w:t>44.12 Avatar 下拉選單補充（修訂第 30 章）</w:t>
      </w:r>
    </w:p>
    <w:p>
      <w:pPr>
        <w:spacing w:before="80" w:after="120"/>
      </w:pPr>
      <w:r>
        <w:rPr>
          <w:rFonts w:eastAsia="Arial"/>
          <w:color w:val="1A1A1A"/>
        </w:rPr>
        <w:t xml:space="preserve">Avatar 下拉選單新增「我的公開頁」項目，讓選手可以查看自己的公開頁外觀：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3240"/>
        <w:gridCol w:w="6120"/>
      </w:tblGrid>
      <w:tr w:rsidR="00CC4400" w14:paraId="0CC44000" w14:textId="77777777">
        <w:tc>
          <w:tcPr>
            <w:tcW w:w="324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60D1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選項</w:t>
            </w:r>
          </w:p>
        </w:tc>
        <w:tc>
          <w:tcPr>
            <w:tcW w:w="6120" w:type="dxa"/>
            <w:tcBorders>
              <w:top w:val="single" w:sz="1" w:color="060D18"/>
              <w:left w:val="single" w:sz="1" w:color="060D18"/>
              <w:bottom w:val="single" w:sz="1" w:color="060D18"/>
              <w:right w:val="single" w:sz="1" w:color="060D18"/>
            </w:tcBorders>
            <w:shd w:val="clear" w:color="auto" w:fill="0D152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F0EDE6"/>
                <w:sz w:val="20"/>
                <w:szCs w:val="20"/>
              </w:rPr>
              <w:t xml:space="preserve">路徑</w:t>
            </w:r>
          </w:p>
        </w:tc>
      </w:tr>
      <w:tr w:rsidR="00CC4400" w14:paraId="0CC44001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我的紀錄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/records</w:t>
            </w:r>
          </w:p>
        </w:tc>
      </w:tr>
      <w:tr w:rsidR="00CC4400" w14:paraId="0CC44002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關注名單 (N)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/my/following</w:t>
            </w:r>
          </w:p>
        </w:tc>
      </w:tr>
      <w:tr w:rsidR="00CC4400" w14:paraId="0CC44003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個人資料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/profile</w:t>
            </w:r>
          </w:p>
        </w:tc>
      </w:tr>
      <w:tr w:rsidR="00CC4400" w14:paraId="0CC44004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我的公開頁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/athletes/:id（登入者自己的 id）</w:t>
            </w:r>
          </w:p>
        </w:tc>
      </w:tr>
      <w:tr w:rsidR="00CC4400" w14:paraId="0CC44005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管理後台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/admin（assistant+）</w:t>
            </w:r>
          </w:p>
        </w:tc>
      </w:tr>
      <w:tr w:rsidR="00CC4400" w14:paraId="0CC44006" w14:textId="77777777">
        <w:tc>
          <w:tcPr>
            <w:tcW w:w="324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7F8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登出</w:t>
            </w:r>
          </w:p>
        </w:tc>
        <w:tc>
          <w:tcPr>
            <w:tcW w:w="612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80"/>
        <w:ind w:left="240"/>
      </w:pPr>
      <w:r>
        <w:rPr>
          <w:rFonts w:eastAsia="Arial"/>
          <w:i/>
          <w:color w:val="8A96A8"/>
          <w:sz w:val="20"/>
        </w:rPr>
        <w:t xml:space="preserve">「我的公開頁」讓選手確認自己在他人眼中的樣子，同時也可以直接分享這個連結給朋友。</w:t>
      </w:r>
    </w:p>
    <w:p>
      <w:pPr>
        <w:spacing w:after="24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74DD"/>
    <w:multiLevelType w:val="hybridMultilevel"/>
    <w:tmpl w:val="1E2619B4"/>
    <w:lvl w:ilvl="0" w:tplc="78FE1DB0">
      <w:start w:val="1"/>
      <w:numFmt w:val="bullet"/>
      <w:lvlText w:val="•"/>
      <w:lvlJc w:val="left"/>
      <w:pPr>
        <w:ind w:left="720" w:hanging="360"/>
      </w:pPr>
    </w:lvl>
    <w:lvl w:ilvl="1" w:tplc="28A23932">
      <w:start w:val="1"/>
      <w:numFmt w:val="bullet"/>
      <w:lvlText w:val="◦"/>
      <w:lvlJc w:val="left"/>
      <w:pPr>
        <w:ind w:left="1080" w:hanging="360"/>
      </w:pPr>
    </w:lvl>
    <w:lvl w:ilvl="2" w:tplc="7F8A4AD4">
      <w:numFmt w:val="decimal"/>
      <w:lvlText w:val=""/>
      <w:lvlJc w:val="left"/>
    </w:lvl>
    <w:lvl w:ilvl="3" w:tplc="FC260214">
      <w:numFmt w:val="decimal"/>
      <w:lvlText w:val=""/>
      <w:lvlJc w:val="left"/>
    </w:lvl>
    <w:lvl w:ilvl="4" w:tplc="202CAF7A">
      <w:numFmt w:val="decimal"/>
      <w:lvlText w:val=""/>
      <w:lvlJc w:val="left"/>
    </w:lvl>
    <w:lvl w:ilvl="5" w:tplc="78EA2226">
      <w:numFmt w:val="decimal"/>
      <w:lvlText w:val=""/>
      <w:lvlJc w:val="left"/>
    </w:lvl>
    <w:lvl w:ilvl="6" w:tplc="612AE628">
      <w:numFmt w:val="decimal"/>
      <w:lvlText w:val=""/>
      <w:lvlJc w:val="left"/>
    </w:lvl>
    <w:lvl w:ilvl="7" w:tplc="367EFBC8">
      <w:numFmt w:val="decimal"/>
      <w:lvlText w:val=""/>
      <w:lvlJc w:val="left"/>
    </w:lvl>
    <w:lvl w:ilvl="8" w:tplc="E64EC7AC">
      <w:numFmt w:val="decimal"/>
      <w:lvlText w:val=""/>
      <w:lvlJc w:val="left"/>
    </w:lvl>
  </w:abstractNum>
  <w:abstractNum w:abstractNumId="1" w15:restartNumberingAfterBreak="0">
    <w:nsid w:val="6638379D"/>
    <w:multiLevelType w:val="hybridMultilevel"/>
    <w:tmpl w:val="9DB23D96"/>
    <w:lvl w:ilvl="0" w:tplc="351AB902">
      <w:start w:val="1"/>
      <w:numFmt w:val="bullet"/>
      <w:lvlText w:val="●"/>
      <w:lvlJc w:val="left"/>
      <w:pPr>
        <w:ind w:left="720" w:hanging="360"/>
      </w:pPr>
    </w:lvl>
    <w:lvl w:ilvl="1" w:tplc="30A2129A">
      <w:start w:val="1"/>
      <w:numFmt w:val="bullet"/>
      <w:lvlText w:val="○"/>
      <w:lvlJc w:val="left"/>
      <w:pPr>
        <w:ind w:left="1440" w:hanging="360"/>
      </w:pPr>
    </w:lvl>
    <w:lvl w:ilvl="2" w:tplc="D9D2EFAA">
      <w:start w:val="1"/>
      <w:numFmt w:val="bullet"/>
      <w:lvlText w:val="■"/>
      <w:lvlJc w:val="left"/>
      <w:pPr>
        <w:ind w:left="2160" w:hanging="360"/>
      </w:pPr>
    </w:lvl>
    <w:lvl w:ilvl="3" w:tplc="0C4E51F2">
      <w:start w:val="1"/>
      <w:numFmt w:val="bullet"/>
      <w:lvlText w:val="●"/>
      <w:lvlJc w:val="left"/>
      <w:pPr>
        <w:ind w:left="2880" w:hanging="360"/>
      </w:pPr>
    </w:lvl>
    <w:lvl w:ilvl="4" w:tplc="1368ED74">
      <w:start w:val="1"/>
      <w:numFmt w:val="bullet"/>
      <w:lvlText w:val="○"/>
      <w:lvlJc w:val="left"/>
      <w:pPr>
        <w:ind w:left="3600" w:hanging="360"/>
      </w:pPr>
    </w:lvl>
    <w:lvl w:ilvl="5" w:tplc="02EEE660">
      <w:start w:val="1"/>
      <w:numFmt w:val="bullet"/>
      <w:lvlText w:val="■"/>
      <w:lvlJc w:val="left"/>
      <w:pPr>
        <w:ind w:left="4320" w:hanging="360"/>
      </w:pPr>
    </w:lvl>
    <w:lvl w:ilvl="6" w:tplc="9BFEC8EC">
      <w:start w:val="1"/>
      <w:numFmt w:val="bullet"/>
      <w:lvlText w:val="●"/>
      <w:lvlJc w:val="left"/>
      <w:pPr>
        <w:ind w:left="5040" w:hanging="360"/>
      </w:pPr>
    </w:lvl>
    <w:lvl w:ilvl="7" w:tplc="82102F5C">
      <w:start w:val="1"/>
      <w:numFmt w:val="bullet"/>
      <w:lvlText w:val="●"/>
      <w:lvlJc w:val="left"/>
      <w:pPr>
        <w:ind w:left="5760" w:hanging="360"/>
      </w:pPr>
    </w:lvl>
    <w:lvl w:ilvl="8" w:tplc="392CC238">
      <w:start w:val="1"/>
      <w:numFmt w:val="bullet"/>
      <w:lvlText w:val="●"/>
      <w:lvlJc w:val="left"/>
      <w:pPr>
        <w:ind w:left="6480" w:hanging="360"/>
      </w:pPr>
    </w:lvl>
  </w:abstractNum>
  <w:num w:numId="1" w16cid:durableId="166292809">
    <w:abstractNumId w:val="1"/>
    <w:lvlOverride w:ilvl="0">
      <w:startOverride w:val="1"/>
    </w:lvlOverride>
  </w:num>
  <w:num w:numId="2" w16cid:durableId="721641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E4B"/>
    <w:rsid w:val="00185876"/>
    <w:rsid w:val="001C14E0"/>
    <w:rsid w:val="00500B9E"/>
    <w:rsid w:val="005834DE"/>
    <w:rsid w:val="00764025"/>
    <w:rsid w:val="00A77E4B"/>
    <w:rsid w:val="00B0478D"/>
    <w:rsid w:val="00F4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F439B"/>
  <w15:docId w15:val="{1569D9DE-94FA-8D4D-95CF-2A28AD8C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eastAsia="Arial"/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rFonts w:eastAsia="Arial"/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65</Pages>
  <Words>8266</Words>
  <Characters>47120</Characters>
  <Application>Microsoft Office Word</Application>
  <DocSecurity>0</DocSecurity>
  <Lines>392</Lines>
  <Paragraphs>110</Paragraphs>
  <ScaleCrop>false</ScaleCrop>
  <Company/>
  <LinksUpToDate>false</LinksUpToDate>
  <CharactersWithSpaces>55276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Dino Ko</cp:lastModifiedBy>
  <cp:revision>2</cp:revision>
  <dcterms:created xsi:type="dcterms:W3CDTF">2026-06-05T14:38:00Z</dcterms:created>
  <dcterms:modified xsi:type="dcterms:W3CDTF">2026-06-05T14:38:00Z</dcterms:modified>
</cp:coreProperties>
</file>
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spacing w:after="0" w:before="2400"/>
      </w:pPr>
    </w:p>
    <w:p>
      <w:pPr>
        <w:spacing w:after="160" w:before="0"/>
        <w:jc w:val="left"/>
      </w:pPr>
      <w:r>
        <w:rPr>
          <w:rFonts w:ascii="Arial" w:cs="Arial" w:eastAsia="Arial" w:hAnsi="Arial"/>
          <w:b/>
          <w:bCs/>
          <w:color w:val="FF6B3D"/>
          <w:sz w:val="80"/>
          <w:szCs w:val="80"/>
        </w:rPr>
        <w:t xml:space="preserve">Tri·log</w:t>
      </w:r>
    </w:p>
    <w:p>
      <w:pPr>
        <w:pBdr>
          <w:bottom w:val="single" w:color="FF6B3D" w:sz="8"/>
        </w:pBdr>
        <w:spacing w:after="360" w:before="0"/>
      </w:pPr>
    </w:p>
    <w:p>
      <w:pPr>
        <w:spacing w:after="120" w:before="0"/>
        <w:jc w:val="left"/>
      </w:pPr>
      <w:r>
        <w:rPr>
          <w:rFonts w:ascii="Arial" w:cs="Arial" w:eastAsia="Arial" w:hAnsi="Arial"/>
          <w:color w:val="0D1526"/>
          <w:sz w:val="30"/>
          <w:szCs w:val="30"/>
        </w:rPr>
        <w:t xml:space="preserve">鐵人三項成績記錄與排行榜平台</w:t>
      </w:r>
    </w:p>
    <w:p>
      <w:pPr>
        <w:spacing w:after="100" w:before="0"/>
        <w:jc w:val="left"/>
      </w:pPr>
      <w:r>
        <w:rPr>
          <w:rFonts w:ascii="Arial" w:cs="Arial" w:eastAsia="Arial" w:hAnsi="Arial"/>
          <w:color w:val="4A5568"/>
          <w:sz w:val="26"/>
          <w:szCs w:val="26"/>
        </w:rPr>
        <w:t xml:space="preserve">產品規格文件 v2.9</w:t>
      </w:r>
    </w:p>
    <w:p>
      <w:pPr>
        <w:spacing w:after="0" w:before="0"/>
        <w:jc w:val="left"/>
      </w:pPr>
      <w:r>
        <w:rPr>
          <w:rFonts w:ascii="Arial" w:cs="Arial" w:eastAsia="Arial" w:hAnsi="Arial"/>
          <w:color w:val="8A96A8"/>
          <w:sz w:val="24"/>
          <w:szCs w:val="24"/>
        </w:rPr>
        <w:t xml:space="preserve">2026 年 6 月</w:t>
      </w:r>
    </w:p>
    <w:p>
      <w:pPr>
        <w:spacing w:after="0" w:before="2800"/>
      </w:pPr>
    </w:p>
    <w:p>
      <w:pPr>
        <w:pBdr>
          <w:top w:val="single" w:color="DDDDDD" w:sz="2"/>
        </w:pBdr>
        <w:spacing w:after="0" w:before="0"/>
        <w:jc w:val="left"/>
      </w:pPr>
      <w:r>
        <w:rPr>
          <w:rFonts w:ascii="Arial" w:cs="Arial" w:eastAsia="Arial" w:hAnsi="Arial"/>
          <w:color w:val="8A96A8"/>
          <w:sz w:val="20"/>
          <w:szCs w:val="20"/>
        </w:rPr>
        <w:t xml:space="preserve">trilog.run</w:t>
      </w:r>
    </w:p>
    <w:p>
      <w:r>
        <w:br/>
      </w:r>
    </w:p>
    <w:p>
      <w:pPr>
        <w:pStyle w:val="Heading1"/>
        <w:pBdr>
          <w:left w:val="single" w:color="FF6B3D" w:sz="18" w:space="8"/>
        </w:pBdr>
        <w:spacing w:after="160" w:before="440"/>
      </w:pPr>
      <w:r>
        <w:rPr>
          <w:rFonts w:ascii="Arial" w:cs="Arial" w:eastAsia="Arial" w:hAnsi="Arial"/>
          <w:b/>
          <w:bCs/>
          <w:color w:val="060D18"/>
          <w:sz w:val="34"/>
          <w:szCs w:val="34"/>
        </w:rPr>
        <w:t xml:space="preserve">0. 版本修訂記錄</w:t>
      </w:r>
    </w:p>
    <w:p>
      <w:pPr>
        <w:spacing w:after="12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記錄各版本的主要變更內容。僅收錄文件中有明確依據的版本節點，無法確認的內容不列入。</w:t>
      </w:r>
    </w:p>
    <w:p>
      <w:pPr>
        <w:spacing w:after="12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500"/>
        <w:gridCol w:w="6360"/>
      </w:tblGrid>
      <w:tr>
        <w:tc>
          <w:tcPr>
            <w:tcW w:type="dxa" w:w="1500"/>
            <w:tcBorders>
              <w:top w:val="single" w:color="060D18" w:sz="1"/>
              <w:left w:val="single" w:color="060D18" w:sz="1"/>
              <w:bottom w:val="single" w:color="060D18" w:sz="1"/>
              <w:right w:val="single" w:color="060D18" w:sz="1"/>
            </w:tcBorders>
            <w:shd w:fill="060D1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0EDE6"/>
                <w:sz w:val="20"/>
                <w:szCs w:val="20"/>
              </w:rPr>
              <w:t xml:space="preserve">版本</w:t>
            </w:r>
          </w:p>
        </w:tc>
        <w:tc>
          <w:tcPr>
            <w:tcW w:type="dxa" w:w="1500"/>
            <w:tcBorders>
              <w:top w:val="single" w:color="060D18" w:sz="1"/>
              <w:left w:val="single" w:color="060D18" w:sz="1"/>
              <w:bottom w:val="single" w:color="060D18" w:sz="1"/>
              <w:right w:val="single" w:color="060D18" w:sz="1"/>
            </w:tcBorders>
            <w:shd w:fill="060D1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0EDE6"/>
                <w:sz w:val="20"/>
                <w:szCs w:val="20"/>
              </w:rPr>
              <w:t xml:space="preserve">日期</w:t>
            </w:r>
          </w:p>
        </w:tc>
        <w:tc>
          <w:tcPr>
            <w:tcW w:type="dxa" w:w="6360"/>
            <w:tcBorders>
              <w:top w:val="single" w:color="060D18" w:sz="1"/>
              <w:left w:val="single" w:color="060D18" w:sz="1"/>
              <w:bottom w:val="single" w:color="060D18" w:sz="1"/>
              <w:right w:val="single" w:color="060D18" w:sz="1"/>
            </w:tcBorders>
            <w:shd w:fill="060D1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0EDE6"/>
                <w:sz w:val="20"/>
                <w:szCs w:val="20"/>
              </w:rPr>
              <w:t xml:space="preserve">主要變更內容</w:t>
            </w:r>
          </w:p>
        </w:tc>
      </w:tr>
      <w:tr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v0.1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2026 年 5 月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初版建立。涵蓋產品定位、目標用戶、核心功能模組（成績記錄、排行榜、賽事資料庫）、資料架構、用戶旅程、技術方向、路線圖。第 1–7 章。</w:t>
            </w:r>
          </w:p>
        </w:tc>
      </w:tr>
      <w:tr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—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2026 年 5 月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陸續新增：帳號與身份設計（第 8 章）、公信力政策（第 9 章）、語言與市場定位（第 10 章）、商業模式（第 11 章）、開放問題（第 12 章）、隱私權政策（第 13 章）。</w:t>
            </w:r>
          </w:p>
        </w:tc>
      </w:tr>
      <w:tr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—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2026 年 5 月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新增：最速排行榜與策展層設計（第 14 章）、認領成績功能規格（第 15 章）、資料庫模型（第 16 章）、品牌識別與域名 trilog.run（第 17 章）、技術選型（第 18 章）、API 設計（第 19 章）。</w:t>
            </w:r>
          </w:p>
        </w:tc>
      </w:tr>
      <w:tr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—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2026 年 5 月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新增：接力成績規格（第 20 章）、規格補充與決策更新（第 21 章）、資料模型修訂（第 22 章）。</w:t>
            </w:r>
          </w:p>
        </w:tc>
      </w:tr>
      <w:tr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v1.0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2026 年 6 月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新增：最速榜設計規格（第 23 章）。</w:t>
            </w:r>
          </w:p>
        </w:tc>
      </w:tr>
      <w:tr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v1.1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2026 年 6 月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新增：導覽與管理區設計規格（第 24 章）、賽事屆次管理規格（第 25 章）。Claude Code 同步實作接力功能與認領邏輯。</w:t>
            </w:r>
          </w:p>
        </w:tc>
      </w:tr>
      <w:tr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v1.2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2026 年 6 月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新增：排行榜距離篩選修訂（第 26 章）。</w:t>
            </w:r>
          </w:p>
        </w:tc>
      </w:tr>
      <w:tr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v1.3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2026 年 6 月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新增：規格整合修訂（第 27 章）。統一版本號、nickname 改為 name、RESULT 欄位最終定義、API 路由對齊。</w:t>
            </w:r>
          </w:p>
        </w:tc>
      </w:tr>
      <w:tr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v1.4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2026 年 6 月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新增：Auth Modal 登入設計規格（第 28 章）、品牌標誌實作規格與動態波浪規格（第 29、29-A 章）、個人區域導覽設計規格（第 30 章）、個人資料頁設計規格（第 31 章）。</w:t>
            </w:r>
          </w:p>
        </w:tc>
      </w:tr>
      <w:tr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v1.5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2026 年 6 月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新增：Nav Active State 與頁面標題設計規格（第 32 章）。</w:t>
            </w:r>
          </w:p>
        </w:tc>
      </w:tr>
      <w:tr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v1.6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2026 年 6 月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新增：賽事資料庫頁面實作規格（第 33 章）。由 Claude Code 實作，2026-06-05。</w:t>
            </w:r>
          </w:p>
        </w:tc>
      </w:tr>
      <w:tr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v1.7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2026 年 6 月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新增：新增成績入口設計規格（第 34 章）。Nav「+」拆為兩個選項，定義幫他人新增的未認領成績建立流程。</w:t>
            </w:r>
          </w:p>
        </w:tc>
      </w:tr>
      <w:tr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v1.8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2026 年 6 月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新增：賽事資料後台審核規格（第 35 章）、賽事互動投票規格 Wish List（第 36 章）。</w:t>
            </w:r>
          </w:p>
        </w:tc>
      </w:tr>
      <w:tr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v1.9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2026 年 6 月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新增：社群參與與遊戲化規格（第 37 章）。涵蓋貢獻遊戲化（徽章系統、推坑量化）、選手追蹤（動態頁）、朋友視角排行榜三個待開發方向，含資料庫設計與 API 端點規格。</w:t>
            </w:r>
          </w:p>
        </w:tc>
      </w:tr>
      <w:tr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v2.0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2026 年 6 月 7 日 19:00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結構重整：接力功能實作細節（原重複第 25 章）併入第 20 章新增子章節 20.10；認領邏輯修訂（原重複第 26 章）併入第 15 章新增子章節 15.6。刪除兩個重複的獨立章節，目錄同步更新。</w:t>
            </w:r>
          </w:p>
        </w:tc>
      </w:tr>
      <w:tr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v2.1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2026 年 6 月 7 日 19:30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補完第 34 章正文：新增成績入口設計規格。涵蓋 Nav「+」下拉兩選項（登錄自己成績 / 幫朋友新增）、成績登錄表單雙模式、賽事新增入口、Auth Modal intent 擴充（new_result_for_other）、US-01 ～ US-07、RESULT 資料欄位對照。</w:t>
            </w:r>
          </w:p>
        </w:tc>
      </w:tr>
      <w:tr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v2.2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2026 年 6 月 7 日 20:00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落地第 27.2 章決策：全文 nickname 欄位統一改為 name（第 15.6、16.2、19.6、21.2、21.3 章）。Revision History 與目錄 27.2 條目保留原文作為歷史記錄。</w:t>
            </w:r>
          </w:p>
        </w:tc>
      </w:tr>
      <w:tr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v2.3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2026 年 6 月 7 日 20:30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對齊 repo 實作路徑：第 34 章 /results/new → /records/new、?for=friend → ?for=other、intent new_result_for_friend → new_result_for_other（共 10 處）。以 devlog.md 現況為準。</w:t>
            </w:r>
          </w:p>
        </w:tc>
      </w:tr>
      <w:tr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v2.4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2026 年 6 月 7 日 21:00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架構決策同步：ATHLETE 表採雙欄位設計，新增 nickname（顯示暱稱，選填）並保留 name（真實姓名，進榜必填）。更新第 15.6.1、16.2、21.2、21.3、31.2、34.4 章。顯示優先順序：COALESCE(nickname, name, athlete_name_snapshot)。Migration 執行時將現有 nickname 值複製至 name。</w:t>
            </w:r>
          </w:p>
        </w:tc>
      </w:tr>
      <w:tr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v2.5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2026 年 6 月 7 日 22:00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同步 devlog.md 實作決策：(1) 第 34.2 章 Nav 選單更新為三選項，「他人成績」與「新增賽事」限 assistant+；(2) 第 35 章賽事審核狀態由 pending 改為 pending_review，RACE.status 加入 pending_review 值；(3) RACE.review_status 值域更新；(4) 管理後台新增 /admin/members 會員名單（第 34 章 US-07 補充）。</w:t>
            </w:r>
          </w:p>
        </w:tc>
      </w:tr>
      <w:tr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v2.6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2026 年 6 月 7 日 22:30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權限修訂：幫他人新增成績（/records/new?for=other）開放所有已登入用戶，移除 assistant+ 限制。第 34.2、34.4 章更新。Nav 下拉選單中僅「新增賽事」維持 assistant+ 限制。</w:t>
            </w:r>
          </w:p>
        </w:tc>
      </w:tr>
      <w:tr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v2.7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2026 年 6 月 7 日 23:00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新增第 38 章：追蹤選手功能規格（FollowButton）。涵蓋星星圖示互動設計、最速榜列整合（.tlb-row 五欄）、成績詳情頁整合、Auth Modal follow intent、ATHLETE_FOLLOW RLS 與索引、US-01–04、邊界條件。保留記錄：選手公開頁追蹤入口、幫他人新增後的追蹤引導，待後續規格補充。</w:t>
            </w:r>
          </w:p>
        </w:tc>
      </w:tr>
      <w:tr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v2.8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2026 年 6 月 8 日 00:00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新增第 39 章：關注名單規格（/my/following）。Avatar 下拉選單新增「關注名單 (N)」入口；選手卡片含各距離最佳成績；新增 API /api/athletes/me/following/details；US-01–04；空狀態引導；Page Context Strip 補充。修訂第 30、32 章。</w:t>
            </w:r>
          </w:p>
        </w:tc>
      </w:tr>
      <w:tr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v2.9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2026 年 6 月 8 日 01:00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新增第 40 章：會員管理後台規格。新增 suspended_at / suspended_by / suspend_reason 欄位；停權效果（成績隱藏、無法登入、可解除）；強制刪除流程（admin only）；會員列表搜尋（name / nickname / Email / 角色 / 狀態篩選）；詳情 Popup 編輯模式；操作按鈕（停權 / 解除 / 刪除 / 復原）；權限規則（assistant / admin 分層）；US-01–05。</w:t>
            </w:r>
          </w:p>
        </w:tc>
      </w:tr>
    </w:tbl>
    <w:p>
      <w:pPr>
        <w:spacing w:after="240" w:before="0"/>
      </w:pPr>
    </w:p>
    <w:p>
      <w:pPr>
        <w:spacing w:after="0" w:before="160"/>
      </w:pPr>
      <w:r>
        <w:rPr>
          <w:rFonts w:ascii="Arial" w:cs="Arial" w:eastAsia="Arial" w:hAnsi="Arial"/>
          <w:color w:val="8A96A8"/>
          <w:sz w:val="18"/>
          <w:szCs w:val="18"/>
        </w:rPr>
        <w:t xml:space="preserve">Tri·log 產品規格文件 v2.9　·　2026 年 6 月　·　trilog.run</w:t>
      </w:r>
    </w:p>
    <w:p>
      <w:r>
        <w:br/>
      </w:r>
    </w:p>
    <w:p>
      <w:pPr>
        <w:pStyle w:val="Heading1"/>
        <w:pBdr>
          <w:left w:val="single" w:color="FF6B3D" w:sz="18" w:space="8"/>
        </w:pBdr>
        <w:spacing w:after="160" w:before="440"/>
      </w:pPr>
      <w:r>
        <w:rPr>
          <w:rFonts w:ascii="Arial" w:cs="Arial" w:eastAsia="Arial" w:hAnsi="Arial"/>
          <w:b/>
          <w:bCs/>
          <w:color w:val="060D18"/>
          <w:sz w:val="34"/>
          <w:szCs w:val="34"/>
        </w:rPr>
        <w:t xml:space="preserve">目錄</w:t>
      </w:r>
    </w:p>
    <w:p>
      <w:pPr>
        <w:spacing w:after="120" w:before="0"/>
      </w:pPr>
    </w:p>
    <w:p>
      <w:pPr>
        <w:tabs>
          <w:tab w:val="right" w:pos="9000" w:leader="dot"/>
        </w:tabs>
        <w:spacing w:after="40" w:before="120"/>
      </w:pPr>
      <w:r>
        <w:rPr>
          <w:rFonts w:ascii="Arial" w:cs="Arial" w:eastAsia="Arial" w:hAnsi="Arial"/>
          <w:b/>
          <w:bCs/>
          <w:color w:val="060D18"/>
          <w:sz w:val="24"/>
          <w:szCs w:val="24"/>
        </w:rPr>
        <w:t xml:space="preserve">0.　版本修訂記錄</w:t>
      </w:r>
    </w:p>
    <w:p>
      <w:pPr>
        <w:pBdr>
          <w:bottom w:val="single" w:color="EEEEEE" w:sz="2"/>
        </w:pBdr>
        <w:spacing w:after="60" w:before="60"/>
      </w:pPr>
    </w:p>
    <w:p>
      <w:pPr>
        <w:tabs>
          <w:tab w:val="right" w:pos="9000" w:leader="dot"/>
        </w:tabs>
        <w:spacing w:after="40" w:before="120"/>
      </w:pPr>
      <w:r>
        <w:rPr>
          <w:rFonts w:ascii="Arial" w:cs="Arial" w:eastAsia="Arial" w:hAnsi="Arial"/>
          <w:b/>
          <w:bCs/>
          <w:color w:val="060D18"/>
          <w:sz w:val="24"/>
          <w:szCs w:val="24"/>
        </w:rPr>
        <w:t xml:space="preserve">1.　產品定位</w:t>
      </w:r>
    </w:p>
    <w:p>
      <w:pPr>
        <w:spacing w:after="20" w:before="30"/>
        <w:ind w:left="36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1.1　核心理念</w:t>
      </w:r>
    </w:p>
    <w:p>
      <w:pPr>
        <w:spacing w:after="20" w:before="30"/>
        <w:ind w:left="36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1.2　差異化定位</w:t>
      </w:r>
    </w:p>
    <w:p>
      <w:pPr>
        <w:pBdr>
          <w:bottom w:val="single" w:color="EEEEEE" w:sz="2"/>
        </w:pBdr>
        <w:spacing w:after="60" w:before="60"/>
      </w:pPr>
    </w:p>
    <w:p>
      <w:pPr>
        <w:tabs>
          <w:tab w:val="right" w:pos="9000" w:leader="dot"/>
        </w:tabs>
        <w:spacing w:after="40" w:before="120"/>
      </w:pPr>
      <w:r>
        <w:rPr>
          <w:rFonts w:ascii="Arial" w:cs="Arial" w:eastAsia="Arial" w:hAnsi="Arial"/>
          <w:b/>
          <w:bCs/>
          <w:color w:val="060D18"/>
          <w:sz w:val="24"/>
          <w:szCs w:val="24"/>
        </w:rPr>
        <w:t xml:space="preserve">2.　目標用戶</w:t>
      </w:r>
    </w:p>
    <w:p>
      <w:pPr>
        <w:spacing w:after="20" w:before="30"/>
        <w:ind w:left="36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2.1　主要用戶</w:t>
      </w:r>
    </w:p>
    <w:p>
      <w:pPr>
        <w:spacing w:after="20" w:before="30"/>
        <w:ind w:left="36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2.2　用戶特質</w:t>
      </w:r>
    </w:p>
    <w:p>
      <w:pPr>
        <w:pBdr>
          <w:bottom w:val="single" w:color="EEEEEE" w:sz="2"/>
        </w:pBdr>
        <w:spacing w:after="60" w:before="60"/>
      </w:pPr>
    </w:p>
    <w:p>
      <w:pPr>
        <w:tabs>
          <w:tab w:val="right" w:pos="9000" w:leader="dot"/>
        </w:tabs>
        <w:spacing w:after="40" w:before="120"/>
      </w:pPr>
      <w:r>
        <w:rPr>
          <w:rFonts w:ascii="Arial" w:cs="Arial" w:eastAsia="Arial" w:hAnsi="Arial"/>
          <w:b/>
          <w:bCs/>
          <w:color w:val="060D18"/>
          <w:sz w:val="24"/>
          <w:szCs w:val="24"/>
        </w:rPr>
        <w:t xml:space="preserve">3.　核心功能模組</w:t>
      </w:r>
    </w:p>
    <w:p>
      <w:pPr>
        <w:spacing w:after="20" w:before="30"/>
        <w:ind w:left="36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3.1　個人成績記錄</w:t>
      </w:r>
    </w:p>
    <w:p>
      <w:pPr>
        <w:spacing w:after="20" w:before="30"/>
        <w:ind w:left="36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3.2　排行榜系統</w:t>
      </w:r>
    </w:p>
    <w:p>
      <w:pPr>
        <w:spacing w:after="20" w:before="30"/>
        <w:ind w:left="36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3.3　賽事資料庫</w:t>
      </w:r>
    </w:p>
    <w:p>
      <w:pPr>
        <w:pBdr>
          <w:bottom w:val="single" w:color="EEEEEE" w:sz="2"/>
        </w:pBdr>
        <w:spacing w:after="60" w:before="60"/>
      </w:pPr>
    </w:p>
    <w:p>
      <w:pPr>
        <w:tabs>
          <w:tab w:val="right" w:pos="9000" w:leader="dot"/>
        </w:tabs>
        <w:spacing w:after="40" w:before="120"/>
      </w:pPr>
      <w:r>
        <w:rPr>
          <w:rFonts w:ascii="Arial" w:cs="Arial" w:eastAsia="Arial" w:hAnsi="Arial"/>
          <w:b/>
          <w:bCs/>
          <w:color w:val="060D18"/>
          <w:sz w:val="24"/>
          <w:szCs w:val="24"/>
        </w:rPr>
        <w:t xml:space="preserve">4.　資料架構與權限設計</w:t>
      </w:r>
    </w:p>
    <w:p>
      <w:pPr>
        <w:spacing w:after="20" w:before="30"/>
        <w:ind w:left="36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4.1　資料主體</w:t>
      </w:r>
    </w:p>
    <w:p>
      <w:pPr>
        <w:spacing w:after="20" w:before="30"/>
        <w:ind w:left="36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4.2　權限層級</w:t>
      </w:r>
    </w:p>
    <w:p>
      <w:pPr>
        <w:pBdr>
          <w:bottom w:val="single" w:color="EEEEEE" w:sz="2"/>
        </w:pBdr>
        <w:spacing w:after="60" w:before="60"/>
      </w:pPr>
    </w:p>
    <w:p>
      <w:pPr>
        <w:tabs>
          <w:tab w:val="right" w:pos="9000" w:leader="dot"/>
        </w:tabs>
        <w:spacing w:after="40" w:before="120"/>
      </w:pPr>
      <w:r>
        <w:rPr>
          <w:rFonts w:ascii="Arial" w:cs="Arial" w:eastAsia="Arial" w:hAnsi="Arial"/>
          <w:b/>
          <w:bCs/>
          <w:color w:val="060D18"/>
          <w:sz w:val="24"/>
          <w:szCs w:val="24"/>
        </w:rPr>
        <w:t xml:space="preserve">5.　核心用戶旅程</w:t>
      </w:r>
    </w:p>
    <w:p>
      <w:pPr>
        <w:spacing w:after="20" w:before="30"/>
        <w:ind w:left="36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5.1　選手登錄成績</w:t>
      </w:r>
    </w:p>
    <w:p>
      <w:pPr>
        <w:spacing w:after="20" w:before="30"/>
        <w:ind w:left="36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5.2　查詢排行榜</w:t>
      </w:r>
    </w:p>
    <w:p>
      <w:pPr>
        <w:spacing w:after="20" w:before="30"/>
        <w:ind w:left="36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5.3　查詢賽事</w:t>
      </w:r>
    </w:p>
    <w:p>
      <w:pPr>
        <w:pBdr>
          <w:bottom w:val="single" w:color="EEEEEE" w:sz="2"/>
        </w:pBdr>
        <w:spacing w:after="60" w:before="60"/>
      </w:pPr>
    </w:p>
    <w:p>
      <w:pPr>
        <w:tabs>
          <w:tab w:val="right" w:pos="9000" w:leader="dot"/>
        </w:tabs>
        <w:spacing w:after="40" w:before="120"/>
      </w:pPr>
      <w:r>
        <w:rPr>
          <w:rFonts w:ascii="Arial" w:cs="Arial" w:eastAsia="Arial" w:hAnsi="Arial"/>
          <w:b/>
          <w:bCs/>
          <w:color w:val="060D18"/>
          <w:sz w:val="24"/>
          <w:szCs w:val="24"/>
        </w:rPr>
        <w:t xml:space="preserve">6.　技術方向（初步建議）</w:t>
      </w:r>
    </w:p>
    <w:p>
      <w:pPr>
        <w:spacing w:after="20" w:before="30"/>
        <w:ind w:left="36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6.1　外部 API 整合</w:t>
      </w:r>
    </w:p>
    <w:p>
      <w:pPr>
        <w:spacing w:after="20" w:before="30"/>
        <w:ind w:left="36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6.2　成績資料可信度設計</w:t>
      </w:r>
    </w:p>
    <w:p>
      <w:pPr>
        <w:pBdr>
          <w:bottom w:val="single" w:color="EEEEEE" w:sz="2"/>
        </w:pBdr>
        <w:spacing w:after="60" w:before="60"/>
      </w:pPr>
    </w:p>
    <w:p>
      <w:pPr>
        <w:tabs>
          <w:tab w:val="right" w:pos="9000" w:leader="dot"/>
        </w:tabs>
        <w:spacing w:after="40" w:before="120"/>
      </w:pPr>
      <w:r>
        <w:rPr>
          <w:rFonts w:ascii="Arial" w:cs="Arial" w:eastAsia="Arial" w:hAnsi="Arial"/>
          <w:b/>
          <w:bCs/>
          <w:color w:val="060D18"/>
          <w:sz w:val="24"/>
          <w:szCs w:val="24"/>
        </w:rPr>
        <w:t xml:space="preserve">7.　產品發展路線圖</w:t>
      </w:r>
    </w:p>
    <w:p>
      <w:pPr>
        <w:spacing w:after="20" w:before="30"/>
        <w:ind w:left="360"/>
      </w:pPr>
      <w:r>
        <w:rPr>
          <w:rFonts w:ascii="Arial" w:cs="Arial" w:eastAsia="Arial" w:hAnsi="Arial"/>
          <w:i/>
          <w:iCs/>
          <w:color w:val="8A96A8"/>
          <w:sz w:val="20"/>
          <w:szCs w:val="20"/>
        </w:rPr>
        <w:t xml:space="preserve">Phase 1 — 核心 MVP</w:t>
      </w:r>
    </w:p>
    <w:p>
      <w:pPr>
        <w:spacing w:after="20" w:before="30"/>
        <w:ind w:left="360"/>
      </w:pPr>
      <w:r>
        <w:rPr>
          <w:rFonts w:ascii="Arial" w:cs="Arial" w:eastAsia="Arial" w:hAnsi="Arial"/>
          <w:i/>
          <w:iCs/>
          <w:color w:val="8A96A8"/>
          <w:sz w:val="20"/>
          <w:szCs w:val="20"/>
        </w:rPr>
        <w:t xml:space="preserve">Phase 2 — 賽事資料庫擴充</w:t>
      </w:r>
    </w:p>
    <w:p>
      <w:pPr>
        <w:spacing w:after="20" w:before="30"/>
        <w:ind w:left="360"/>
      </w:pPr>
      <w:r>
        <w:rPr>
          <w:rFonts w:ascii="Arial" w:cs="Arial" w:eastAsia="Arial" w:hAnsi="Arial"/>
          <w:i/>
          <w:iCs/>
          <w:color w:val="8A96A8"/>
          <w:sz w:val="20"/>
          <w:szCs w:val="20"/>
        </w:rPr>
        <w:t xml:space="preserve">Phase 3 — 裝置整合與個人頁面</w:t>
      </w:r>
    </w:p>
    <w:p>
      <w:pPr>
        <w:pBdr>
          <w:bottom w:val="single" w:color="EEEEEE" w:sz="2"/>
        </w:pBdr>
        <w:spacing w:after="60" w:before="60"/>
      </w:pPr>
    </w:p>
    <w:p>
      <w:pPr>
        <w:tabs>
          <w:tab w:val="right" w:pos="9000" w:leader="dot"/>
        </w:tabs>
        <w:spacing w:after="40" w:before="120"/>
      </w:pPr>
      <w:r>
        <w:rPr>
          <w:rFonts w:ascii="Arial" w:cs="Arial" w:eastAsia="Arial" w:hAnsi="Arial"/>
          <w:b/>
          <w:bCs/>
          <w:color w:val="060D18"/>
          <w:sz w:val="24"/>
          <w:szCs w:val="24"/>
        </w:rPr>
        <w:t xml:space="preserve">8.　帳號與身份設計</w:t>
      </w:r>
    </w:p>
    <w:p>
      <w:pPr>
        <w:spacing w:after="20" w:before="30"/>
        <w:ind w:left="36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8.1　註冊與身份驗證</w:t>
      </w:r>
    </w:p>
    <w:p>
      <w:pPr>
        <w:spacing w:after="20" w:before="30"/>
        <w:ind w:left="36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8.2　個人 Profile 欄位</w:t>
      </w:r>
    </w:p>
    <w:p>
      <w:pPr>
        <w:pBdr>
          <w:bottom w:val="single" w:color="EEEEEE" w:sz="2"/>
        </w:pBdr>
        <w:spacing w:after="60" w:before="60"/>
      </w:pPr>
    </w:p>
    <w:p>
      <w:pPr>
        <w:tabs>
          <w:tab w:val="right" w:pos="9000" w:leader="dot"/>
        </w:tabs>
        <w:spacing w:after="40" w:before="120"/>
      </w:pPr>
      <w:r>
        <w:rPr>
          <w:rFonts w:ascii="Arial" w:cs="Arial" w:eastAsia="Arial" w:hAnsi="Arial"/>
          <w:b/>
          <w:bCs/>
          <w:color w:val="060D18"/>
          <w:sz w:val="24"/>
          <w:szCs w:val="24"/>
        </w:rPr>
        <w:t xml:space="preserve">9.　公信力政策</w:t>
      </w:r>
    </w:p>
    <w:p>
      <w:pPr>
        <w:spacing w:after="20" w:before="30"/>
        <w:ind w:left="36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9.1　初期立場（寬鬆）</w:t>
      </w:r>
    </w:p>
    <w:p>
      <w:pPr>
        <w:spacing w:after="20" w:before="30"/>
        <w:ind w:left="36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9.2　未來緊縮方向（預留）</w:t>
      </w:r>
    </w:p>
    <w:p>
      <w:pPr>
        <w:pBdr>
          <w:bottom w:val="single" w:color="EEEEEE" w:sz="2"/>
        </w:pBdr>
        <w:spacing w:after="60" w:before="60"/>
      </w:pPr>
    </w:p>
    <w:p>
      <w:pPr>
        <w:tabs>
          <w:tab w:val="right" w:pos="9000" w:leader="dot"/>
        </w:tabs>
        <w:spacing w:after="40" w:before="120"/>
      </w:pPr>
      <w:r>
        <w:rPr>
          <w:rFonts w:ascii="Arial" w:cs="Arial" w:eastAsia="Arial" w:hAnsi="Arial"/>
          <w:b/>
          <w:bCs/>
          <w:color w:val="060D18"/>
          <w:sz w:val="24"/>
          <w:szCs w:val="24"/>
        </w:rPr>
        <w:t xml:space="preserve">10.　語言與市場定位</w:t>
      </w:r>
    </w:p>
    <w:p>
      <w:pPr>
        <w:pBdr>
          <w:bottom w:val="single" w:color="EEEEEE" w:sz="2"/>
        </w:pBdr>
        <w:spacing w:after="60" w:before="60"/>
      </w:pPr>
    </w:p>
    <w:p>
      <w:pPr>
        <w:tabs>
          <w:tab w:val="right" w:pos="9000" w:leader="dot"/>
        </w:tabs>
        <w:spacing w:after="40" w:before="120"/>
      </w:pPr>
      <w:r>
        <w:rPr>
          <w:rFonts w:ascii="Arial" w:cs="Arial" w:eastAsia="Arial" w:hAnsi="Arial"/>
          <w:b/>
          <w:bCs/>
          <w:color w:val="060D18"/>
          <w:sz w:val="24"/>
          <w:szCs w:val="24"/>
        </w:rPr>
        <w:t xml:space="preserve">11.　商業模式</w:t>
      </w:r>
    </w:p>
    <w:p>
      <w:pPr>
        <w:spacing w:after="20" w:before="30"/>
        <w:ind w:left="36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11.1　核心原則</w:t>
      </w:r>
    </w:p>
    <w:p>
      <w:pPr>
        <w:spacing w:after="20" w:before="30"/>
        <w:ind w:left="36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11.2　收入來源規劃</w:t>
      </w:r>
    </w:p>
    <w:p>
      <w:pPr>
        <w:spacing w:after="20" w:before="30"/>
        <w:ind w:left="36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11.3　個人品牌策略</w:t>
      </w:r>
    </w:p>
    <w:p>
      <w:pPr>
        <w:pBdr>
          <w:bottom w:val="single" w:color="EEEEEE" w:sz="2"/>
        </w:pBdr>
        <w:spacing w:after="60" w:before="60"/>
      </w:pPr>
    </w:p>
    <w:p>
      <w:pPr>
        <w:tabs>
          <w:tab w:val="right" w:pos="9000" w:leader="dot"/>
        </w:tabs>
        <w:spacing w:after="40" w:before="120"/>
      </w:pPr>
      <w:r>
        <w:rPr>
          <w:rFonts w:ascii="Arial" w:cs="Arial" w:eastAsia="Arial" w:hAnsi="Arial"/>
          <w:b/>
          <w:bCs/>
          <w:color w:val="060D18"/>
          <w:sz w:val="24"/>
          <w:szCs w:val="24"/>
        </w:rPr>
        <w:t xml:space="preserve">12.　尚待決策的開放問題</w:t>
      </w:r>
    </w:p>
    <w:p>
      <w:pPr>
        <w:pBdr>
          <w:bottom w:val="single" w:color="EEEEEE" w:sz="2"/>
        </w:pBdr>
        <w:spacing w:after="60" w:before="60"/>
      </w:pPr>
    </w:p>
    <w:p>
      <w:pPr>
        <w:tabs>
          <w:tab w:val="right" w:pos="9000" w:leader="dot"/>
        </w:tabs>
        <w:spacing w:after="40" w:before="120"/>
      </w:pPr>
      <w:r>
        <w:rPr>
          <w:rFonts w:ascii="Arial" w:cs="Arial" w:eastAsia="Arial" w:hAnsi="Arial"/>
          <w:b/>
          <w:bCs/>
          <w:color w:val="060D18"/>
          <w:sz w:val="24"/>
          <w:szCs w:val="24"/>
        </w:rPr>
        <w:t xml:space="preserve">13.　隱私權政策設計</w:t>
      </w:r>
    </w:p>
    <w:p>
      <w:pPr>
        <w:spacing w:after="20" w:before="30"/>
        <w:ind w:left="36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13.1　適用法規</w:t>
      </w:r>
    </w:p>
    <w:p>
      <w:pPr>
        <w:spacing w:after="20" w:before="30"/>
        <w:ind w:left="36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13.2　資料收集與使用原則</w:t>
      </w:r>
    </w:p>
    <w:p>
      <w:pPr>
        <w:spacing w:after="20" w:before="30"/>
        <w:ind w:left="36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13.3　資料保留與刪除政策</w:t>
      </w:r>
    </w:p>
    <w:p>
      <w:pPr>
        <w:spacing w:after="20" w:before="30"/>
        <w:ind w:left="36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13.4　未成年人政策</w:t>
      </w:r>
    </w:p>
    <w:p>
      <w:pPr>
        <w:spacing w:after="20" w:before="30"/>
        <w:ind w:left="36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13.5　第三方服務的資料流</w:t>
      </w:r>
    </w:p>
    <w:p>
      <w:pPr>
        <w:spacing w:after="20" w:before="30"/>
        <w:ind w:left="36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13.6　用戶權利</w:t>
      </w:r>
    </w:p>
    <w:p>
      <w:pPr>
        <w:spacing w:after="20" w:before="30"/>
        <w:ind w:left="36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13.7　資料安全措施</w:t>
      </w:r>
    </w:p>
    <w:p>
      <w:pPr>
        <w:pBdr>
          <w:bottom w:val="single" w:color="EEEEEE" w:sz="2"/>
        </w:pBdr>
        <w:spacing w:after="60" w:before="60"/>
      </w:pPr>
    </w:p>
    <w:p>
      <w:pPr>
        <w:tabs>
          <w:tab w:val="right" w:pos="9000" w:leader="dot"/>
        </w:tabs>
        <w:spacing w:after="40" w:before="120"/>
      </w:pPr>
      <w:r>
        <w:rPr>
          <w:rFonts w:ascii="Arial" w:cs="Arial" w:eastAsia="Arial" w:hAnsi="Arial"/>
          <w:b/>
          <w:bCs/>
          <w:color w:val="060D18"/>
          <w:sz w:val="24"/>
          <w:szCs w:val="24"/>
        </w:rPr>
        <w:t xml:space="preserve">14.　最速排行榜與策展層設計</w:t>
      </w:r>
    </w:p>
    <w:p>
      <w:pPr>
        <w:spacing w:after="20" w:before="30"/>
        <w:ind w:left="36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14.1　核心概念</w:t>
      </w:r>
    </w:p>
    <w:p>
      <w:pPr>
        <w:spacing w:after="20" w:before="30"/>
        <w:ind w:left="36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14.2　未認領成績機制</w:t>
      </w:r>
    </w:p>
    <w:p>
      <w:pPr>
        <w:spacing w:after="20" w:before="30"/>
        <w:ind w:left="36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14.3　未認領狀態的社群價值</w:t>
      </w:r>
    </w:p>
    <w:p>
      <w:pPr>
        <w:spacing w:after="20" w:before="30"/>
        <w:ind w:left="36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14.4　排行榜呈現規則</w:t>
      </w:r>
    </w:p>
    <w:p>
      <w:pPr>
        <w:spacing w:after="20" w:before="30"/>
        <w:ind w:left="36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14.5　冷啟動優勢</w:t>
      </w:r>
    </w:p>
    <w:p>
      <w:pPr>
        <w:pBdr>
          <w:bottom w:val="single" w:color="EEEEEE" w:sz="2"/>
        </w:pBdr>
        <w:spacing w:after="60" w:before="60"/>
      </w:pPr>
    </w:p>
    <w:p>
      <w:pPr>
        <w:tabs>
          <w:tab w:val="right" w:pos="9000" w:leader="dot"/>
        </w:tabs>
        <w:spacing w:after="40" w:before="120"/>
      </w:pPr>
      <w:r>
        <w:rPr>
          <w:rFonts w:ascii="Arial" w:cs="Arial" w:eastAsia="Arial" w:hAnsi="Arial"/>
          <w:b/>
          <w:bCs/>
          <w:color w:val="060D18"/>
          <w:sz w:val="24"/>
          <w:szCs w:val="24"/>
        </w:rPr>
        <w:t xml:space="preserve">15.　認領成績功能規格</w:t>
      </w:r>
    </w:p>
    <w:p>
      <w:pPr>
        <w:spacing w:after="20" w:before="30"/>
        <w:ind w:left="36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15.1　User Stories</w:t>
      </w:r>
    </w:p>
    <w:p>
      <w:pPr>
        <w:spacing w:after="20" w:before="30"/>
        <w:ind w:left="36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15.2　標記功能規格</w:t>
      </w:r>
    </w:p>
    <w:p>
      <w:pPr>
        <w:spacing w:after="20" w:before="30"/>
        <w:ind w:left="36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15.3　分享通知機制（分階段）</w:t>
      </w:r>
    </w:p>
    <w:p>
      <w:pPr>
        <w:spacing w:after="20" w:before="30"/>
        <w:ind w:left="36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15.4　認領流程</w:t>
      </w:r>
    </w:p>
    <w:p>
      <w:pPr>
        <w:spacing w:after="20" w:before="30"/>
        <w:ind w:left="36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15.5　認領後的資料狀態</w:t>
      </w:r>
    </w:p>
    <w:p>
      <w:pPr>
        <w:spacing w:after="20" w:before="30"/>
        <w:ind w:left="36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15.6　認領邏輯修訂（2026-06-04）</w:t>
      </w:r>
    </w:p>
    <w:p>
      <w:pPr>
        <w:pBdr>
          <w:bottom w:val="single" w:color="EEEEEE" w:sz="2"/>
        </w:pBdr>
        <w:spacing w:after="60" w:before="60"/>
      </w:pPr>
    </w:p>
    <w:p>
      <w:pPr>
        <w:tabs>
          <w:tab w:val="right" w:pos="9000" w:leader="dot"/>
        </w:tabs>
        <w:spacing w:after="40" w:before="120"/>
      </w:pPr>
      <w:r>
        <w:rPr>
          <w:rFonts w:ascii="Arial" w:cs="Arial" w:eastAsia="Arial" w:hAnsi="Arial"/>
          <w:b/>
          <w:bCs/>
          <w:color w:val="060D18"/>
          <w:sz w:val="24"/>
          <w:szCs w:val="24"/>
        </w:rPr>
        <w:t xml:space="preserve">16.　資料庫模型</w:t>
      </w:r>
    </w:p>
    <w:p>
      <w:pPr>
        <w:spacing w:after="20" w:before="30"/>
        <w:ind w:left="36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16.1　資料表概覽</w:t>
      </w:r>
    </w:p>
    <w:p>
      <w:pPr>
        <w:spacing w:after="20" w:before="30"/>
        <w:ind w:left="36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16.2　ATHLETE</w:t>
      </w:r>
    </w:p>
    <w:p>
      <w:pPr>
        <w:spacing w:after="20" w:before="30"/>
        <w:ind w:left="36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16.3　RACE / RACE_EDITION</w:t>
      </w:r>
    </w:p>
    <w:p>
      <w:pPr>
        <w:spacing w:after="20" w:before="30"/>
        <w:ind w:left="36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16.4　RESULT（核心資料表）</w:t>
      </w:r>
    </w:p>
    <w:p>
      <w:pPr>
        <w:spacing w:after="20" w:before="30"/>
        <w:ind w:left="36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16.5　CLAIM_TAG</w:t>
      </w:r>
    </w:p>
    <w:p>
      <w:pPr>
        <w:spacing w:after="20" w:before="30"/>
        <w:ind w:left="36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16.6　索引建議</w:t>
      </w:r>
    </w:p>
    <w:p>
      <w:pPr>
        <w:pBdr>
          <w:bottom w:val="single" w:color="EEEEEE" w:sz="2"/>
        </w:pBdr>
        <w:spacing w:after="60" w:before="60"/>
      </w:pPr>
    </w:p>
    <w:p>
      <w:pPr>
        <w:tabs>
          <w:tab w:val="right" w:pos="9000" w:leader="dot"/>
        </w:tabs>
        <w:spacing w:after="40" w:before="120"/>
      </w:pPr>
      <w:r>
        <w:rPr>
          <w:rFonts w:ascii="Arial" w:cs="Arial" w:eastAsia="Arial" w:hAnsi="Arial"/>
          <w:b/>
          <w:bCs/>
          <w:color w:val="060D18"/>
          <w:sz w:val="24"/>
          <w:szCs w:val="24"/>
        </w:rPr>
        <w:t xml:space="preserve">17.　品牌識別與域名</w:t>
      </w:r>
    </w:p>
    <w:p>
      <w:pPr>
        <w:spacing w:after="20" w:before="30"/>
        <w:ind w:left="36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17.1　品牌名稱</w:t>
      </w:r>
    </w:p>
    <w:p>
      <w:pPr>
        <w:spacing w:after="20" w:before="30"/>
        <w:ind w:left="36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17.2　市場定位聲明</w:t>
      </w:r>
    </w:p>
    <w:p>
      <w:pPr>
        <w:pBdr>
          <w:bottom w:val="single" w:color="EEEEEE" w:sz="2"/>
        </w:pBdr>
        <w:spacing w:after="60" w:before="60"/>
      </w:pPr>
    </w:p>
    <w:p>
      <w:pPr>
        <w:tabs>
          <w:tab w:val="right" w:pos="9000" w:leader="dot"/>
        </w:tabs>
        <w:spacing w:after="40" w:before="120"/>
      </w:pPr>
      <w:r>
        <w:rPr>
          <w:rFonts w:ascii="Arial" w:cs="Arial" w:eastAsia="Arial" w:hAnsi="Arial"/>
          <w:b/>
          <w:bCs/>
          <w:color w:val="060D18"/>
          <w:sz w:val="24"/>
          <w:szCs w:val="24"/>
        </w:rPr>
        <w:t xml:space="preserve">18.　技術選型</w:t>
      </w:r>
    </w:p>
    <w:p>
      <w:pPr>
        <w:spacing w:after="20" w:before="30"/>
        <w:ind w:left="36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18.1　選型原則</w:t>
      </w:r>
    </w:p>
    <w:p>
      <w:pPr>
        <w:spacing w:after="20" w:before="30"/>
        <w:ind w:left="36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18.2　技術堆疊</w:t>
      </w:r>
    </w:p>
    <w:p>
      <w:pPr>
        <w:spacing w:after="20" w:before="30"/>
        <w:ind w:left="36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18.3　免費方案限制與升級時機</w:t>
      </w:r>
    </w:p>
    <w:p>
      <w:pPr>
        <w:spacing w:after="20" w:before="30"/>
        <w:ind w:left="36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18.4　本地開發環境</w:t>
      </w:r>
    </w:p>
    <w:p>
      <w:pPr>
        <w:pBdr>
          <w:bottom w:val="single" w:color="EEEEEE" w:sz="2"/>
        </w:pBdr>
        <w:spacing w:after="60" w:before="60"/>
      </w:pPr>
    </w:p>
    <w:p>
      <w:pPr>
        <w:tabs>
          <w:tab w:val="right" w:pos="9000" w:leader="dot"/>
        </w:tabs>
        <w:spacing w:after="40" w:before="120"/>
      </w:pPr>
      <w:r>
        <w:rPr>
          <w:rFonts w:ascii="Arial" w:cs="Arial" w:eastAsia="Arial" w:hAnsi="Arial"/>
          <w:b/>
          <w:bCs/>
          <w:color w:val="060D18"/>
          <w:sz w:val="24"/>
          <w:szCs w:val="24"/>
        </w:rPr>
        <w:t xml:space="preserve">19.　API 設計</w:t>
      </w:r>
    </w:p>
    <w:p>
      <w:pPr>
        <w:spacing w:after="20" w:before="30"/>
        <w:ind w:left="36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19.1　設計原則</w:t>
      </w:r>
    </w:p>
    <w:p>
      <w:pPr>
        <w:spacing w:after="20" w:before="30"/>
        <w:ind w:left="36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19.2　排行榜 /api/leaderboard</w:t>
      </w:r>
    </w:p>
    <w:p>
      <w:pPr>
        <w:spacing w:after="20" w:before="30"/>
        <w:ind w:left="36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19.3　成績 /api/results</w:t>
      </w:r>
    </w:p>
    <w:p>
      <w:pPr>
        <w:spacing w:after="20" w:before="30"/>
        <w:ind w:left="36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19.4　標記 /api/results/:id/tags</w:t>
      </w:r>
    </w:p>
    <w:p>
      <w:pPr>
        <w:spacing w:after="20" w:before="30"/>
        <w:ind w:left="36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19.5　賽事 /api/races</w:t>
      </w:r>
    </w:p>
    <w:p>
      <w:pPr>
        <w:spacing w:after="20" w:before="30"/>
        <w:ind w:left="36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19.6　選手 /api/athletes</w:t>
      </w:r>
    </w:p>
    <w:p>
      <w:pPr>
        <w:spacing w:after="20" w:before="30"/>
        <w:ind w:left="36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19.7　管理 /api/admin</w:t>
      </w:r>
    </w:p>
    <w:p>
      <w:pPr>
        <w:spacing w:after="20" w:before="30"/>
        <w:ind w:left="36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19.8　特別說明</w:t>
      </w:r>
    </w:p>
    <w:p>
      <w:pPr>
        <w:pBdr>
          <w:bottom w:val="single" w:color="EEEEEE" w:sz="2"/>
        </w:pBdr>
        <w:spacing w:after="60" w:before="60"/>
      </w:pPr>
    </w:p>
    <w:p>
      <w:pPr>
        <w:tabs>
          <w:tab w:val="right" w:pos="9000" w:leader="dot"/>
        </w:tabs>
        <w:spacing w:after="40" w:before="120"/>
      </w:pPr>
      <w:r>
        <w:rPr>
          <w:rFonts w:ascii="Arial" w:cs="Arial" w:eastAsia="Arial" w:hAnsi="Arial"/>
          <w:b/>
          <w:bCs/>
          <w:color w:val="060D18"/>
          <w:sz w:val="24"/>
          <w:szCs w:val="24"/>
        </w:rPr>
        <w:t xml:space="preserve">20.　接力成績規格</w:t>
      </w:r>
    </w:p>
    <w:p>
      <w:pPr>
        <w:spacing w:after="20" w:before="30"/>
        <w:ind w:left="36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20.1　核心設計原則</w:t>
      </w:r>
    </w:p>
    <w:p>
      <w:pPr>
        <w:spacing w:after="20" w:before="30"/>
        <w:ind w:left="36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20.2　接力結構</w:t>
      </w:r>
    </w:p>
    <w:p>
      <w:pPr>
        <w:spacing w:after="20" w:before="30"/>
        <w:ind w:left="36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20.3　資料模型擴充</w:t>
      </w:r>
    </w:p>
    <w:p>
      <w:pPr>
        <w:spacing w:after="20" w:before="30"/>
        <w:ind w:left="36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20.4　T1 / T2 換區時間歸屬</w:t>
      </w:r>
    </w:p>
    <w:p>
      <w:pPr>
        <w:spacing w:after="20" w:before="30"/>
        <w:ind w:left="36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20.5　排行榜設計</w:t>
      </w:r>
    </w:p>
    <w:p>
      <w:pPr>
        <w:spacing w:after="20" w:before="30"/>
        <w:ind w:left="36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20.6　認領機制</w:t>
      </w:r>
    </w:p>
    <w:p>
      <w:pPr>
        <w:spacing w:after="20" w:before="30"/>
        <w:ind w:left="36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20.7　個人頁面呈現</w:t>
      </w:r>
    </w:p>
    <w:p>
      <w:pPr>
        <w:spacing w:after="20" w:before="30"/>
        <w:ind w:left="36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20.8　成績合理性偵測</w:t>
      </w:r>
    </w:p>
    <w:p>
      <w:pPr>
        <w:spacing w:after="20" w:before="30"/>
        <w:ind w:left="36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20.9　新增 API 端點</w:t>
      </w:r>
    </w:p>
    <w:p>
      <w:pPr>
        <w:spacing w:after="20" w:before="30"/>
        <w:ind w:left="36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20.10　接力功能實作細節（2026-06-04）</w:t>
      </w:r>
    </w:p>
    <w:p>
      <w:pPr>
        <w:pBdr>
          <w:bottom w:val="single" w:color="EEEEEE" w:sz="2"/>
        </w:pBdr>
        <w:spacing w:after="60" w:before="60"/>
      </w:pPr>
    </w:p>
    <w:p>
      <w:pPr>
        <w:tabs>
          <w:tab w:val="right" w:pos="9000" w:leader="dot"/>
        </w:tabs>
        <w:spacing w:after="40" w:before="120"/>
      </w:pPr>
      <w:r>
        <w:rPr>
          <w:rFonts w:ascii="Arial" w:cs="Arial" w:eastAsia="Arial" w:hAnsi="Arial"/>
          <w:b/>
          <w:bCs/>
          <w:color w:val="060D18"/>
          <w:sz w:val="24"/>
          <w:szCs w:val="24"/>
        </w:rPr>
        <w:t xml:space="preserve">21.　規格補充與決策更新</w:t>
      </w:r>
    </w:p>
    <w:p>
      <w:pPr>
        <w:spacing w:after="20" w:before="30"/>
        <w:ind w:left="36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21.1　排行榜顯示邏輯</w:t>
      </w:r>
    </w:p>
    <w:p>
      <w:pPr>
        <w:spacing w:after="20" w:before="30"/>
        <w:ind w:left="36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21.2　顯示名稱為進榜必要條件</w:t>
      </w:r>
    </w:p>
    <w:p>
      <w:pPr>
        <w:spacing w:after="20" w:before="30"/>
        <w:ind w:left="36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21.3　首次成績登錄引導流程</w:t>
      </w:r>
    </w:p>
    <w:p>
      <w:pPr>
        <w:spacing w:after="20" w:before="30"/>
        <w:ind w:left="36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21.4　策展層隱私衝突解法</w:t>
      </w:r>
    </w:p>
    <w:p>
      <w:pPr>
        <w:pBdr>
          <w:bottom w:val="single" w:color="EEEEEE" w:sz="2"/>
        </w:pBdr>
        <w:spacing w:after="60" w:before="60"/>
      </w:pPr>
    </w:p>
    <w:p>
      <w:pPr>
        <w:tabs>
          <w:tab w:val="right" w:pos="9000" w:leader="dot"/>
        </w:tabs>
        <w:spacing w:after="40" w:before="120"/>
      </w:pPr>
      <w:r>
        <w:rPr>
          <w:rFonts w:ascii="Arial" w:cs="Arial" w:eastAsia="Arial" w:hAnsi="Arial"/>
          <w:b/>
          <w:bCs/>
          <w:color w:val="060D18"/>
          <w:sz w:val="24"/>
          <w:szCs w:val="24"/>
        </w:rPr>
        <w:t xml:space="preserve">22.　資料模型修訂</w:t>
      </w:r>
    </w:p>
    <w:p>
      <w:pPr>
        <w:spacing w:after="20" w:before="30"/>
        <w:ind w:left="36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22.1　RESULT 結構分叉</w:t>
      </w:r>
    </w:p>
    <w:p>
      <w:pPr>
        <w:spacing w:after="20" w:before="30"/>
        <w:ind w:left="36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22.2　來源可信度分層</w:t>
      </w:r>
    </w:p>
    <w:p>
      <w:pPr>
        <w:pBdr>
          <w:bottom w:val="single" w:color="EEEEEE" w:sz="2"/>
        </w:pBdr>
        <w:spacing w:after="60" w:before="60"/>
      </w:pPr>
    </w:p>
    <w:p>
      <w:pPr>
        <w:tabs>
          <w:tab w:val="right" w:pos="9000" w:leader="dot"/>
        </w:tabs>
        <w:spacing w:after="40" w:before="120"/>
      </w:pPr>
      <w:r>
        <w:rPr>
          <w:rFonts w:ascii="Arial" w:cs="Arial" w:eastAsia="Arial" w:hAnsi="Arial"/>
          <w:b/>
          <w:bCs/>
          <w:color w:val="060D18"/>
          <w:sz w:val="24"/>
          <w:szCs w:val="24"/>
        </w:rPr>
        <w:t xml:space="preserve">23.　最速榜設計規格</w:t>
      </w:r>
    </w:p>
    <w:p>
      <w:pPr>
        <w:spacing w:after="20" w:before="30"/>
        <w:ind w:left="36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23.1　核心概念</w:t>
      </w:r>
    </w:p>
    <w:p>
      <w:pPr>
        <w:spacing w:after="20" w:before="30"/>
        <w:ind w:left="36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23.2　視覺設計系統</w:t>
      </w:r>
    </w:p>
    <w:p>
      <w:pPr>
        <w:spacing w:after="20" w:before="30"/>
        <w:ind w:left="36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23.3　榜單元件結構</w:t>
      </w:r>
    </w:p>
    <w:p>
      <w:pPr>
        <w:spacing w:after="20" w:before="30"/>
        <w:ind w:left="36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23.4　Sub 分界線邏輯</w:t>
      </w:r>
    </w:p>
    <w:p>
      <w:pPr>
        <w:spacing w:after="20" w:before="30"/>
        <w:ind w:left="36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23.5　距離頁籤擴充計畫</w:t>
      </w:r>
    </w:p>
    <w:p>
      <w:pPr>
        <w:spacing w:after="20" w:before="30"/>
        <w:ind w:left="36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23.6　頁面架構</w:t>
      </w:r>
    </w:p>
    <w:p>
      <w:pPr>
        <w:spacing w:after="20" w:before="30"/>
        <w:ind w:left="36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23.7　參考實作檔案</w:t>
      </w:r>
    </w:p>
    <w:p>
      <w:pPr>
        <w:pBdr>
          <w:bottom w:val="single" w:color="EEEEEE" w:sz="2"/>
        </w:pBdr>
        <w:spacing w:after="60" w:before="60"/>
      </w:pPr>
    </w:p>
    <w:p>
      <w:pPr>
        <w:tabs>
          <w:tab w:val="right" w:pos="9000" w:leader="dot"/>
        </w:tabs>
        <w:spacing w:after="40" w:before="120"/>
      </w:pPr>
      <w:r>
        <w:rPr>
          <w:rFonts w:ascii="Arial" w:cs="Arial" w:eastAsia="Arial" w:hAnsi="Arial"/>
          <w:b/>
          <w:bCs/>
          <w:color w:val="060D18"/>
          <w:sz w:val="24"/>
          <w:szCs w:val="24"/>
        </w:rPr>
        <w:t xml:space="preserve">24.　導覽與管理區設計規格</w:t>
      </w:r>
    </w:p>
    <w:p>
      <w:pPr>
        <w:spacing w:after="20" w:before="30"/>
        <w:ind w:left="36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24.1　導覽列（Nav）連結規則</w:t>
      </w:r>
    </w:p>
    <w:p>
      <w:pPr>
        <w:spacing w:after="20" w:before="30"/>
        <w:ind w:left="36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24.2　管理區架構</w:t>
      </w:r>
    </w:p>
    <w:p>
      <w:pPr>
        <w:pBdr>
          <w:bottom w:val="single" w:color="EEEEEE" w:sz="2"/>
        </w:pBdr>
        <w:spacing w:after="60" w:before="60"/>
      </w:pPr>
    </w:p>
    <w:p>
      <w:pPr>
        <w:tabs>
          <w:tab w:val="right" w:pos="9000" w:leader="dot"/>
        </w:tabs>
        <w:spacing w:after="40" w:before="120"/>
      </w:pPr>
      <w:r>
        <w:rPr>
          <w:rFonts w:ascii="Arial" w:cs="Arial" w:eastAsia="Arial" w:hAnsi="Arial"/>
          <w:b/>
          <w:bCs/>
          <w:color w:val="060D18"/>
          <w:sz w:val="24"/>
          <w:szCs w:val="24"/>
        </w:rPr>
        <w:t xml:space="preserve">25.　賽事屆次管理規格</w:t>
      </w:r>
    </w:p>
    <w:p>
      <w:pPr>
        <w:spacing w:after="20" w:before="30"/>
        <w:ind w:left="36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25.1　距離標示與標準距離</w:t>
      </w:r>
    </w:p>
    <w:p>
      <w:pPr>
        <w:spacing w:after="20" w:before="30"/>
        <w:ind w:left="36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25.2　屆次概念修訂</w:t>
      </w:r>
    </w:p>
    <w:p>
      <w:pPr>
        <w:spacing w:after="20" w:before="30"/>
        <w:ind w:left="36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25.3　新增屆次流程</w:t>
      </w:r>
    </w:p>
    <w:p>
      <w:pPr>
        <w:spacing w:after="20" w:before="30"/>
        <w:ind w:left="36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25.4　編輯與刪除</w:t>
      </w:r>
    </w:p>
    <w:p>
      <w:pPr>
        <w:spacing w:after="20" w:before="30"/>
        <w:ind w:left="36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25.5　使用者新增成績的賽事選擇</w:t>
      </w:r>
    </w:p>
    <w:p>
      <w:pPr>
        <w:pBdr>
          <w:bottom w:val="single" w:color="EEEEEE" w:sz="2"/>
        </w:pBdr>
        <w:spacing w:after="60" w:before="60"/>
      </w:pPr>
    </w:p>
    <w:p>
      <w:pPr>
        <w:tabs>
          <w:tab w:val="right" w:pos="9000" w:leader="dot"/>
        </w:tabs>
        <w:spacing w:after="40" w:before="120"/>
      </w:pPr>
      <w:r>
        <w:rPr>
          <w:rFonts w:ascii="Arial" w:cs="Arial" w:eastAsia="Arial" w:hAnsi="Arial"/>
          <w:b/>
          <w:bCs/>
          <w:color w:val="060D18"/>
          <w:sz w:val="24"/>
          <w:szCs w:val="24"/>
        </w:rPr>
        <w:t xml:space="preserve">26.　排行榜距離篩選修訂</w:t>
      </w:r>
    </w:p>
    <w:p>
      <w:pPr>
        <w:spacing w:after="20" w:before="30"/>
        <w:ind w:left="36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26.1　問題描述</w:t>
      </w:r>
    </w:p>
    <w:p>
      <w:pPr>
        <w:spacing w:after="20" w:before="30"/>
        <w:ind w:left="36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26.2　設計決策</w:t>
      </w:r>
    </w:p>
    <w:p>
      <w:pPr>
        <w:spacing w:after="20" w:before="30"/>
        <w:ind w:left="36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26.3　兩個頁面的定位切割</w:t>
      </w:r>
    </w:p>
    <w:p>
      <w:pPr>
        <w:spacing w:after="20" w:before="30"/>
        <w:ind w:left="36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26.4　排行榜篩選器規格更新</w:t>
      </w:r>
    </w:p>
    <w:p>
      <w:pPr>
        <w:spacing w:after="20" w:before="30"/>
        <w:ind w:left="36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26.5　API 更新</w:t>
      </w:r>
    </w:p>
    <w:p>
      <w:pPr>
        <w:spacing w:after="20" w:before="30"/>
        <w:ind w:left="36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26.6　前端邏輯更新</w:t>
      </w:r>
    </w:p>
    <w:p>
      <w:pPr>
        <w:pBdr>
          <w:bottom w:val="single" w:color="EEEEEE" w:sz="2"/>
        </w:pBdr>
        <w:spacing w:after="60" w:before="60"/>
      </w:pPr>
    </w:p>
    <w:p>
      <w:pPr>
        <w:tabs>
          <w:tab w:val="right" w:pos="9000" w:leader="dot"/>
        </w:tabs>
        <w:spacing w:after="40" w:before="120"/>
      </w:pPr>
      <w:r>
        <w:rPr>
          <w:rFonts w:ascii="Arial" w:cs="Arial" w:eastAsia="Arial" w:hAnsi="Arial"/>
          <w:b/>
          <w:bCs/>
          <w:color w:val="060D18"/>
          <w:sz w:val="24"/>
          <w:szCs w:val="24"/>
        </w:rPr>
        <w:t xml:space="preserve">27.　規格整合修訂（統一版本 v1.3）</w:t>
      </w:r>
    </w:p>
    <w:p>
      <w:pPr>
        <w:spacing w:after="20" w:before="30"/>
        <w:ind w:left="36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27.1　版本號統一</w:t>
      </w:r>
    </w:p>
    <w:p>
      <w:pPr>
        <w:spacing w:after="20" w:before="30"/>
        <w:ind w:left="36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27.2　nickname 改為 name</w:t>
      </w:r>
    </w:p>
    <w:p>
      <w:pPr>
        <w:spacing w:after="20" w:before="30"/>
        <w:ind w:left="36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27.3　公開與私人成績的資料要求釐清</w:t>
      </w:r>
    </w:p>
    <w:p>
      <w:pPr>
        <w:spacing w:after="20" w:before="30"/>
        <w:ind w:left="36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27.4　ATHLETE 資料表欄位更新</w:t>
      </w:r>
    </w:p>
    <w:p>
      <w:pPr>
        <w:spacing w:after="20" w:before="30"/>
        <w:ind w:left="36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27.5　RESULT 資料表最終欄位</w:t>
      </w:r>
    </w:p>
    <w:p>
      <w:pPr>
        <w:spacing w:after="20" w:before="30"/>
        <w:ind w:left="36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27.6　API 路由對齊</w:t>
      </w:r>
    </w:p>
    <w:p>
      <w:pPr>
        <w:spacing w:after="20" w:before="30"/>
        <w:ind w:left="36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27.7　已解決的開放問題更新</w:t>
      </w:r>
    </w:p>
    <w:p>
      <w:pPr>
        <w:spacing w:after="20" w:before="30"/>
        <w:ind w:left="36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27.8　各章節衝突對照</w:t>
      </w:r>
    </w:p>
    <w:p>
      <w:pPr>
        <w:pBdr>
          <w:bottom w:val="single" w:color="EEEEEE" w:sz="2"/>
        </w:pBdr>
        <w:spacing w:after="60" w:before="60"/>
      </w:pPr>
    </w:p>
    <w:p>
      <w:pPr>
        <w:tabs>
          <w:tab w:val="right" w:pos="9000" w:leader="dot"/>
        </w:tabs>
        <w:spacing w:after="40" w:before="120"/>
      </w:pPr>
      <w:r>
        <w:rPr>
          <w:rFonts w:ascii="Arial" w:cs="Arial" w:eastAsia="Arial" w:hAnsi="Arial"/>
          <w:b/>
          <w:bCs/>
          <w:color w:val="060D18"/>
          <w:sz w:val="24"/>
          <w:szCs w:val="24"/>
        </w:rPr>
        <w:t xml:space="preserve">28.　Auth Modal 登入設計規格</w:t>
      </w:r>
    </w:p>
    <w:p>
      <w:pPr>
        <w:spacing w:after="20" w:before="30"/>
        <w:ind w:left="36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28.1　問題背景</w:t>
      </w:r>
    </w:p>
    <w:p>
      <w:pPr>
        <w:spacing w:after="20" w:before="30"/>
        <w:ind w:left="36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28.2　設計決策</w:t>
      </w:r>
    </w:p>
    <w:p>
      <w:pPr>
        <w:spacing w:after="20" w:before="30"/>
        <w:ind w:left="36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28.3　User Stories（US-01 ～ US-05）</w:t>
      </w:r>
    </w:p>
    <w:p>
      <w:pPr>
        <w:spacing w:after="20" w:before="30"/>
        <w:ind w:left="36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28.4　技術實作規格</w:t>
      </w:r>
    </w:p>
    <w:p>
      <w:pPr>
        <w:spacing w:after="20" w:before="30"/>
        <w:ind w:left="36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28.5　Auth Modal 狀態流程</w:t>
      </w:r>
    </w:p>
    <w:p>
      <w:pPr>
        <w:pBdr>
          <w:bottom w:val="single" w:color="EEEEEE" w:sz="2"/>
        </w:pBdr>
        <w:spacing w:after="60" w:before="60"/>
      </w:pPr>
    </w:p>
    <w:p>
      <w:pPr>
        <w:tabs>
          <w:tab w:val="right" w:pos="9000" w:leader="dot"/>
        </w:tabs>
        <w:spacing w:after="40" w:before="120"/>
      </w:pPr>
      <w:r>
        <w:rPr>
          <w:rFonts w:ascii="Arial" w:cs="Arial" w:eastAsia="Arial" w:hAnsi="Arial"/>
          <w:b/>
          <w:bCs/>
          <w:color w:val="060D18"/>
          <w:sz w:val="24"/>
          <w:szCs w:val="24"/>
        </w:rPr>
        <w:t xml:space="preserve">29.　品牌標誌實作規格</w:t>
      </w:r>
    </w:p>
    <w:p>
      <w:pPr>
        <w:spacing w:after="20" w:before="30"/>
        <w:ind w:left="36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29.1　設計概念</w:t>
      </w:r>
    </w:p>
    <w:p>
      <w:pPr>
        <w:spacing w:after="20" w:before="30"/>
        <w:ind w:left="36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29.2　文字標誌規格</w:t>
      </w:r>
    </w:p>
    <w:p>
      <w:pPr>
        <w:spacing w:after="20" w:before="30"/>
        <w:ind w:left="36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29.3　SVG 符號原始碼</w:t>
      </w:r>
    </w:p>
    <w:p>
      <w:pPr>
        <w:spacing w:after="20" w:before="30"/>
        <w:ind w:left="36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29.4　符號單獨版（Mark Only）</w:t>
      </w:r>
    </w:p>
    <w:p>
      <w:pPr>
        <w:spacing w:after="20" w:before="30"/>
        <w:ind w:left="36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29.5　React / Next.js 元件</w:t>
      </w:r>
    </w:p>
    <w:p>
      <w:pPr>
        <w:spacing w:after="20" w:before="30"/>
        <w:ind w:left="36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29.6　使用方式</w:t>
      </w:r>
    </w:p>
    <w:p>
      <w:pPr>
        <w:spacing w:after="20" w:before="30"/>
        <w:ind w:left="36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29.7　使用規範</w:t>
      </w:r>
    </w:p>
    <w:p>
      <w:pPr>
        <w:pBdr>
          <w:bottom w:val="single" w:color="EEEEEE" w:sz="2"/>
        </w:pBdr>
        <w:spacing w:after="60" w:before="60"/>
      </w:pPr>
    </w:p>
    <w:p>
      <w:pPr>
        <w:tabs>
          <w:tab w:val="right" w:pos="9000" w:leader="dot"/>
        </w:tabs>
        <w:spacing w:after="40" w:before="120"/>
      </w:pPr>
      <w:r>
        <w:rPr>
          <w:rFonts w:ascii="Arial" w:cs="Arial" w:eastAsia="Arial" w:hAnsi="Arial"/>
          <w:b/>
          <w:bCs/>
          <w:color w:val="060D18"/>
          <w:sz w:val="24"/>
          <w:szCs w:val="24"/>
        </w:rPr>
        <w:t xml:space="preserve">29-A.　標誌動態波浪規格（補充第 29 章）</w:t>
      </w:r>
    </w:p>
    <w:p>
      <w:pPr>
        <w:spacing w:after="20" w:before="30"/>
        <w:ind w:left="36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29-A.1　動態設計決策</w:t>
      </w:r>
    </w:p>
    <w:p>
      <w:pPr>
        <w:spacing w:after="20" w:before="30"/>
        <w:ind w:left="36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29-A.2　波浪路徑說明</w:t>
      </w:r>
    </w:p>
    <w:p>
      <w:pPr>
        <w:spacing w:after="20" w:before="30"/>
        <w:ind w:left="36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29-A.3　CSS 動畫代碼</w:t>
      </w:r>
    </w:p>
    <w:p>
      <w:pPr>
        <w:spacing w:after="20" w:before="30"/>
        <w:ind w:left="36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29-A.4　完整 SVG（含動畫）</w:t>
      </w:r>
    </w:p>
    <w:p>
      <w:pPr>
        <w:spacing w:after="20" w:before="30"/>
        <w:ind w:left="36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29-A.5　React / Next.js 動態元件</w:t>
      </w:r>
    </w:p>
    <w:p>
      <w:pPr>
        <w:spacing w:after="20" w:before="30"/>
        <w:ind w:left="36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29-A.6　使用方式</w:t>
      </w:r>
    </w:p>
    <w:p>
      <w:pPr>
        <w:spacing w:after="20" w:before="30"/>
        <w:ind w:left="36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29-A.7　無障礙注意事項</w:t>
      </w:r>
    </w:p>
    <w:p>
      <w:pPr>
        <w:pBdr>
          <w:bottom w:val="single" w:color="EEEEEE" w:sz="2"/>
        </w:pBdr>
        <w:spacing w:after="60" w:before="60"/>
      </w:pPr>
    </w:p>
    <w:p>
      <w:pPr>
        <w:tabs>
          <w:tab w:val="right" w:pos="9000" w:leader="dot"/>
        </w:tabs>
        <w:spacing w:after="40" w:before="120"/>
      </w:pPr>
      <w:r>
        <w:rPr>
          <w:rFonts w:ascii="Arial" w:cs="Arial" w:eastAsia="Arial" w:hAnsi="Arial"/>
          <w:b/>
          <w:bCs/>
          <w:color w:val="060D18"/>
          <w:sz w:val="24"/>
          <w:szCs w:val="24"/>
        </w:rPr>
        <w:t xml:space="preserve">30.　個人區域導覽設計規格</w:t>
      </w:r>
    </w:p>
    <w:p>
      <w:pPr>
        <w:spacing w:after="20" w:before="30"/>
        <w:ind w:left="36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30.1　設計決策：Avatar 下拉選單</w:t>
      </w:r>
    </w:p>
    <w:p>
      <w:pPr>
        <w:spacing w:after="20" w:before="30"/>
        <w:ind w:left="36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30.2　Nav 結構更新（修訂第 24 章）</w:t>
      </w:r>
    </w:p>
    <w:p>
      <w:pPr>
        <w:spacing w:after="20" w:before="30"/>
        <w:ind w:left="36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30.3　Avatar 顯示規則</w:t>
      </w:r>
    </w:p>
    <w:p>
      <w:pPr>
        <w:spacing w:after="20" w:before="30"/>
        <w:ind w:left="36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30.4　Avatar 下拉選單 User Stories（US-01 ～ US-07）</w:t>
      </w:r>
    </w:p>
    <w:p>
      <w:pPr>
        <w:pBdr>
          <w:bottom w:val="single" w:color="EEEEEE" w:sz="2"/>
        </w:pBdr>
        <w:spacing w:after="60" w:before="60"/>
      </w:pPr>
    </w:p>
    <w:p>
      <w:pPr>
        <w:tabs>
          <w:tab w:val="right" w:pos="9000" w:leader="dot"/>
        </w:tabs>
        <w:spacing w:after="40" w:before="120"/>
      </w:pPr>
      <w:r>
        <w:rPr>
          <w:rFonts w:ascii="Arial" w:cs="Arial" w:eastAsia="Arial" w:hAnsi="Arial"/>
          <w:b/>
          <w:bCs/>
          <w:color w:val="060D18"/>
          <w:sz w:val="24"/>
          <w:szCs w:val="24"/>
        </w:rPr>
        <w:t xml:space="preserve">31.　個人資料頁設計規格</w:t>
      </w:r>
    </w:p>
    <w:p>
      <w:pPr>
        <w:spacing w:after="20" w:before="30"/>
        <w:ind w:left="36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31.1　設計決策：獨立頁面 + Inline 編輯</w:t>
      </w:r>
    </w:p>
    <w:p>
      <w:pPr>
        <w:spacing w:after="20" w:before="30"/>
        <w:ind w:left="36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31.2　頁面欄位規格</w:t>
      </w:r>
    </w:p>
    <w:p>
      <w:pPr>
        <w:spacing w:after="20" w:before="30"/>
        <w:ind w:left="36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31.3　Inline 編輯行為規格</w:t>
      </w:r>
    </w:p>
    <w:p>
      <w:pPr>
        <w:spacing w:after="20" w:before="30"/>
        <w:ind w:left="36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31.4　個人資料頁 User Stories（US-01 ～ US-06）</w:t>
      </w:r>
    </w:p>
    <w:p>
      <w:pPr>
        <w:pBdr>
          <w:bottom w:val="single" w:color="EEEEEE" w:sz="2"/>
        </w:pBdr>
        <w:spacing w:after="60" w:before="60"/>
      </w:pPr>
    </w:p>
    <w:p>
      <w:pPr>
        <w:tabs>
          <w:tab w:val="right" w:pos="9000" w:leader="dot"/>
        </w:tabs>
        <w:spacing w:after="40" w:before="120"/>
      </w:pPr>
      <w:r>
        <w:rPr>
          <w:rFonts w:ascii="Arial" w:cs="Arial" w:eastAsia="Arial" w:hAnsi="Arial"/>
          <w:b/>
          <w:bCs/>
          <w:color w:val="060D18"/>
          <w:sz w:val="24"/>
          <w:szCs w:val="24"/>
        </w:rPr>
        <w:t xml:space="preserve">32.　Nav Active State 與頁面標題設計規格</w:t>
      </w:r>
    </w:p>
    <w:p>
      <w:pPr>
        <w:spacing w:after="20" w:before="30"/>
        <w:ind w:left="36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32.1　問題背景</w:t>
      </w:r>
    </w:p>
    <w:p>
      <w:pPr>
        <w:spacing w:after="20" w:before="30"/>
        <w:ind w:left="36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32.2　設計決策</w:t>
      </w:r>
    </w:p>
    <w:p>
      <w:pPr>
        <w:spacing w:after="20" w:before="30"/>
        <w:ind w:left="36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32.3　Nav 連結狀態規格</w:t>
      </w:r>
    </w:p>
    <w:p>
      <w:pPr>
        <w:spacing w:after="20" w:before="30"/>
        <w:ind w:left="36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32.4　頁面標題區（Page Context Strip）</w:t>
      </w:r>
    </w:p>
    <w:p>
      <w:pPr>
        <w:spacing w:after="20" w:before="30"/>
        <w:ind w:left="36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32.5　各頁面標題規格</w:t>
      </w:r>
    </w:p>
    <w:p>
      <w:pPr>
        <w:spacing w:after="20" w:before="30"/>
        <w:ind w:left="36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32.6　CSS 實作規格</w:t>
      </w:r>
    </w:p>
    <w:p>
      <w:pPr>
        <w:spacing w:after="20" w:before="30"/>
        <w:ind w:left="36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32.7　Next.js 實作方式</w:t>
      </w:r>
    </w:p>
    <w:p>
      <w:pPr>
        <w:spacing w:after="20" w:before="30"/>
        <w:ind w:left="36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32.8　無障礙要求</w:t>
      </w:r>
    </w:p>
    <w:p>
      <w:pPr>
        <w:pBdr>
          <w:bottom w:val="single" w:color="EEEEEE" w:sz="2"/>
        </w:pBdr>
        <w:spacing w:after="60" w:before="60"/>
      </w:pPr>
    </w:p>
    <w:p>
      <w:pPr>
        <w:tabs>
          <w:tab w:val="right" w:pos="9000" w:leader="dot"/>
        </w:tabs>
        <w:spacing w:after="40" w:before="120"/>
      </w:pPr>
      <w:r>
        <w:rPr>
          <w:rFonts w:ascii="Arial" w:cs="Arial" w:eastAsia="Arial" w:hAnsi="Arial"/>
          <w:b/>
          <w:bCs/>
          <w:color w:val="060D18"/>
          <w:sz w:val="24"/>
          <w:szCs w:val="24"/>
        </w:rPr>
        <w:t xml:space="preserve">33.　賽事資料庫頁面實作規格</w:t>
      </w:r>
    </w:p>
    <w:p>
      <w:pPr>
        <w:spacing w:after="20" w:before="30"/>
        <w:ind w:left="36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33.1　實作背景</w:t>
      </w:r>
    </w:p>
    <w:p>
      <w:pPr>
        <w:spacing w:after="20" w:before="30"/>
        <w:ind w:left="36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33.2　頁面路徑與元件</w:t>
      </w:r>
    </w:p>
    <w:p>
      <w:pPr>
        <w:spacing w:after="20" w:before="30"/>
        <w:ind w:left="36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33.3　系列分組設計</w:t>
      </w:r>
    </w:p>
    <w:p>
      <w:pPr>
        <w:spacing w:after="20" w:before="30"/>
        <w:ind w:left="36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33.4　資料清理（2026-06-05 執行）</w:t>
      </w:r>
    </w:p>
    <w:p>
      <w:pPr>
        <w:spacing w:after="20" w:before="30"/>
        <w:ind w:left="36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33.5　Phase 2 預留項目</w:t>
      </w:r>
    </w:p>
    <w:p>
      <w:pPr>
        <w:pBdr>
          <w:bottom w:val="single" w:color="EEEEEE" w:sz="2"/>
        </w:pBdr>
        <w:spacing w:after="60" w:before="60"/>
      </w:pPr>
    </w:p>
    <w:p>
      <w:pPr>
        <w:tabs>
          <w:tab w:val="right" w:pos="9000" w:leader="dot"/>
        </w:tabs>
        <w:spacing w:after="40" w:before="120"/>
      </w:pPr>
      <w:r>
        <w:rPr>
          <w:rFonts w:ascii="Arial" w:cs="Arial" w:eastAsia="Arial" w:hAnsi="Arial"/>
          <w:b/>
          <w:bCs/>
          <w:color w:val="060D18"/>
          <w:sz w:val="24"/>
          <w:szCs w:val="24"/>
        </w:rPr>
        <w:t xml:space="preserve">34.　新增成績入口設計規格</w:t>
      </w:r>
    </w:p>
    <w:p>
      <w:pPr>
        <w:spacing w:after="20" w:before="30"/>
        <w:ind w:left="36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34.1　問題背景與設計決策</w:t>
      </w:r>
    </w:p>
    <w:p>
      <w:pPr>
        <w:spacing w:after="20" w:before="30"/>
        <w:ind w:left="36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34.2　Nav「+」選單結構（修訂第 30 章）</w:t>
      </w:r>
    </w:p>
    <w:p>
      <w:pPr>
        <w:spacing w:after="20" w:before="30"/>
        <w:ind w:left="36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34.3　「我的紀錄」頁面新增入口</w:t>
      </w:r>
    </w:p>
    <w:p>
      <w:pPr>
        <w:spacing w:after="20" w:before="30"/>
        <w:ind w:left="36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34.4　成績登錄表單規格</w:t>
      </w:r>
    </w:p>
    <w:p>
      <w:pPr>
        <w:spacing w:after="20" w:before="30"/>
        <w:ind w:left="36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34.5　未登入訪客的 intent 處理</w:t>
      </w:r>
    </w:p>
    <w:p>
      <w:pPr>
        <w:spacing w:after="20" w:before="30"/>
        <w:ind w:left="36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34.6　User Stories（US-01 ～ US-07）</w:t>
      </w:r>
    </w:p>
    <w:p>
      <w:pPr>
        <w:spacing w:after="20" w:before="30"/>
        <w:ind w:left="36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34.7　資料欄位對照</w:t>
      </w:r>
    </w:p>
    <w:p>
      <w:pPr>
        <w:pBdr>
          <w:bottom w:val="single" w:color="EEEEEE" w:sz="2"/>
        </w:pBdr>
        <w:spacing w:after="60" w:before="60"/>
      </w:pPr>
    </w:p>
    <w:p>
      <w:pPr>
        <w:tabs>
          <w:tab w:val="right" w:pos="9000" w:leader="dot"/>
        </w:tabs>
        <w:spacing w:after="40" w:before="120"/>
      </w:pPr>
      <w:r>
        <w:rPr>
          <w:rFonts w:ascii="Arial" w:cs="Arial" w:eastAsia="Arial" w:hAnsi="Arial"/>
          <w:b/>
          <w:bCs/>
          <w:color w:val="060D18"/>
          <w:sz w:val="24"/>
          <w:szCs w:val="24"/>
        </w:rPr>
        <w:t xml:space="preserve">35.　賽事資料後台審核規格</w:t>
      </w:r>
    </w:p>
    <w:p>
      <w:pPr>
        <w:spacing w:after="20" w:before="30"/>
        <w:ind w:left="36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35.1　設計背景</w:t>
      </w:r>
    </w:p>
    <w:p>
      <w:pPr>
        <w:spacing w:after="20" w:before="30"/>
        <w:ind w:left="36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35.2　資料庫擴充</w:t>
      </w:r>
    </w:p>
    <w:p>
      <w:pPr>
        <w:spacing w:after="20" w:before="30"/>
        <w:ind w:left="36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35.3　提交觸發邏輯</w:t>
      </w:r>
    </w:p>
    <w:p>
      <w:pPr>
        <w:spacing w:after="20" w:before="30"/>
        <w:ind w:left="36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35.4　後台待審清單介面</w:t>
      </w:r>
    </w:p>
    <w:p>
      <w:pPr>
        <w:spacing w:after="20" w:before="30"/>
        <w:ind w:left="36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35.5　舉報功能（一般用戶端）</w:t>
      </w:r>
    </w:p>
    <w:p>
      <w:pPr>
        <w:spacing w:after="20" w:before="30"/>
        <w:ind w:left="36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35.6　API 新增端點</w:t>
      </w:r>
    </w:p>
    <w:p>
      <w:pPr>
        <w:pBdr>
          <w:bottom w:val="single" w:color="EEEEEE" w:sz="2"/>
        </w:pBdr>
        <w:spacing w:after="60" w:before="60"/>
      </w:pPr>
    </w:p>
    <w:p>
      <w:pPr>
        <w:tabs>
          <w:tab w:val="right" w:pos="9000" w:leader="dot"/>
        </w:tabs>
        <w:spacing w:after="40" w:before="120"/>
      </w:pPr>
      <w:r>
        <w:rPr>
          <w:rFonts w:ascii="Arial" w:cs="Arial" w:eastAsia="Arial" w:hAnsi="Arial"/>
          <w:b/>
          <w:bCs/>
          <w:color w:val="060D18"/>
          <w:sz w:val="24"/>
          <w:szCs w:val="24"/>
        </w:rPr>
        <w:t xml:space="preserve">36.　賽事互動投票規格（Wish List）</w:t>
      </w:r>
    </w:p>
    <w:p>
      <w:pPr>
        <w:spacing w:after="20" w:before="30"/>
        <w:ind w:left="36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36.1　設計背景與研究依據</w:t>
      </w:r>
    </w:p>
    <w:p>
      <w:pPr>
        <w:spacing w:after="20" w:before="30"/>
        <w:ind w:left="36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36.2　兩種互動類型</w:t>
      </w:r>
    </w:p>
    <w:p>
      <w:pPr>
        <w:spacing w:after="20" w:before="30"/>
        <w:ind w:left="36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36.3　資料庫設計</w:t>
      </w:r>
    </w:p>
    <w:p>
      <w:pPr>
        <w:spacing w:after="20" w:before="30"/>
        <w:ind w:left="36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36.4　賽事頁面呈現</w:t>
      </w:r>
    </w:p>
    <w:p>
      <w:pPr>
        <w:spacing w:after="20" w:before="30"/>
        <w:ind w:left="36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36.5　對選手個人的應用</w:t>
      </w:r>
    </w:p>
    <w:p>
      <w:pPr>
        <w:spacing w:after="20" w:before="30"/>
        <w:ind w:left="36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36.6　對賽事資料的應用</w:t>
      </w:r>
    </w:p>
    <w:p>
      <w:pPr>
        <w:spacing w:after="20" w:before="30"/>
        <w:ind w:left="36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36.7　Auth Modal intent 補充</w:t>
      </w:r>
    </w:p>
    <w:p>
      <w:pPr>
        <w:spacing w:after="20" w:before="30"/>
        <w:ind w:left="36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36.8　API 新增端點</w:t>
      </w:r>
    </w:p>
    <w:p>
      <w:pPr>
        <w:pBdr>
          <w:bottom w:val="single" w:color="EEEEEE" w:sz="2"/>
        </w:pBdr>
        <w:spacing w:after="60" w:before="60"/>
      </w:pPr>
    </w:p>
    <w:p>
      <w:pPr>
        <w:tabs>
          <w:tab w:val="right" w:pos="9000" w:leader="dot"/>
        </w:tabs>
        <w:spacing w:after="40" w:before="120"/>
      </w:pPr>
      <w:r>
        <w:rPr>
          <w:rFonts w:ascii="Arial" w:cs="Arial" w:eastAsia="Arial" w:hAnsi="Arial"/>
          <w:b/>
          <w:bCs/>
          <w:color w:val="060D18"/>
          <w:sz w:val="24"/>
          <w:szCs w:val="24"/>
        </w:rPr>
        <w:t xml:space="preserve">37.　社群參與與遊戲化規格（待開發）</w:t>
      </w:r>
    </w:p>
    <w:p>
      <w:pPr>
        <w:spacing w:after="20" w:before="30"/>
        <w:ind w:left="36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37.1　設計背景與研究依據</w:t>
      </w:r>
    </w:p>
    <w:p>
      <w:pPr>
        <w:spacing w:after="20" w:before="30"/>
        <w:ind w:left="36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37.2　方向一：貢獻遊戲化</w:t>
      </w:r>
    </w:p>
    <w:p>
      <w:pPr>
        <w:spacing w:after="20" w:before="30"/>
        <w:ind w:left="36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37.3　方向二：選手追蹤</w:t>
      </w:r>
    </w:p>
    <w:p>
      <w:pPr>
        <w:spacing w:after="20" w:before="30"/>
        <w:ind w:left="36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37.4　方向三：朋友視角排行榜</w:t>
      </w:r>
    </w:p>
    <w:p>
      <w:pPr>
        <w:spacing w:after="20" w:before="30"/>
        <w:ind w:left="36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37.5　三個方向的整合與開發路線圖</w:t>
      </w:r>
    </w:p>
    <w:p>
      <w:pPr>
        <w:spacing w:after="240" w:before="0"/>
      </w:pPr>
    </w:p>
    <w:p>
      <w:pPr>
        <w:spacing w:after="0" w:before="160"/>
      </w:pPr>
      <w:r>
        <w:rPr>
          <w:rFonts w:ascii="Arial" w:cs="Arial" w:eastAsia="Arial" w:hAnsi="Arial"/>
          <w:color w:val="8A96A8"/>
          <w:sz w:val="18"/>
          <w:szCs w:val="18"/>
        </w:rPr>
        <w:t xml:space="preserve">Tri·log 產品規格文件 v2.9　·　2026 年 6 月　·　trilog.run</w:t>
      </w:r>
    </w:p>
    <w:p>
      <w:r>
        <w:br/>
      </w:r>
    </w:p>
    <w:p w14:paraId="0F23EA86" w14:textId="77777777" w:rsidR="00A77E4B" w:rsidRDefault="00000000">
      <w:pPr>
        <w:pStyle w:val="Heading1"/>
      </w:pPr>
      <w:r>
        <w:rPr>
          <w:color w:val="060D18"/>
        </w:rPr>
        <w:t>1. 產品定位</w:t>
      </w:r>
    </w:p>
    <w:p w14:paraId="6FE8C7D4" w14:textId="77777777" w:rsidR="00A77E4B" w:rsidRDefault="00000000">
      <w:pPr>
        <w:pStyle w:val="Heading2"/>
      </w:pPr>
      <w:r>
        <w:rPr>
          <w:color w:val="0D1526"/>
        </w:rPr>
        <w:t>1.1 核心理念</w:t>
      </w:r>
    </w:p>
    <w:p w14:paraId="50471636" w14:textId="77777777" w:rsidR="00A77E4B" w:rsidRDefault="00000000">
      <w:pPr>
        <w:spacing w:before="80" w:after="120"/>
      </w:pPr>
      <w:r>
        <w:rPr>
          <w:rFonts w:eastAsia="Arial"/>
          <w:color w:val="333333"/>
        </w:rPr>
        <w:t>Tri·log 是一個專為鐵人三項選手設計的成績記錄與排行榜平台。產品的核心出發點是：讓選手有一個地方可以完整保存自己的賽事成績歷史，同時透過跨賽事的社群排行榜，讓人知道「目前某距離最快的是誰」。</w:t>
      </w:r>
    </w:p>
    <w:p w14:paraId="522BFBBE" w14:textId="77777777" w:rsidR="00A77E4B" w:rsidRDefault="00A77E4B">
      <w:pPr>
        <w:spacing w:after="120"/>
      </w:pPr>
    </w:p>
    <w:p w14:paraId="7C6597F7" w14:textId="77777777" w:rsidR="00A77E4B" w:rsidRDefault="00000000">
      <w:pPr>
        <w:spacing w:before="80" w:after="120"/>
      </w:pPr>
      <w:r>
        <w:rPr>
          <w:rFonts w:eastAsia="Arial"/>
          <w:color w:val="333333"/>
        </w:rPr>
        <w:t>不同於以訓練課表為主的工具（如 intervals.icu）或以社群動態為主打的平台（如 Strava），Tri·log 專注於「賽事成績」這個維度，填補目前市場上缺乏純軟體、跨賽事成績歸檔工具的空缺。</w:t>
      </w:r>
    </w:p>
    <w:p w14:paraId="6083C6CE" w14:textId="77777777" w:rsidR="00A77E4B" w:rsidRDefault="00A77E4B">
      <w:pPr>
        <w:spacing w:after="120"/>
      </w:pPr>
    </w:p>
    <w:p w14:paraId="3A6EB237" w14:textId="77777777" w:rsidR="00A77E4B" w:rsidRDefault="00000000">
      <w:pPr>
        <w:pStyle w:val="Heading2"/>
      </w:pPr>
      <w:r>
        <w:rPr>
          <w:color w:val="0D1526"/>
        </w:rPr>
        <w:t>1.2 差異化定位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A77E4B" w14:paraId="650CE434" w14:textId="77777777">
        <w:tc>
          <w:tcPr>
            <w:tcW w:w="2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B7B89A" w14:textId="77777777" w:rsidR="00A77E4B" w:rsidRDefault="00000000">
            <w:r>
              <w:rPr>
                <w:rFonts w:eastAsia="Arial"/>
                <w:b/>
                <w:bCs/>
                <w:color w:val="0D1526"/>
                <w:sz w:val="20"/>
                <w:szCs w:val="20"/>
              </w:rPr>
              <w:t>目標用戶</w:t>
            </w:r>
          </w:p>
        </w:tc>
        <w:tc>
          <w:tcPr>
            <w:tcW w:w="6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31D6DD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鐵人三項選手（業餘為主，職業亦可使用）</w:t>
            </w:r>
          </w:p>
        </w:tc>
      </w:tr>
      <w:tr w:rsidR="00A77E4B" w14:paraId="466A76ED" w14:textId="77777777">
        <w:tc>
          <w:tcPr>
            <w:tcW w:w="2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9B8BC3" w14:textId="77777777" w:rsidR="00A77E4B" w:rsidRDefault="00000000">
            <w:r>
              <w:rPr>
                <w:rFonts w:eastAsia="Arial"/>
                <w:b/>
                <w:bCs/>
                <w:color w:val="0D1526"/>
                <w:sz w:val="20"/>
                <w:szCs w:val="20"/>
              </w:rPr>
              <w:t>核心價值</w:t>
            </w:r>
          </w:p>
        </w:tc>
        <w:tc>
          <w:tcPr>
            <w:tcW w:w="6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D8EC1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成績歷史檔案 × 跨賽事排行榜 × 賽事資料庫</w:t>
            </w:r>
          </w:p>
        </w:tc>
      </w:tr>
      <w:tr w:rsidR="00A77E4B" w14:paraId="19CADA41" w14:textId="77777777">
        <w:tc>
          <w:tcPr>
            <w:tcW w:w="2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6142D4" w14:textId="77777777" w:rsidR="00A77E4B" w:rsidRDefault="00000000">
            <w:r>
              <w:rPr>
                <w:rFonts w:eastAsia="Arial"/>
                <w:b/>
                <w:bCs/>
                <w:color w:val="0D1526"/>
                <w:sz w:val="20"/>
                <w:szCs w:val="20"/>
              </w:rPr>
              <w:lastRenderedPageBreak/>
              <w:t>不做的事</w:t>
            </w:r>
          </w:p>
        </w:tc>
        <w:tc>
          <w:tcPr>
            <w:tcW w:w="6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4DABF7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訓練課表規劃、即時裝置追蹤、一般運動社群動態</w:t>
            </w:r>
          </w:p>
        </w:tc>
      </w:tr>
      <w:tr w:rsidR="00A77E4B" w14:paraId="0A44BD97" w14:textId="77777777">
        <w:tc>
          <w:tcPr>
            <w:tcW w:w="2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23B9F2" w14:textId="77777777" w:rsidR="00A77E4B" w:rsidRDefault="00000000">
            <w:r>
              <w:rPr>
                <w:rFonts w:eastAsia="Arial"/>
                <w:b/>
                <w:bCs/>
                <w:color w:val="0D1526"/>
                <w:sz w:val="20"/>
                <w:szCs w:val="20"/>
              </w:rPr>
              <w:t>競品對比</w:t>
            </w:r>
          </w:p>
        </w:tc>
        <w:tc>
          <w:tcPr>
            <w:tcW w:w="6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A13395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非 intervals.icu（訓練為主）、非 Strava（社群為主）</w:t>
            </w:r>
          </w:p>
        </w:tc>
      </w:tr>
    </w:tbl>
    <w:p w14:paraId="0A29F0E6" w14:textId="77777777" w:rsidR="00A77E4B" w:rsidRDefault="00A77E4B">
      <w:pPr>
        <w:spacing w:after="240"/>
      </w:pPr>
    </w:p>
    <w:p w14:paraId="060B4D06" w14:textId="77777777" w:rsidR="00A77E4B" w:rsidRDefault="00000000">
      <w:pPr>
        <w:pStyle w:val="Heading1"/>
      </w:pPr>
      <w:r>
        <w:rPr>
          <w:color w:val="060D18"/>
        </w:rPr>
        <w:t>2. 目標用戶</w:t>
      </w:r>
    </w:p>
    <w:p w14:paraId="7A968BC2" w14:textId="77777777" w:rsidR="00A77E4B" w:rsidRDefault="00000000">
      <w:pPr>
        <w:pStyle w:val="Heading2"/>
      </w:pPr>
      <w:r>
        <w:rPr>
          <w:color w:val="0D1526"/>
        </w:rPr>
        <w:t>2.1 主要用戶</w:t>
      </w:r>
    </w:p>
    <w:p w14:paraId="7C7C9499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業餘鐵人三項選手：希望系統性記錄歷年賽事成績、追蹤個人進步</w:t>
      </w:r>
    </w:p>
    <w:p w14:paraId="525DACD7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準備首次參賽的新手：查詢賽事資料、了解完賽時間分佈以設定目標</w:t>
      </w:r>
    </w:p>
    <w:p w14:paraId="6EBC864D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賽事研究者 / 教練：透過歷史成績與天氣資料分析賽事難度</w:t>
      </w:r>
    </w:p>
    <w:p w14:paraId="51791BC7" w14:textId="77777777" w:rsidR="00A77E4B" w:rsidRDefault="00A77E4B">
      <w:pPr>
        <w:spacing w:after="120"/>
      </w:pPr>
    </w:p>
    <w:p w14:paraId="2E2B7909" w14:textId="77777777" w:rsidR="00A77E4B" w:rsidRDefault="00000000">
      <w:pPr>
        <w:pStyle w:val="Heading2"/>
      </w:pPr>
      <w:r>
        <w:rPr>
          <w:color w:val="0D1526"/>
        </w:rPr>
        <w:t>2.2 用戶特質</w:t>
      </w:r>
    </w:p>
    <w:p w14:paraId="54CF1CA5" w14:textId="77777777" w:rsidR="00A77E4B" w:rsidRDefault="00000000">
      <w:pPr>
        <w:spacing w:before="80" w:after="120"/>
      </w:pPr>
      <w:r>
        <w:rPr>
          <w:rFonts w:eastAsia="Arial"/>
          <w:color w:val="333333"/>
        </w:rPr>
        <w:t>鐵人三項是小眾但忠誠度高的運動項目。選手通常長期持續訓練（以年計），對數據記錄有強烈需求，且習慣使用多種工具輔助訓練。這使得平台的早期用戶黏著度相對較高，口碑傳播效率也優於大眾運動社群。</w:t>
      </w:r>
    </w:p>
    <w:p w14:paraId="288ABFA2" w14:textId="77777777" w:rsidR="00A77E4B" w:rsidRDefault="00A77E4B">
      <w:pPr>
        <w:spacing w:after="240"/>
      </w:pPr>
    </w:p>
    <w:p w14:paraId="6DE66D96" w14:textId="77777777" w:rsidR="00A77E4B" w:rsidRDefault="00000000">
      <w:pPr>
        <w:pStyle w:val="Heading1"/>
      </w:pPr>
      <w:r>
        <w:rPr>
          <w:color w:val="060D18"/>
        </w:rPr>
        <w:t>3. 核心功能模組</w:t>
      </w:r>
    </w:p>
    <w:p w14:paraId="3C06F520" w14:textId="77777777" w:rsidR="00A77E4B" w:rsidRDefault="00000000">
      <w:pPr>
        <w:pStyle w:val="Heading2"/>
      </w:pPr>
      <w:r>
        <w:rPr>
          <w:color w:val="0D1526"/>
        </w:rPr>
        <w:t>3.1 個人成績記錄</w:t>
      </w:r>
    </w:p>
    <w:p w14:paraId="71F69A2C" w14:textId="77777777" w:rsidR="00A77E4B" w:rsidRDefault="00000000">
      <w:pPr>
        <w:pStyle w:val="Heading3"/>
      </w:pPr>
      <w:r>
        <w:rPr>
          <w:color w:val="FF6B3D"/>
        </w:rPr>
        <w:t>成績輸入</w:t>
      </w:r>
    </w:p>
    <w:p w14:paraId="1C858A1D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支援手動輸入賽事成績（比賽名稱、日期、完賽時間）</w:t>
      </w:r>
    </w:p>
    <w:p w14:paraId="4A10453D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同時支援上傳 GPX / 裝置匯出檔案（Garmin、Wahoo、Apple Watch 等）自動解析</w:t>
      </w:r>
    </w:p>
    <w:p w14:paraId="6D3D12AB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拆分記錄三項成績：游泳時間、T1 換區、自行車時間、T2 換區、跑步時間</w:t>
      </w:r>
    </w:p>
    <w:p w14:paraId="5B021E55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備註欄位：選手可記錄當天狀態、策略、賽後心得</w:t>
      </w:r>
    </w:p>
    <w:p w14:paraId="7B529897" w14:textId="77777777" w:rsidR="00A77E4B" w:rsidRDefault="00A77E4B">
      <w:pPr>
        <w:spacing w:after="120"/>
      </w:pPr>
    </w:p>
    <w:p w14:paraId="2AB4C068" w14:textId="77777777" w:rsidR="00A77E4B" w:rsidRDefault="00000000">
      <w:pPr>
        <w:pStyle w:val="Heading3"/>
      </w:pPr>
      <w:r>
        <w:rPr>
          <w:color w:val="FF6B3D"/>
        </w:rPr>
        <w:t>公證機制</w:t>
      </w:r>
    </w:p>
    <w:p w14:paraId="734630AB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選手可上傳官方完賽證書（圖片或 PDF）作為成績公證依據</w:t>
      </w:r>
    </w:p>
    <w:p w14:paraId="66C5F69F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成績狀態分為三層：</w:t>
      </w:r>
    </w:p>
    <w:p w14:paraId="53931E2F" w14:textId="77777777" w:rsidR="00A77E4B" w:rsidRDefault="00000000">
      <w:pPr>
        <w:pStyle w:val="ListParagraph"/>
        <w:numPr>
          <w:ilvl w:val="1"/>
          <w:numId w:val="2"/>
        </w:numPr>
        <w:spacing w:before="40" w:after="60"/>
      </w:pPr>
      <w:r>
        <w:rPr>
          <w:rFonts w:eastAsia="Arial"/>
          <w:color w:val="333333"/>
        </w:rPr>
        <w:t>已公證：附完賽證書，顯示公證標章</w:t>
      </w:r>
    </w:p>
    <w:p w14:paraId="4DF9C48B" w14:textId="77777777" w:rsidR="00A77E4B" w:rsidRDefault="00000000">
      <w:pPr>
        <w:pStyle w:val="ListParagraph"/>
        <w:numPr>
          <w:ilvl w:val="1"/>
          <w:numId w:val="2"/>
        </w:numPr>
        <w:spacing w:before="40" w:after="60"/>
      </w:pPr>
      <w:r>
        <w:rPr>
          <w:rFonts w:eastAsia="Arial"/>
          <w:color w:val="333333"/>
        </w:rPr>
        <w:t>待審：已上傳但尚未審核完成</w:t>
      </w:r>
    </w:p>
    <w:p w14:paraId="01F5EFAD" w14:textId="77777777" w:rsidR="00A77E4B" w:rsidRDefault="00000000">
      <w:pPr>
        <w:pStyle w:val="ListParagraph"/>
        <w:numPr>
          <w:ilvl w:val="1"/>
          <w:numId w:val="2"/>
        </w:numPr>
        <w:spacing w:before="40" w:after="60"/>
      </w:pPr>
      <w:r>
        <w:rPr>
          <w:rFonts w:eastAsia="Arial"/>
          <w:color w:val="333333"/>
        </w:rPr>
        <w:t>自填：未附證書，可顯示但在排行榜上有所區分</w:t>
      </w:r>
    </w:p>
    <w:p w14:paraId="52F877E5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審核由認證助手執行（初期由建立者擔任）</w:t>
      </w:r>
    </w:p>
    <w:p w14:paraId="211C60F1" w14:textId="77777777" w:rsidR="00A77E4B" w:rsidRDefault="00A77E4B">
      <w:pPr>
        <w:spacing w:after="120"/>
      </w:pPr>
    </w:p>
    <w:p w14:paraId="58BFB260" w14:textId="77777777" w:rsidR="00A77E4B" w:rsidRDefault="00000000">
      <w:pPr>
        <w:pStyle w:val="Heading3"/>
      </w:pPr>
      <w:r>
        <w:rPr>
          <w:color w:val="FF6B3D"/>
        </w:rPr>
        <w:t>隱私設定</w:t>
      </w:r>
    </w:p>
    <w:p w14:paraId="4D2AE8E3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每筆成績可設為「公開」或「私人」</w:t>
      </w:r>
    </w:p>
    <w:p w14:paraId="02352868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公開成績納入排行榜計算；私人成績僅自己可見</w:t>
      </w:r>
    </w:p>
    <w:p w14:paraId="4C5BCC63" w14:textId="77777777" w:rsidR="00A77E4B" w:rsidRDefault="00A77E4B">
      <w:pPr>
        <w:spacing w:after="240"/>
      </w:pPr>
    </w:p>
    <w:p w14:paraId="78BCCB0E" w14:textId="77777777" w:rsidR="00A77E4B" w:rsidRDefault="00000000">
      <w:pPr>
        <w:pStyle w:val="Heading2"/>
      </w:pPr>
      <w:r>
        <w:rPr>
          <w:color w:val="0D1526"/>
        </w:rPr>
        <w:t>3.2 排行榜系統</w:t>
      </w:r>
    </w:p>
    <w:p w14:paraId="7DC6C7CD" w14:textId="77777777" w:rsidR="00A77E4B" w:rsidRDefault="00000000">
      <w:pPr>
        <w:pStyle w:val="Heading3"/>
      </w:pPr>
      <w:r>
        <w:rPr>
          <w:color w:val="FF6B3D"/>
        </w:rPr>
        <w:t>設計原則</w:t>
      </w:r>
    </w:p>
    <w:p w14:paraId="4DEBFD15" w14:textId="77777777" w:rsidR="00A77E4B" w:rsidRDefault="00000000">
      <w:pPr>
        <w:spacing w:before="80" w:after="120"/>
      </w:pPr>
      <w:r>
        <w:rPr>
          <w:rFonts w:eastAsia="Arial"/>
          <w:color w:val="333333"/>
        </w:rPr>
        <w:t>排行榜以跨賽事的完賽時間為基準，目的是讓社群知道「某距離目前最快的選手是誰」。同場賽事的排名官方已提供，本平台不重複製作。</w:t>
      </w:r>
    </w:p>
    <w:p w14:paraId="7158E0F9" w14:textId="77777777" w:rsidR="00A77E4B" w:rsidRDefault="00A77E4B">
      <w:pPr>
        <w:spacing w:after="120"/>
      </w:pPr>
    </w:p>
    <w:p w14:paraId="79BBA232" w14:textId="77777777" w:rsidR="00A77E4B" w:rsidRDefault="00000000">
      <w:pPr>
        <w:pStyle w:val="Heading3"/>
      </w:pPr>
      <w:r>
        <w:rPr>
          <w:color w:val="FF6B3D"/>
        </w:rPr>
        <w:t>篩選維度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95"/>
        <w:gridCol w:w="3182"/>
        <w:gridCol w:w="3183"/>
      </w:tblGrid>
      <w:tr w:rsidR="00A77E4B" w14:paraId="37479359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4A4E07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篩選項目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A031BD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選項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A11FA3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說明</w:t>
            </w:r>
          </w:p>
        </w:tc>
      </w:tr>
      <w:tr w:rsidR="00A77E4B" w14:paraId="58EFF7E2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EC7CB9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距離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79924F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Sprint / OLY / 70.3 / Full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EEB704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四大標準距離各有獨立排行</w:t>
            </w:r>
          </w:p>
        </w:tc>
      </w:tr>
      <w:tr w:rsidR="00A77E4B" w14:paraId="0C61B62A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05745E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性別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4DF6C4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男子組 / 女子組 / 全部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009506" w14:textId="77777777" w:rsidR="00A77E4B" w:rsidRDefault="00A77E4B"/>
        </w:tc>
      </w:tr>
      <w:tr w:rsidR="00A77E4B" w14:paraId="6984CFB6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961877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年齡組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355157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18–24, 25–29, 30–34… 等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7E54B7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依鐵人三項慣例分組</w:t>
            </w:r>
          </w:p>
        </w:tc>
      </w:tr>
      <w:tr w:rsidR="00A77E4B" w14:paraId="33A10C36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217427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地區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71B962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全球 / 亞洲 / 台灣 / 各國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E1CDCD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依選手登錄國籍篩選</w:t>
            </w:r>
          </w:p>
        </w:tc>
      </w:tr>
      <w:tr w:rsidR="00A77E4B" w14:paraId="73E5D36F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5E4C2F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賽事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9D755F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依賽事名稱篩選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ACB698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查看特定賽事的最佳成績</w:t>
            </w:r>
          </w:p>
        </w:tc>
      </w:tr>
    </w:tbl>
    <w:p w14:paraId="52ED50F2" w14:textId="77777777" w:rsidR="00A77E4B" w:rsidRDefault="00A77E4B">
      <w:pPr>
        <w:spacing w:after="120"/>
      </w:pPr>
    </w:p>
    <w:p w14:paraId="754724E9" w14:textId="77777777" w:rsidR="00A77E4B" w:rsidRDefault="00000000">
      <w:pPr>
        <w:pStyle w:val="Heading3"/>
      </w:pPr>
      <w:r>
        <w:rPr>
          <w:color w:val="FF6B3D"/>
        </w:rPr>
        <w:t>顯示欄位</w:t>
      </w:r>
    </w:p>
    <w:p w14:paraId="455FE60C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名次、選手名稱、國籍、年齡組</w:t>
      </w:r>
    </w:p>
    <w:p w14:paraId="0B092750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游泳、自行車、跑步分項時間</w:t>
      </w:r>
    </w:p>
    <w:p w14:paraId="7935F071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完賽總時間</w:t>
      </w:r>
    </w:p>
    <w:p w14:paraId="25560ABA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對應賽事名稱與年份</w:t>
      </w:r>
    </w:p>
    <w:p w14:paraId="70E635CB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公證狀態標章</w:t>
      </w:r>
    </w:p>
    <w:p w14:paraId="4AAA9DBD" w14:textId="77777777" w:rsidR="00A77E4B" w:rsidRDefault="00A77E4B">
      <w:pPr>
        <w:spacing w:after="240"/>
      </w:pPr>
    </w:p>
    <w:p w14:paraId="0E723235" w14:textId="77777777" w:rsidR="00A77E4B" w:rsidRDefault="00000000">
      <w:pPr>
        <w:pStyle w:val="Heading2"/>
      </w:pPr>
      <w:r>
        <w:rPr>
          <w:color w:val="0D1526"/>
        </w:rPr>
        <w:t>3.3 賽事資料庫</w:t>
      </w:r>
    </w:p>
    <w:p w14:paraId="4DFCC6DD" w14:textId="77777777" w:rsidR="00A77E4B" w:rsidRDefault="00000000">
      <w:pPr>
        <w:pStyle w:val="Heading3"/>
      </w:pPr>
      <w:r>
        <w:rPr>
          <w:color w:val="FF6B3D"/>
        </w:rPr>
        <w:t>資料結構</w:t>
      </w:r>
    </w:p>
    <w:p w14:paraId="7565DB2F" w14:textId="77777777" w:rsidR="00A77E4B" w:rsidRDefault="00000000">
      <w:pPr>
        <w:spacing w:before="80" w:after="120"/>
      </w:pPr>
      <w:r>
        <w:rPr>
          <w:rFonts w:eastAsia="Arial"/>
          <w:color w:val="333333"/>
        </w:rPr>
        <w:t>每場賽事作為一個獨立實體，與選手成績雙向連結。查詢賽事可看到歷年參賽成績分佈；登錄成績時自動歸檔至對應賽事。</w:t>
      </w:r>
    </w:p>
    <w:p w14:paraId="5F967E2D" w14:textId="77777777" w:rsidR="00A77E4B" w:rsidRDefault="00A77E4B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95"/>
        <w:gridCol w:w="3182"/>
        <w:gridCol w:w="3183"/>
      </w:tblGrid>
      <w:tr w:rsidR="00A77E4B" w14:paraId="211F584B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7377F7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資料類別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CDFCA0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欄位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613AF4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來源</w:t>
            </w:r>
          </w:p>
        </w:tc>
      </w:tr>
      <w:tr w:rsidR="00A77E4B" w14:paraId="298814E4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8AEAD2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基本資訊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5F4F42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賽事名稱、距離、日期、地點、主辦單位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707011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助手建立 / 社群貢獻</w:t>
            </w:r>
          </w:p>
        </w:tc>
      </w:tr>
      <w:tr w:rsidR="00A77E4B" w14:paraId="085D4582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964B10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路線資訊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CA95A7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游泳水域類型、自行車海拔、跑步地形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DC16A4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助手建立 / 社群貢獻</w:t>
            </w:r>
          </w:p>
        </w:tc>
      </w:tr>
      <w:tr w:rsidR="00A77E4B" w14:paraId="1BCA3D37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403AFA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天氣資訊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239636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氣溫、濕度、風速、風向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46662B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API 自動抓取（歷史天氣）</w:t>
            </w:r>
          </w:p>
        </w:tc>
      </w:tr>
      <w:tr w:rsidR="00A77E4B" w14:paraId="7168A7EB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9B264C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水域資訊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18F7BE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水溫、浪況、能見度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E50E76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社群回報</w:t>
            </w:r>
          </w:p>
        </w:tc>
      </w:tr>
      <w:tr w:rsidR="00A77E4B" w14:paraId="154697BF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FEE785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歷史數據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04AA9E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各屆完賽人數、完賽率、成績分佈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1225F3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系統自動彙整</w:t>
            </w:r>
          </w:p>
        </w:tc>
      </w:tr>
    </w:tbl>
    <w:p w14:paraId="50384444" w14:textId="77777777" w:rsidR="00A77E4B" w:rsidRDefault="00A77E4B">
      <w:pPr>
        <w:spacing w:after="120"/>
      </w:pPr>
    </w:p>
    <w:p w14:paraId="199FC24B" w14:textId="77777777" w:rsidR="00A77E4B" w:rsidRDefault="00000000">
      <w:pPr>
        <w:pStyle w:val="Heading3"/>
      </w:pPr>
      <w:r>
        <w:rPr>
          <w:color w:val="FF6B3D"/>
        </w:rPr>
        <w:t>天氣資料取得</w:t>
      </w:r>
    </w:p>
    <w:p w14:paraId="20ED65B4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以賽事 GPS 座標 + 比賽日期，自動查詢歷史天氣 API（如 Open-Meteo 或 Visual Crossing）</w:t>
      </w:r>
    </w:p>
    <w:p w14:paraId="4E63758B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免費層級 API 即可滿足初期需求</w:t>
      </w:r>
    </w:p>
    <w:p w14:paraId="58A13674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水溫、浪況等細節由參賽選手登錄成績時補充回報</w:t>
      </w:r>
    </w:p>
    <w:p w14:paraId="3BB2DBA1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天氣資料讓跨賽事成績有脈絡可解讀（例：某年全體成績偏慢因逆風）</w:t>
      </w:r>
    </w:p>
    <w:p w14:paraId="57A08102" w14:textId="77777777" w:rsidR="00A77E4B" w:rsidRDefault="00A77E4B">
      <w:pPr>
        <w:spacing w:after="120"/>
      </w:pPr>
    </w:p>
    <w:p w14:paraId="43821B8B" w14:textId="77777777" w:rsidR="00A77E4B" w:rsidRDefault="00000000">
      <w:pPr>
        <w:pStyle w:val="Heading3"/>
      </w:pPr>
      <w:r>
        <w:rPr>
          <w:color w:val="FF6B3D"/>
        </w:rPr>
        <w:t>賽事狀態</w:t>
      </w:r>
    </w:p>
    <w:p w14:paraId="716779F6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進行中 / 已結束（當年度）/ 已停辦</w:t>
      </w:r>
    </w:p>
    <w:p w14:paraId="29BEC3BC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已停辦賽事保留所有歷史成績與資料，不刪除</w:t>
      </w:r>
    </w:p>
    <w:p w14:paraId="1667D665" w14:textId="77777777" w:rsidR="00A77E4B" w:rsidRDefault="00A77E4B">
      <w:pPr>
        <w:spacing w:after="240"/>
      </w:pPr>
    </w:p>
    <w:p w14:paraId="2898A507" w14:textId="77777777" w:rsidR="00A77E4B" w:rsidRDefault="00000000">
      <w:pPr>
        <w:pStyle w:val="Heading1"/>
      </w:pPr>
      <w:r>
        <w:rPr>
          <w:color w:val="060D18"/>
        </w:rPr>
        <w:t>4. 資料架構與權限設計</w:t>
      </w:r>
    </w:p>
    <w:p w14:paraId="02FFCA33" w14:textId="77777777" w:rsidR="00A77E4B" w:rsidRDefault="00000000">
      <w:pPr>
        <w:pStyle w:val="Heading2"/>
      </w:pPr>
      <w:r>
        <w:rPr>
          <w:color w:val="0D1526"/>
        </w:rPr>
        <w:t>4.1 資料主體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95"/>
        <w:gridCol w:w="3182"/>
        <w:gridCol w:w="3183"/>
      </w:tblGrid>
      <w:tr w:rsidR="00A77E4B" w14:paraId="44F9FB0F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FCB309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資料主體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6D3610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說明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BFF3D5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關聯</w:t>
            </w:r>
          </w:p>
        </w:tc>
      </w:tr>
      <w:tr w:rsidR="00A77E4B" w14:paraId="008228EC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214FA2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選手 (Athlete)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F8C3E2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使用者帳號，擁有個人成績記錄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7F7A43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一對多：成績記錄</w:t>
            </w:r>
          </w:p>
        </w:tc>
      </w:tr>
      <w:tr w:rsidR="00A77E4B" w14:paraId="07B3600E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688B47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成績記錄 (Result)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B3D658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單筆賽事成績，含分項時間與公證狀態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32D21D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多對一：選手、賽事</w:t>
            </w:r>
          </w:p>
        </w:tc>
      </w:tr>
      <w:tr w:rsidR="00A77E4B" w14:paraId="13697798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78B170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賽事 (Race)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3BB994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賽事基本資訊、路線、天氣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4B3CD4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一對多：成績記錄</w:t>
            </w:r>
          </w:p>
        </w:tc>
      </w:tr>
      <w:tr w:rsidR="00A77E4B" w14:paraId="1B11AD39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1DCF3F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賽事版本 (Edition)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A4733D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同一賽事的特定年份屆次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E5AC5A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多對一：賽事</w:t>
            </w:r>
          </w:p>
        </w:tc>
      </w:tr>
    </w:tbl>
    <w:p w14:paraId="102F23D9" w14:textId="77777777" w:rsidR="00A77E4B" w:rsidRDefault="00A77E4B">
      <w:pPr>
        <w:spacing w:after="120"/>
      </w:pPr>
    </w:p>
    <w:p w14:paraId="7B7F01E3" w14:textId="77777777" w:rsidR="00A77E4B" w:rsidRDefault="00000000">
      <w:pPr>
        <w:pStyle w:val="Heading2"/>
      </w:pPr>
      <w:r>
        <w:rPr>
          <w:color w:val="0D1526"/>
        </w:rPr>
        <w:t>4.2 權限層級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95"/>
        <w:gridCol w:w="3182"/>
        <w:gridCol w:w="3183"/>
      </w:tblGrid>
      <w:tr w:rsidR="00A77E4B" w14:paraId="6A6F1AB4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785B4C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角色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5359C8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權限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A8526F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取得方式</w:t>
            </w:r>
          </w:p>
        </w:tc>
      </w:tr>
      <w:tr w:rsidR="00A77E4B" w14:paraId="103F8AF9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6055F0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一般選手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CDBD44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登錄 / 編輯自己的成績，設定公開或私人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E2B4D1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註冊帳號即可</w:t>
            </w:r>
          </w:p>
        </w:tc>
      </w:tr>
      <w:tr w:rsidR="00A77E4B" w14:paraId="095D91F9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C32C26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認證助手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81A8C4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新增 / 編輯賽事資料，審核公證成績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341D87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由建立者授權</w:t>
            </w:r>
          </w:p>
        </w:tc>
      </w:tr>
      <w:tr w:rsidR="00A77E4B" w14:paraId="2FA25E89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B5AD56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賽事方（選配）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C798B5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管理該賽事的官方資訊，加入官方認證標章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3A10C6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建立者邀請合作</w:t>
            </w:r>
          </w:p>
        </w:tc>
      </w:tr>
      <w:tr w:rsidR="00A77E4B" w14:paraId="6F011CB4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11891C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系統管理員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C5BAC2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全部權限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9A782D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建立者</w:t>
            </w:r>
          </w:p>
        </w:tc>
      </w:tr>
    </w:tbl>
    <w:p w14:paraId="18B714BD" w14:textId="77777777" w:rsidR="00A77E4B" w:rsidRDefault="00A77E4B">
      <w:pPr>
        <w:spacing w:after="240"/>
      </w:pPr>
    </w:p>
    <w:p w14:paraId="42A346FD" w14:textId="77777777" w:rsidR="00A77E4B" w:rsidRDefault="00000000">
      <w:pPr>
        <w:pStyle w:val="Heading1"/>
      </w:pPr>
      <w:r>
        <w:rPr>
          <w:color w:val="060D18"/>
        </w:rPr>
        <w:t>5. 核心用戶旅程</w:t>
      </w:r>
    </w:p>
    <w:p w14:paraId="0CE737D2" w14:textId="77777777" w:rsidR="00A77E4B" w:rsidRDefault="00000000">
      <w:pPr>
        <w:pStyle w:val="Heading2"/>
      </w:pPr>
      <w:r>
        <w:rPr>
          <w:color w:val="0D1526"/>
        </w:rPr>
        <w:t>5.1 選手登錄成績</w:t>
      </w:r>
    </w:p>
    <w:p w14:paraId="1D5539F3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lastRenderedPageBreak/>
        <w:t>選手完賽後，進入「新增成績」頁面</w:t>
      </w:r>
    </w:p>
    <w:p w14:paraId="699CDDC4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輸入或搜尋賽事名稱（若資料庫無此賽事，可申請新增）</w:t>
      </w:r>
    </w:p>
    <w:p w14:paraId="41F494C6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填入完賽時間與三項分項時間</w:t>
      </w:r>
    </w:p>
    <w:p w14:paraId="5EFC5156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選擇是否上傳完賽證書（可跳過，之後補上）</w:t>
      </w:r>
    </w:p>
    <w:p w14:paraId="10C92F2E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設定公開 / 私人</w:t>
      </w:r>
    </w:p>
    <w:p w14:paraId="1123B083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提交後成績出現在個人頁面，公開成績進入排行榜（未公證標示清楚）</w:t>
      </w:r>
    </w:p>
    <w:p w14:paraId="213738EE" w14:textId="77777777" w:rsidR="00A77E4B" w:rsidRDefault="00A77E4B">
      <w:pPr>
        <w:spacing w:after="120"/>
      </w:pPr>
    </w:p>
    <w:p w14:paraId="5E8FC3CC" w14:textId="77777777" w:rsidR="00A77E4B" w:rsidRDefault="00000000">
      <w:pPr>
        <w:pStyle w:val="Heading2"/>
      </w:pPr>
      <w:r>
        <w:rPr>
          <w:color w:val="0D1526"/>
        </w:rPr>
        <w:t>5.2 查詢排行榜</w:t>
      </w:r>
    </w:p>
    <w:p w14:paraId="4C5751EF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從首頁或排行榜入口選擇距離、性別、年齡組、地區等篩選條件</w:t>
      </w:r>
    </w:p>
    <w:p w14:paraId="4CEF1C15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看到符合條件的全球前 N 名，含分項時間與公證狀態</w:t>
      </w:r>
    </w:p>
    <w:p w14:paraId="0C153ECE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點擊選手姓名可進入個人公開頁面</w:t>
      </w:r>
    </w:p>
    <w:p w14:paraId="26170AE7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點擊賽事名稱可進入賽事資料頁</w:t>
      </w:r>
    </w:p>
    <w:p w14:paraId="5D09FDE2" w14:textId="77777777" w:rsidR="00A77E4B" w:rsidRDefault="00A77E4B">
      <w:pPr>
        <w:spacing w:after="120"/>
      </w:pPr>
    </w:p>
    <w:p w14:paraId="635DA941" w14:textId="77777777" w:rsidR="00A77E4B" w:rsidRDefault="00000000">
      <w:pPr>
        <w:pStyle w:val="Heading2"/>
      </w:pPr>
      <w:r>
        <w:rPr>
          <w:color w:val="0D1526"/>
        </w:rPr>
        <w:t>5.3 查詢賽事</w:t>
      </w:r>
    </w:p>
    <w:p w14:paraId="1B3320DF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搜尋賽事名稱或瀏覽地區列表</w:t>
      </w:r>
    </w:p>
    <w:p w14:paraId="1380C0F7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進入賽事頁面，看到路線資訊、歷年天氣紀錄</w:t>
      </w:r>
    </w:p>
    <w:p w14:paraId="4D776ED0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查看歷屆完賽時間分佈圖，了解賽事難度</w:t>
      </w:r>
    </w:p>
    <w:p w14:paraId="79E30C68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看到在此賽事登錄過成績的選手列表</w:t>
      </w:r>
    </w:p>
    <w:p w14:paraId="165FF2BC" w14:textId="77777777" w:rsidR="00A77E4B" w:rsidRDefault="00A77E4B">
      <w:pPr>
        <w:spacing w:after="240"/>
      </w:pPr>
    </w:p>
    <w:p w14:paraId="79EFE0FF" w14:textId="77777777" w:rsidR="00A77E4B" w:rsidRDefault="00000000">
      <w:pPr>
        <w:pStyle w:val="Heading1"/>
      </w:pPr>
      <w:r>
        <w:rPr>
          <w:color w:val="060D18"/>
        </w:rPr>
        <w:t>6. 技術方向（初步建議）</w:t>
      </w:r>
    </w:p>
    <w:p w14:paraId="02979A84" w14:textId="77777777" w:rsidR="00A77E4B" w:rsidRDefault="00000000">
      <w:pPr>
        <w:pStyle w:val="Heading2"/>
      </w:pPr>
      <w:r>
        <w:rPr>
          <w:color w:val="0D1526"/>
        </w:rPr>
        <w:t>6.1 外部 API 整合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95"/>
        <w:gridCol w:w="3182"/>
        <w:gridCol w:w="3183"/>
      </w:tblGrid>
      <w:tr w:rsidR="00A77E4B" w14:paraId="72624AA0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0F6172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服務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19FB54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用途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CB96BA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備註</w:t>
            </w:r>
          </w:p>
        </w:tc>
      </w:tr>
      <w:tr w:rsidR="00A77E4B" w14:paraId="5483268F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D5D7AF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Open-Meteo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C01C49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歷史天氣資料查詢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09C97A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免費，無需 API key</w:t>
            </w:r>
          </w:p>
        </w:tc>
      </w:tr>
      <w:tr w:rsidR="00A77E4B" w14:paraId="00C20B39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6B229A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Visual Crossing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1B41F1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備援天氣資料來源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BD85C8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免費層有限額</w:t>
            </w:r>
          </w:p>
        </w:tc>
      </w:tr>
      <w:tr w:rsidR="00A77E4B" w14:paraId="10A40AFA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353AB6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Garmin Connect API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1A2A04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成績檔案匯入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CAAEE4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需申請開發者授權</w:t>
            </w:r>
          </w:p>
        </w:tc>
      </w:tr>
      <w:tr w:rsidR="00A77E4B" w14:paraId="01FB954F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45E61D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Strava API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9994BB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活動資料匯入（可選）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EB8FE1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需申請開發者授權</w:t>
            </w:r>
          </w:p>
        </w:tc>
      </w:tr>
    </w:tbl>
    <w:p w14:paraId="2B9BAE8C" w14:textId="77777777" w:rsidR="00A77E4B" w:rsidRDefault="00A77E4B">
      <w:pPr>
        <w:spacing w:after="120"/>
      </w:pPr>
    </w:p>
    <w:p w14:paraId="0E840935" w14:textId="77777777" w:rsidR="00A77E4B" w:rsidRDefault="00000000">
      <w:pPr>
        <w:pStyle w:val="Heading2"/>
      </w:pPr>
      <w:r>
        <w:rPr>
          <w:color w:val="0D1526"/>
        </w:rPr>
        <w:t>6.2 成績資料可信度設計</w:t>
      </w:r>
    </w:p>
    <w:p w14:paraId="7A61E049" w14:textId="77777777" w:rsidR="00A77E4B" w:rsidRDefault="00000000">
      <w:pPr>
        <w:spacing w:before="80" w:after="120"/>
      </w:pPr>
      <w:r>
        <w:rPr>
          <w:rFonts w:eastAsia="Arial"/>
          <w:color w:val="333333"/>
        </w:rPr>
        <w:t>公信力是平台的核心資產。建議從一開始就設計清楚的資料來源標示，讓使用者能自行判斷成績可信度，而非由平台做強制驗證（這樣可降低早期營運門檻，同時透過社群壓力維持品質）。</w:t>
      </w:r>
    </w:p>
    <w:p w14:paraId="17E64CE7" w14:textId="77777777" w:rsidR="00A77E4B" w:rsidRDefault="00A77E4B">
      <w:pPr>
        <w:spacing w:after="240"/>
      </w:pPr>
    </w:p>
    <w:p w14:paraId="79210179" w14:textId="77777777" w:rsidR="00A77E4B" w:rsidRDefault="00000000">
      <w:pPr>
        <w:pStyle w:val="Heading1"/>
      </w:pPr>
      <w:r>
        <w:rPr>
          <w:color w:val="060D18"/>
        </w:rPr>
        <w:t>7. 產品發展路線圖</w:t>
      </w:r>
    </w:p>
    <w:p w14:paraId="02426AB5" w14:textId="77777777" w:rsidR="00A77E4B" w:rsidRDefault="00000000">
      <w:pPr>
        <w:pStyle w:val="Heading2"/>
      </w:pPr>
      <w:r>
        <w:rPr>
          <w:color w:val="0D1526"/>
        </w:rPr>
        <w:lastRenderedPageBreak/>
        <w:t>Phase 1 — 核心 MVP</w:t>
      </w:r>
    </w:p>
    <w:p w14:paraId="49045CDF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選手帳號系統</w:t>
      </w:r>
    </w:p>
    <w:p w14:paraId="476BBCEB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手動登錄成績（含三項分項）</w:t>
      </w:r>
    </w:p>
    <w:p w14:paraId="0B3B4F0D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完賽證書上傳與公證標示</w:t>
      </w:r>
    </w:p>
    <w:p w14:paraId="7D546ABA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跨賽事排行榜（距離 / 性別 / 年齡組篩選）</w:t>
      </w:r>
    </w:p>
    <w:p w14:paraId="2A8F6CF0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基礎賽事資料庫（台灣主要賽事，由建立者手動建立）</w:t>
      </w:r>
    </w:p>
    <w:p w14:paraId="5B530755" w14:textId="77777777" w:rsidR="00A77E4B" w:rsidRDefault="00A77E4B">
      <w:pPr>
        <w:spacing w:after="120"/>
      </w:pPr>
    </w:p>
    <w:p w14:paraId="1B4D210C" w14:textId="77777777" w:rsidR="00A77E4B" w:rsidRDefault="00000000">
      <w:pPr>
        <w:pStyle w:val="Heading2"/>
      </w:pPr>
      <w:r>
        <w:rPr>
          <w:color w:val="0D1526"/>
        </w:rPr>
        <w:t>Phase 2 — 賽事資料庫擴充</w:t>
      </w:r>
    </w:p>
    <w:p w14:paraId="78F982AD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天氣資料自動抓取與顯示</w:t>
      </w:r>
    </w:p>
    <w:p w14:paraId="17172554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社群賽事資料貢獻機制（認證助手角色）</w:t>
      </w:r>
    </w:p>
    <w:p w14:paraId="6DFFD25E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賽事歷年成績分佈視覺化</w:t>
      </w:r>
    </w:p>
    <w:p w14:paraId="0A364B99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地區篩選（亞洲 / 全球）</w:t>
      </w:r>
    </w:p>
    <w:p w14:paraId="5FFEF230" w14:textId="77777777" w:rsidR="00A77E4B" w:rsidRDefault="00A77E4B">
      <w:pPr>
        <w:spacing w:after="120"/>
      </w:pPr>
    </w:p>
    <w:p w14:paraId="529E11D3" w14:textId="77777777" w:rsidR="00A77E4B" w:rsidRDefault="00000000">
      <w:pPr>
        <w:pStyle w:val="Heading2"/>
      </w:pPr>
      <w:r>
        <w:rPr>
          <w:color w:val="0D1526"/>
        </w:rPr>
        <w:t>Phase 3 — 裝置整合與個人頁面</w:t>
      </w:r>
    </w:p>
    <w:p w14:paraId="151EA532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GPX / 裝置檔案匯入解析</w:t>
      </w:r>
    </w:p>
    <w:p w14:paraId="53B424F6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個人成績歷史時間軸</w:t>
      </w:r>
    </w:p>
    <w:p w14:paraId="40FADB3E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個人公開頁面（可分享給他人）</w:t>
      </w:r>
    </w:p>
    <w:p w14:paraId="72B9A63F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賽事方官方認證合作</w:t>
      </w:r>
    </w:p>
    <w:p w14:paraId="572BBF17" w14:textId="77777777" w:rsidR="00A77E4B" w:rsidRDefault="00A77E4B">
      <w:pPr>
        <w:spacing w:after="240"/>
      </w:pPr>
    </w:p>
    <w:p w14:paraId="444EA71A" w14:textId="77777777" w:rsidR="00A77E4B" w:rsidRDefault="00000000">
      <w:pPr>
        <w:pStyle w:val="Heading1"/>
      </w:pPr>
      <w:r>
        <w:rPr>
          <w:color w:val="060D18"/>
        </w:rPr>
        <w:t>8. 帳號與身份設計</w:t>
      </w:r>
    </w:p>
    <w:p w14:paraId="186D70CE" w14:textId="77777777" w:rsidR="00A77E4B" w:rsidRDefault="00000000">
      <w:pPr>
        <w:pStyle w:val="Heading2"/>
      </w:pPr>
      <w:r>
        <w:rPr>
          <w:color w:val="0D1526"/>
        </w:rPr>
        <w:t>8.1 註冊與身份驗證</w:t>
      </w:r>
    </w:p>
    <w:p w14:paraId="398D58F1" w14:textId="77777777" w:rsidR="00A77E4B" w:rsidRDefault="00000000">
      <w:pPr>
        <w:spacing w:before="80" w:after="120"/>
      </w:pPr>
      <w:r>
        <w:rPr>
          <w:rFonts w:eastAsia="Arial"/>
          <w:color w:val="333333"/>
        </w:rPr>
        <w:t>採基本身份驗證機制，確保每位成績登錄者有可追溯的帳號，同時降低初期入門門檻。</w:t>
      </w:r>
    </w:p>
    <w:p w14:paraId="7E99E1AD" w14:textId="77777777" w:rsidR="00A77E4B" w:rsidRDefault="00A77E4B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95"/>
        <w:gridCol w:w="3182"/>
        <w:gridCol w:w="3183"/>
      </w:tblGrid>
      <w:tr w:rsidR="00A77E4B" w14:paraId="1B215093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7398AA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項目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B4A47A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初期設計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169365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未來方向</w:t>
            </w:r>
          </w:p>
        </w:tc>
      </w:tr>
      <w:tr w:rsidR="00A77E4B" w14:paraId="1DAD7060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1CEACC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註冊方式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687451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Email 或第三方登入（Google / Apple）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4329F6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可增加社群帳號綁定</w:t>
            </w:r>
          </w:p>
        </w:tc>
      </w:tr>
      <w:tr w:rsidR="00A77E4B" w14:paraId="287E021B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BCDA95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身份驗證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1A5972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Email 驗證即可開始使用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E66A04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可增加手機號碼驗證</w:t>
            </w:r>
          </w:p>
        </w:tc>
      </w:tr>
      <w:tr w:rsidR="00A77E4B" w14:paraId="212A9A07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2399CF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Profile 填寫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D03F10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選填，不需填寫資料即可開始登錄成績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1030BC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引導完成度提示（非強制）</w:t>
            </w:r>
          </w:p>
        </w:tc>
      </w:tr>
      <w:tr w:rsidR="00A77E4B" w14:paraId="4E59D005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63D070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成績登錄資格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4046FB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完成 Email 驗證後即可登錄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EFF368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可視社群狀況緊縮條件</w:t>
            </w:r>
          </w:p>
        </w:tc>
      </w:tr>
    </w:tbl>
    <w:p w14:paraId="668E3797" w14:textId="77777777" w:rsidR="00A77E4B" w:rsidRDefault="00A77E4B">
      <w:pPr>
        <w:spacing w:after="120"/>
      </w:pPr>
    </w:p>
    <w:p w14:paraId="78F78BA5" w14:textId="77777777" w:rsidR="00A77E4B" w:rsidRDefault="00000000">
      <w:pPr>
        <w:pStyle w:val="Heading2"/>
      </w:pPr>
      <w:r>
        <w:rPr>
          <w:color w:val="0D1526"/>
        </w:rPr>
        <w:t>8.2 個人 Profile 欄位</w:t>
      </w:r>
    </w:p>
    <w:p w14:paraId="4BB53971" w14:textId="77777777" w:rsidR="00A77E4B" w:rsidRDefault="00000000">
      <w:pPr>
        <w:spacing w:before="80" w:after="120"/>
      </w:pPr>
      <w:r>
        <w:rPr>
          <w:rFonts w:eastAsia="Arial"/>
          <w:color w:val="333333"/>
        </w:rPr>
        <w:t>Profile 欄位設計為「可選填、可隨時補充」，讓用戶在舒適的節奏下建立個人檔案。</w:t>
      </w:r>
    </w:p>
    <w:p w14:paraId="026991AD" w14:textId="77777777" w:rsidR="00A77E4B" w:rsidRDefault="00A77E4B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95"/>
        <w:gridCol w:w="3182"/>
        <w:gridCol w:w="3183"/>
      </w:tblGrid>
      <w:tr w:rsidR="00A77E4B" w14:paraId="71EB638C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06435C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欄位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52EC07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類型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359D97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用途</w:t>
            </w:r>
          </w:p>
        </w:tc>
      </w:tr>
      <w:tr w:rsidR="00A77E4B" w14:paraId="3597D17B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56ECD0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姓名 / 暱稱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C7EA9D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文字（選填）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805708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排行榜顯示名稱，未填則顯示匿名</w:t>
            </w:r>
          </w:p>
        </w:tc>
      </w:tr>
      <w:tr w:rsidR="00A77E4B" w14:paraId="10F6B32A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C3407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性別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74A9F0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選單（選填）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A83B46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排行榜分組依據</w:t>
            </w:r>
          </w:p>
        </w:tc>
      </w:tr>
      <w:tr w:rsidR="00A77E4B" w14:paraId="0C7B68F0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4417B7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出生年份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4EAFEE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年份（選填）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C01F3E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自動計算年齡組</w:t>
            </w:r>
          </w:p>
        </w:tc>
      </w:tr>
      <w:tr w:rsidR="00A77E4B" w14:paraId="54FBC75F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7589BD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國籍 / 所在地區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320D99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選單（選填）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407CAD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地區排行榜篩選</w:t>
            </w:r>
          </w:p>
        </w:tc>
      </w:tr>
      <w:tr w:rsidR="00A77E4B" w14:paraId="18D117AB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1C6F23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自我介紹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E07393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短文（選填）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BE8A6C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個人公開頁面顯示</w:t>
            </w:r>
          </w:p>
        </w:tc>
      </w:tr>
      <w:tr w:rsidR="00A77E4B" w14:paraId="0A9339A5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85CB12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頭像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CC441D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圖片上傳（選填）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5DC674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排行榜與個人頁面顯示</w:t>
            </w:r>
          </w:p>
        </w:tc>
      </w:tr>
    </w:tbl>
    <w:p w14:paraId="4D1718D3" w14:textId="77777777" w:rsidR="00A77E4B" w:rsidRDefault="00A77E4B">
      <w:pPr>
        <w:spacing w:after="120"/>
      </w:pPr>
    </w:p>
    <w:p w14:paraId="0A20451A" w14:textId="77777777" w:rsidR="00A77E4B" w:rsidRDefault="00000000">
      <w:pPr>
        <w:spacing w:before="80" w:after="120"/>
      </w:pPr>
      <w:r>
        <w:rPr>
          <w:rFonts w:eastAsia="Arial"/>
          <w:color w:val="333333"/>
        </w:rPr>
        <w:t>注意：性別與出生年份是排行榜分組的依據，若未填寫則該成績不納入分組排行榜，但仍顯示於全體總榜。此規則應在 UI 上清楚說明。</w:t>
      </w:r>
    </w:p>
    <w:p w14:paraId="13079FE2" w14:textId="77777777" w:rsidR="00A77E4B" w:rsidRDefault="00A77E4B">
      <w:pPr>
        <w:spacing w:after="240"/>
      </w:pPr>
    </w:p>
    <w:p w14:paraId="268D65BD" w14:textId="77777777" w:rsidR="00A77E4B" w:rsidRDefault="00000000">
      <w:pPr>
        <w:pStyle w:val="Heading1"/>
      </w:pPr>
      <w:r>
        <w:rPr>
          <w:color w:val="060D18"/>
        </w:rPr>
        <w:t>9. 公信力政策</w:t>
      </w:r>
    </w:p>
    <w:p w14:paraId="1984C5D3" w14:textId="77777777" w:rsidR="00A77E4B" w:rsidRDefault="00000000">
      <w:pPr>
        <w:pStyle w:val="Heading2"/>
      </w:pPr>
      <w:r>
        <w:rPr>
          <w:color w:val="0D1526"/>
        </w:rPr>
        <w:t>9.1 初期立場（寬鬆）</w:t>
      </w:r>
    </w:p>
    <w:p w14:paraId="15A5F20B" w14:textId="77777777" w:rsidR="00A77E4B" w:rsidRDefault="00000000">
      <w:pPr>
        <w:spacing w:before="80" w:after="120"/>
      </w:pPr>
      <w:r>
        <w:rPr>
          <w:rFonts w:eastAsia="Arial"/>
          <w:color w:val="333333"/>
        </w:rPr>
        <w:t>排行榜明確標示「僅供參考，非官方認證」。所有自填成績均可顯示，以公證狀態標章清楚區分，由使用者社群自行判斷可信度。</w:t>
      </w:r>
    </w:p>
    <w:p w14:paraId="1A4340ED" w14:textId="77777777" w:rsidR="00A77E4B" w:rsidRDefault="00A77E4B">
      <w:pPr>
        <w:spacing w:after="120"/>
      </w:pPr>
    </w:p>
    <w:p w14:paraId="211E8F07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自填成績：顯示「自填」標示，可納入排行榜，位置在已公證成績之後</w:t>
      </w:r>
    </w:p>
    <w:p w14:paraId="2C61CB99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已上傳證書但待審：顯示「待審」標示</w:t>
      </w:r>
    </w:p>
    <w:p w14:paraId="3ECC6E12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已公證成績：顯示公證標章，為排行榜的主要參考依據</w:t>
      </w:r>
    </w:p>
    <w:p w14:paraId="43A778F0" w14:textId="77777777" w:rsidR="00A77E4B" w:rsidRDefault="00A77E4B">
      <w:pPr>
        <w:spacing w:after="120"/>
      </w:pPr>
    </w:p>
    <w:p w14:paraId="0AD76535" w14:textId="77777777" w:rsidR="00A77E4B" w:rsidRDefault="00000000">
      <w:pPr>
        <w:pStyle w:val="Heading2"/>
      </w:pPr>
      <w:r>
        <w:rPr>
          <w:color w:val="0D1526"/>
        </w:rPr>
        <w:t>9.2 未來緊縮方向（預留）</w:t>
      </w:r>
    </w:p>
    <w:p w14:paraId="045269D0" w14:textId="77777777" w:rsidR="00A77E4B" w:rsidRDefault="00000000">
      <w:pPr>
        <w:spacing w:before="80" w:after="120"/>
      </w:pPr>
      <w:r>
        <w:rPr>
          <w:rFonts w:eastAsia="Arial"/>
          <w:color w:val="333333"/>
        </w:rPr>
        <w:t>隨社群規模成長，可分階段提高門檻：</w:t>
      </w:r>
    </w:p>
    <w:p w14:paraId="68B215F2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排行榜預設僅顯示已公證成績，自填成績需手動切換才能查看</w:t>
      </w:r>
    </w:p>
    <w:p w14:paraId="1300C666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特定距離（Full Ironman）要求強制公證才能進入排行榜</w:t>
      </w:r>
    </w:p>
    <w:p w14:paraId="1FC7F699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引入社群舉報機制，針對明顯異常成績進行人工審核</w:t>
      </w:r>
    </w:p>
    <w:p w14:paraId="554C0041" w14:textId="77777777" w:rsidR="00A77E4B" w:rsidRDefault="00A77E4B">
      <w:pPr>
        <w:spacing w:after="240"/>
      </w:pPr>
    </w:p>
    <w:p w14:paraId="5FB2B20D" w14:textId="77777777" w:rsidR="00A77E4B" w:rsidRDefault="00000000">
      <w:pPr>
        <w:pStyle w:val="Heading1"/>
      </w:pPr>
      <w:r>
        <w:rPr>
          <w:color w:val="060D18"/>
        </w:rPr>
        <w:t>10. 語言與市場定位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A77E4B" w14:paraId="126C08DA" w14:textId="77777777">
        <w:tc>
          <w:tcPr>
            <w:tcW w:w="2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6580E6" w14:textId="77777777" w:rsidR="00A77E4B" w:rsidRDefault="00000000">
            <w:r>
              <w:rPr>
                <w:rFonts w:eastAsia="Arial"/>
                <w:b/>
                <w:bCs/>
                <w:color w:val="0D1526"/>
                <w:sz w:val="20"/>
                <w:szCs w:val="20"/>
              </w:rPr>
              <w:t>介面語言</w:t>
            </w:r>
          </w:p>
        </w:tc>
        <w:tc>
          <w:tcPr>
            <w:tcW w:w="6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0EF224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繁體中文為主，英文為輔（欄位標籤與說明文字提供英文對照）</w:t>
            </w:r>
          </w:p>
        </w:tc>
      </w:tr>
      <w:tr w:rsidR="00A77E4B" w14:paraId="6FCF01B3" w14:textId="77777777">
        <w:tc>
          <w:tcPr>
            <w:tcW w:w="2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9C4865" w14:textId="77777777" w:rsidR="00A77E4B" w:rsidRDefault="00000000">
            <w:r>
              <w:rPr>
                <w:rFonts w:eastAsia="Arial"/>
                <w:b/>
                <w:bCs/>
                <w:color w:val="0D1526"/>
                <w:sz w:val="20"/>
                <w:szCs w:val="20"/>
              </w:rPr>
              <w:t>初期目標市場</w:t>
            </w:r>
          </w:p>
        </w:tc>
        <w:tc>
          <w:tcPr>
            <w:tcW w:w="6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923A2F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華語市場：台灣、香港、馬來西亞、新加坡等地鐵人三項社群</w:t>
            </w:r>
          </w:p>
        </w:tc>
      </w:tr>
      <w:tr w:rsidR="00A77E4B" w14:paraId="0BE9FB72" w14:textId="77777777">
        <w:tc>
          <w:tcPr>
            <w:tcW w:w="2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812E0E" w14:textId="77777777" w:rsidR="00A77E4B" w:rsidRDefault="00000000">
            <w:r>
              <w:rPr>
                <w:rFonts w:eastAsia="Arial"/>
                <w:b/>
                <w:bCs/>
                <w:color w:val="0D1526"/>
                <w:sz w:val="20"/>
                <w:szCs w:val="20"/>
              </w:rPr>
              <w:t>未來擴展</w:t>
            </w:r>
          </w:p>
        </w:tc>
        <w:tc>
          <w:tcPr>
            <w:tcW w:w="6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D0BCDB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待平台規模穩定後，評估簡體中文或其他語系版本</w:t>
            </w:r>
          </w:p>
        </w:tc>
      </w:tr>
    </w:tbl>
    <w:p w14:paraId="2A600EBF" w14:textId="77777777" w:rsidR="00A77E4B" w:rsidRDefault="00A77E4B">
      <w:pPr>
        <w:spacing w:after="240"/>
      </w:pPr>
    </w:p>
    <w:p w14:paraId="4222700E" w14:textId="77777777" w:rsidR="00A77E4B" w:rsidRDefault="00000000">
      <w:pPr>
        <w:pStyle w:val="Heading1"/>
      </w:pPr>
      <w:r>
        <w:rPr>
          <w:color w:val="060D18"/>
        </w:rPr>
        <w:lastRenderedPageBreak/>
        <w:t>11. 商業模式</w:t>
      </w:r>
    </w:p>
    <w:p w14:paraId="3E31AB8B" w14:textId="77777777" w:rsidR="00A77E4B" w:rsidRDefault="00000000">
      <w:pPr>
        <w:pStyle w:val="Heading2"/>
      </w:pPr>
      <w:r>
        <w:rPr>
          <w:color w:val="0D1526"/>
        </w:rPr>
        <w:t>11.1 核心原則</w:t>
      </w:r>
    </w:p>
    <w:p w14:paraId="128EC0E6" w14:textId="77777777" w:rsidR="00A77E4B" w:rsidRDefault="00000000">
      <w:pPr>
        <w:spacing w:before="80" w:after="120"/>
      </w:pPr>
      <w:r>
        <w:rPr>
          <w:rFonts w:eastAsia="Arial"/>
          <w:color w:val="333333"/>
        </w:rPr>
        <w:t>初期以免費為主，優先累積用戶與資料規模。商業化採分階段推進，避免過早收費傷害社群信任。</w:t>
      </w:r>
    </w:p>
    <w:p w14:paraId="098B0363" w14:textId="77777777" w:rsidR="00A77E4B" w:rsidRDefault="00A77E4B">
      <w:pPr>
        <w:spacing w:after="120"/>
      </w:pPr>
    </w:p>
    <w:p w14:paraId="350D998C" w14:textId="77777777" w:rsidR="00A77E4B" w:rsidRDefault="00000000">
      <w:pPr>
        <w:pStyle w:val="Heading2"/>
      </w:pPr>
      <w:r>
        <w:rPr>
          <w:color w:val="0D1526"/>
        </w:rPr>
        <w:t>11.2 收入來源規劃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95"/>
        <w:gridCol w:w="3182"/>
        <w:gridCol w:w="3183"/>
      </w:tblGrid>
      <w:tr w:rsidR="00A77E4B" w14:paraId="68D45C01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C86C9E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階段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FBE4A8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收入來源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7FD327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說明</w:t>
            </w:r>
          </w:p>
        </w:tc>
      </w:tr>
      <w:tr w:rsidR="00A77E4B" w14:paraId="7FE26E16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DA6E3A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初期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C37513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個人品牌經營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6F10C0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創辦人以在鐵人三項社群的影響力帶動平台曝光，建立品牌信任感，為後續商業化奠基</w:t>
            </w:r>
          </w:p>
        </w:tc>
      </w:tr>
      <w:tr w:rsidR="00A77E4B" w14:paraId="04E6569A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A6481E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中期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295FA0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賽事方合作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461D7F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賽事主辦單位付費取得官方認證標章、成績頁面品牌曝光、參賽者數據報告等增值服務</w:t>
            </w:r>
          </w:p>
        </w:tc>
      </w:tr>
      <w:tr w:rsidR="00A77E4B" w14:paraId="3AF266A4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9504AA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中期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E0B737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廣告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E19A8A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針對鐵人三項相關品牌（裝備、補給品、訓練服務）投放精準廣告，用戶輪廓明確，廣告價值高</w:t>
            </w:r>
          </w:p>
        </w:tc>
      </w:tr>
      <w:tr w:rsidR="00A77E4B" w14:paraId="34E4132B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587880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長期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136E96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進階功能訂閱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865127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個人成績分析、歷年進步趨勢、同年齡組百分位比較等付費功能</w:t>
            </w:r>
          </w:p>
        </w:tc>
      </w:tr>
      <w:tr w:rsidR="00A77E4B" w14:paraId="11068108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C035D5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長期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DE04B8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其他合作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67E69A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運動品牌聯名、賽事數據授權、教練認證推薦等機會</w:t>
            </w:r>
          </w:p>
        </w:tc>
      </w:tr>
    </w:tbl>
    <w:p w14:paraId="4190D6A4" w14:textId="77777777" w:rsidR="00A77E4B" w:rsidRDefault="00A77E4B">
      <w:pPr>
        <w:spacing w:after="120"/>
      </w:pPr>
    </w:p>
    <w:p w14:paraId="6C871709" w14:textId="77777777" w:rsidR="00A77E4B" w:rsidRDefault="00000000">
      <w:pPr>
        <w:pStyle w:val="Heading2"/>
      </w:pPr>
      <w:r>
        <w:rPr>
          <w:color w:val="0D1526"/>
        </w:rPr>
        <w:t>11.3 個人品牌策略</w:t>
      </w:r>
    </w:p>
    <w:p w14:paraId="158B9CB9" w14:textId="77777777" w:rsidR="00A77E4B" w:rsidRDefault="00000000">
      <w:pPr>
        <w:spacing w:before="80" w:after="120"/>
      </w:pPr>
      <w:r>
        <w:rPr>
          <w:rFonts w:eastAsia="Arial"/>
          <w:color w:val="333333"/>
        </w:rPr>
        <w:t>鐵人三項是口碑社群，創辦人的可信度直接影響早期用戶信任。建議初期同步經營個人品牌：</w:t>
      </w:r>
    </w:p>
    <w:p w14:paraId="280820A1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在鐵人三項相關社群（Facebook 社團、Line 群組）分享平台動態</w:t>
      </w:r>
    </w:p>
    <w:p w14:paraId="5AD87589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記錄平台建立過程，吸引對產品開發有興趣的受眾</w:t>
      </w:r>
    </w:p>
    <w:p w14:paraId="3D21F9B0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參與或贊助本地賽事，增加實體曝光</w:t>
      </w:r>
    </w:p>
    <w:p w14:paraId="5B74A483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邀請知名選手或教練早期試用並公開推薦</w:t>
      </w:r>
    </w:p>
    <w:p w14:paraId="24D80BAF" w14:textId="77777777" w:rsidR="00A77E4B" w:rsidRDefault="00A77E4B">
      <w:pPr>
        <w:spacing w:after="240"/>
      </w:pPr>
    </w:p>
    <w:p w14:paraId="0F45071A" w14:textId="77777777" w:rsidR="00A77E4B" w:rsidRDefault="00000000">
      <w:pPr>
        <w:pStyle w:val="Heading1"/>
      </w:pPr>
      <w:r>
        <w:rPr>
          <w:color w:val="060D18"/>
        </w:rPr>
        <w:t>12. 尚待決策的開放問題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95"/>
        <w:gridCol w:w="3182"/>
        <w:gridCol w:w="3183"/>
      </w:tblGrid>
      <w:tr w:rsidR="00A77E4B" w14:paraId="6B81F484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2E31B5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問題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35CE9D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選項 A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44190D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選項 B</w:t>
            </w:r>
          </w:p>
        </w:tc>
      </w:tr>
      <w:tr w:rsidR="00A77E4B" w14:paraId="1C5C8761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8E6243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匿名成績的排行榜處理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5C9D5A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未填姓名者以「匿名選手」顯示於榜上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0D46A8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未填姓名者不納入排行榜</w:t>
            </w:r>
          </w:p>
        </w:tc>
      </w:tr>
      <w:tr w:rsidR="00A77E4B" w14:paraId="53653DE6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260BE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重複賽事成績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061DF5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同選手同賽事多次登錄，全部保留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B81E0B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排行榜僅計最佳成績</w:t>
            </w:r>
          </w:p>
        </w:tc>
      </w:tr>
      <w:tr w:rsidR="00A77E4B" w14:paraId="6AF524BB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047958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賽事資料審核流程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B0082D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助手人工審核每筆新增賽事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366CB5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社群提交後自動上線，問題資料</w:t>
              <w:lastRenderedPageBreak/>
              <w:t>再下架</w:t>
            </w:r>
          </w:p>
        </w:tc>
      </w:tr>
    </w:tbl>
    <w:p w14:paraId="598F16FD" w14:textId="77777777" w:rsidR="00A77E4B" w:rsidRDefault="00A77E4B">
      <w:pPr>
        <w:spacing w:after="240"/>
      </w:pPr>
    </w:p>
    <w:p w14:paraId="6171C7E4" w14:textId="77777777" w:rsidR="00A77E4B" w:rsidRDefault="00000000">
      <w:pPr>
        <w:pStyle w:val="Heading1"/>
      </w:pPr>
      <w:r>
        <w:rPr>
          <w:color w:val="060D18"/>
        </w:rPr>
        <w:t>13. 隱私權政策設計</w:t>
      </w:r>
    </w:p>
    <w:p w14:paraId="650E69D1" w14:textId="77777777" w:rsidR="00A77E4B" w:rsidRDefault="00000000">
      <w:pPr>
        <w:pStyle w:val="Heading2"/>
      </w:pPr>
      <w:r>
        <w:rPr>
          <w:color w:val="0D1526"/>
        </w:rPr>
        <w:t>13.1 適用法規</w:t>
      </w:r>
    </w:p>
    <w:p w14:paraId="74FE57A8" w14:textId="77777777" w:rsidR="00A77E4B" w:rsidRDefault="00000000">
      <w:pPr>
        <w:spacing w:before="80" w:after="120"/>
      </w:pPr>
      <w:r>
        <w:rPr>
          <w:rFonts w:eastAsia="Arial"/>
          <w:color w:val="333333"/>
        </w:rPr>
        <w:t>Tri·log 初期鎖定華語市場，主要適用台灣《個人資料保護法》。隨用戶擴展，以下法規亦可能適用：</w:t>
      </w:r>
    </w:p>
    <w:p w14:paraId="5C75B4FA" w14:textId="77777777" w:rsidR="00A77E4B" w:rsidRDefault="00A77E4B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95"/>
        <w:gridCol w:w="3182"/>
        <w:gridCol w:w="3183"/>
      </w:tblGrid>
      <w:tr w:rsidR="00A77E4B" w14:paraId="1E14B5DA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ACB8B5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法規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36C215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適用情境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C080AA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關鍵要求</w:t>
            </w:r>
          </w:p>
        </w:tc>
      </w:tr>
      <w:tr w:rsidR="00A77E4B" w14:paraId="60A9A01D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913999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台灣《個資法》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5B6E69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主要市場，全面適用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A78518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蒐集個資需告知當事人目的、類別；當事人有查詢、更正、刪除權</w:t>
            </w:r>
          </w:p>
        </w:tc>
      </w:tr>
      <w:tr w:rsidR="00A77E4B" w14:paraId="3ACD91E9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7073CA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GDPR（歐盟）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1704DF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有歐洲用戶即適用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22957D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16 歲以下需家長同意；用戶有被遺忘權；資料外洩需 72 小時內通報</w:t>
            </w:r>
          </w:p>
        </w:tc>
      </w:tr>
      <w:tr w:rsidR="00A77E4B" w14:paraId="3468E11B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637CA5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COPPA（美國）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B1C073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若有美國 13 歲以下用戶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30D504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13 歲以下須取得可驗證的家長同意，建議直接設定最低年齡門檻迴避</w:t>
            </w:r>
          </w:p>
        </w:tc>
      </w:tr>
    </w:tbl>
    <w:p w14:paraId="36909CCE" w14:textId="77777777" w:rsidR="00A77E4B" w:rsidRDefault="00A77E4B">
      <w:pPr>
        <w:spacing w:after="120"/>
      </w:pPr>
    </w:p>
    <w:p w14:paraId="64DC5610" w14:textId="77777777" w:rsidR="00A77E4B" w:rsidRDefault="00000000">
      <w:pPr>
        <w:pStyle w:val="Heading2"/>
      </w:pPr>
      <w:r>
        <w:rPr>
          <w:color w:val="0D1526"/>
        </w:rPr>
        <w:t>13.2 資料收集與使用原則</w:t>
      </w:r>
    </w:p>
    <w:p w14:paraId="73DE8BBC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最小必要原則：只收集平台功能所必需的資料，不收集多餘欄位</w:t>
      </w:r>
    </w:p>
    <w:p w14:paraId="3BA3A907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目的限定：所有收集的資料僅用於平台本身功能運作，不對外提供或販售</w:t>
      </w:r>
    </w:p>
    <w:p w14:paraId="10984371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透明告知：用戶註冊時明確說明收集哪些資料、用於何處</w:t>
      </w:r>
    </w:p>
    <w:p w14:paraId="3C600DFC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廣告投放若未來啟用，採站內精準曝光方式，不將用戶資料傳遞給廣告商</w:t>
      </w:r>
    </w:p>
    <w:p w14:paraId="4C053E69" w14:textId="77777777" w:rsidR="00A77E4B" w:rsidRDefault="00A77E4B">
      <w:pPr>
        <w:spacing w:after="120"/>
      </w:pPr>
    </w:p>
    <w:p w14:paraId="00380F06" w14:textId="77777777" w:rsidR="00A77E4B" w:rsidRDefault="00000000">
      <w:pPr>
        <w:pStyle w:val="Heading2"/>
      </w:pPr>
      <w:r>
        <w:rPr>
          <w:color w:val="0D1526"/>
        </w:rPr>
        <w:t>13.3 資料保留與刪除政策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95"/>
        <w:gridCol w:w="3182"/>
        <w:gridCol w:w="3183"/>
      </w:tblGrid>
      <w:tr w:rsidR="00A77E4B" w14:paraId="065B694A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A51A99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資料類型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FA02A7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保留期限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4482D1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說明</w:t>
            </w:r>
          </w:p>
        </w:tc>
      </w:tr>
      <w:tr w:rsidR="00A77E4B" w14:paraId="48EBCA0E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E2FBCB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帳號與個人資料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298A0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帳號刪除後保留 1 個月，期滿後永久刪除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0611F6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緩衝期內用戶可申請復原</w:t>
            </w:r>
          </w:p>
        </w:tc>
      </w:tr>
      <w:tr w:rsidR="00A77E4B" w14:paraId="21955531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B36410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賽事成績記錄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127FA6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隨帳號刪除，1 個月後一併刪除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B7C1DF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公開成績從排行榜下架，私人成績立即隱藏</w:t>
            </w:r>
          </w:p>
        </w:tc>
      </w:tr>
      <w:tr w:rsidR="00A77E4B" w14:paraId="5DB9BA63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F1EFB8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完賽證書檔案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866B83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長期保留備查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D78297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作為公證依據，不因帳號刪除而立即移除，但與帳號解除關聯</w:t>
            </w:r>
          </w:p>
        </w:tc>
      </w:tr>
      <w:tr w:rsidR="00A77E4B" w14:paraId="73A4620F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305882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天氣與賽事資料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C04653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永久保留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56A27E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屬平台公共資料，不含個人識別資訊</w:t>
            </w:r>
          </w:p>
        </w:tc>
      </w:tr>
      <w:tr w:rsidR="00A77E4B" w14:paraId="021D842C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52D2B0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系統日誌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6964E7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保留 90 天後刪除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50F03E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用於安全稽核與問題排查</w:t>
            </w:r>
          </w:p>
        </w:tc>
      </w:tr>
    </w:tbl>
    <w:p w14:paraId="41643306" w14:textId="77777777" w:rsidR="00A77E4B" w:rsidRDefault="00A77E4B">
      <w:pPr>
        <w:spacing w:after="120"/>
      </w:pPr>
    </w:p>
    <w:p w14:paraId="3C063903" w14:textId="77777777" w:rsidR="00A77E4B" w:rsidRDefault="00000000">
      <w:pPr>
        <w:pStyle w:val="Heading2"/>
      </w:pPr>
      <w:r>
        <w:rPr>
          <w:color w:val="0D1526"/>
        </w:rPr>
        <w:lastRenderedPageBreak/>
        <w:t>13.4 未成年人政策</w:t>
      </w:r>
    </w:p>
    <w:p w14:paraId="55C5EBAD" w14:textId="77777777" w:rsidR="00A77E4B" w:rsidRDefault="00000000">
      <w:pPr>
        <w:pStyle w:val="Heading3"/>
      </w:pPr>
      <w:r>
        <w:rPr>
          <w:color w:val="FF6B3D"/>
        </w:rPr>
        <w:t>年齡設定</w:t>
      </w:r>
    </w:p>
    <w:p w14:paraId="24EF1F8B" w14:textId="77777777" w:rsidR="00A77E4B" w:rsidRDefault="00000000">
      <w:pPr>
        <w:spacing w:before="80" w:after="120"/>
      </w:pPr>
      <w:r>
        <w:rPr>
          <w:rFonts w:eastAsia="Arial"/>
          <w:color w:val="333333"/>
        </w:rPr>
        <w:t>建議設定平台最低使用年齡為 13 歲，理由如下：</w:t>
      </w:r>
    </w:p>
    <w:p w14:paraId="0499ED38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鐵人三項實際參賽年齡極少低於 13 歲，幾乎不影響目標用戶</w:t>
      </w:r>
    </w:p>
    <w:p w14:paraId="202E2907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13 歲門檻可同時符合 COPPA、多數 GDPR 成員國及台灣個資法的基本要求</w:t>
      </w:r>
    </w:p>
    <w:p w14:paraId="25E8C76A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避免處理 13 歲以下資料所需的家長同意驗證機制，大幅降低合規成本</w:t>
      </w:r>
    </w:p>
    <w:p w14:paraId="6E36E720" w14:textId="77777777" w:rsidR="00A77E4B" w:rsidRDefault="00A77E4B">
      <w:pPr>
        <w:spacing w:after="120"/>
      </w:pPr>
    </w:p>
    <w:p w14:paraId="4B4DAA9D" w14:textId="77777777" w:rsidR="00A77E4B" w:rsidRDefault="00000000">
      <w:pPr>
        <w:pStyle w:val="Heading3"/>
      </w:pPr>
      <w:r>
        <w:rPr>
          <w:color w:val="FF6B3D"/>
        </w:rPr>
        <w:t>13–18 歲未成年人的處理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95"/>
        <w:gridCol w:w="6365"/>
      </w:tblGrid>
      <w:tr w:rsidR="00A77E4B" w14:paraId="0CAC5CB1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9729C4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項目</w:t>
            </w:r>
          </w:p>
        </w:tc>
        <w:tc>
          <w:tcPr>
            <w:tcW w:w="636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2A3127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設計方式</w:t>
            </w:r>
          </w:p>
        </w:tc>
      </w:tr>
      <w:tr w:rsidR="00A77E4B" w14:paraId="38E3C9C6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6CBCA1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年齡確認</w:t>
            </w:r>
          </w:p>
        </w:tc>
        <w:tc>
          <w:tcPr>
            <w:tcW w:w="636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8D4D86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註冊時填寫出生年份，系統自動判斷是否未成年（採信用制，初期不強制驗證）</w:t>
            </w:r>
          </w:p>
        </w:tc>
      </w:tr>
      <w:tr w:rsidR="00A77E4B" w14:paraId="70C748B2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C07E55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家長知情</w:t>
            </w:r>
          </w:p>
        </w:tc>
        <w:tc>
          <w:tcPr>
            <w:tcW w:w="636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BB4EB6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服務條款中載明：13–18 歲用戶應獲得家長知悉與同意後方可使用</w:t>
            </w:r>
          </w:p>
        </w:tc>
      </w:tr>
      <w:tr w:rsidR="00A77E4B" w14:paraId="4B1BB6EA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3CD7CA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資料預設</w:t>
            </w:r>
          </w:p>
        </w:tc>
        <w:tc>
          <w:tcPr>
            <w:tcW w:w="636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2F3547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未成年用戶的成績預設為「私人」，需主動設定才能公開</w:t>
            </w:r>
          </w:p>
        </w:tc>
      </w:tr>
      <w:tr w:rsidR="00A77E4B" w14:paraId="5E783FE1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450BD9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家長請求</w:t>
            </w:r>
          </w:p>
        </w:tc>
        <w:tc>
          <w:tcPr>
            <w:tcW w:w="636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E43955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提供家長聯絡管道，可申請查閱、更正或刪除未成年子女的資料</w:t>
            </w:r>
          </w:p>
        </w:tc>
      </w:tr>
    </w:tbl>
    <w:p w14:paraId="4637836A" w14:textId="77777777" w:rsidR="00A77E4B" w:rsidRDefault="00A77E4B">
      <w:pPr>
        <w:spacing w:after="120"/>
      </w:pPr>
    </w:p>
    <w:p w14:paraId="5AB949D4" w14:textId="77777777" w:rsidR="00A77E4B" w:rsidRDefault="00000000">
      <w:pPr>
        <w:pStyle w:val="Heading2"/>
      </w:pPr>
      <w:r>
        <w:rPr>
          <w:color w:val="0D1526"/>
        </w:rPr>
        <w:t>13.5 第三方服務的資料流</w:t>
      </w:r>
    </w:p>
    <w:p w14:paraId="11523F6E" w14:textId="77777777" w:rsidR="00A77E4B" w:rsidRDefault="00000000">
      <w:pPr>
        <w:spacing w:before="80" w:after="120"/>
      </w:pPr>
      <w:r>
        <w:rPr>
          <w:rFonts w:eastAsia="Arial"/>
          <w:color w:val="333333"/>
        </w:rPr>
        <w:t>平台整合外部服務時，僅傳送功能所必需的最少資料：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95"/>
        <w:gridCol w:w="3182"/>
        <w:gridCol w:w="3183"/>
      </w:tblGrid>
      <w:tr w:rsidR="00A77E4B" w14:paraId="48E64948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582AA4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服務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689A97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傳送資料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FF517E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不傳送資料</w:t>
            </w:r>
          </w:p>
        </w:tc>
      </w:tr>
      <w:tr w:rsidR="00A77E4B" w14:paraId="22A16EC2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962852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天氣 API（Open-Meteo）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95B179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賽事 GPS 座標、日期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C64714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任何用戶個人資料</w:t>
            </w:r>
          </w:p>
        </w:tc>
      </w:tr>
      <w:tr w:rsidR="00A77E4B" w14:paraId="18DB2705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22CD90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Garmin / Wahoo 匯入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34D2EC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用戶授權的活動檔案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8C77C2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帳號密碼或其他裝置資料</w:t>
            </w:r>
          </w:p>
        </w:tc>
      </w:tr>
      <w:tr w:rsidR="00A77E4B" w14:paraId="282DA15A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74A09E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Email 服務商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4290E8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用戶 Email 地址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BE075F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姓名、成績或其他個人資料</w:t>
            </w:r>
          </w:p>
        </w:tc>
      </w:tr>
    </w:tbl>
    <w:p w14:paraId="7993CB5D" w14:textId="77777777" w:rsidR="00A77E4B" w:rsidRDefault="00A77E4B">
      <w:pPr>
        <w:spacing w:after="120"/>
      </w:pPr>
    </w:p>
    <w:p w14:paraId="35EDAE8A" w14:textId="77777777" w:rsidR="00A77E4B" w:rsidRDefault="00000000">
      <w:pPr>
        <w:pStyle w:val="Heading2"/>
      </w:pPr>
      <w:r>
        <w:rPr>
          <w:color w:val="0D1526"/>
        </w:rPr>
        <w:t>13.6 用戶權利</w:t>
      </w:r>
    </w:p>
    <w:p w14:paraId="7A4DB26E" w14:textId="77777777" w:rsidR="00A77E4B" w:rsidRDefault="00000000">
      <w:pPr>
        <w:spacing w:before="80" w:after="120"/>
      </w:pPr>
      <w:r>
        <w:rPr>
          <w:rFonts w:eastAsia="Arial"/>
          <w:color w:val="333333"/>
        </w:rPr>
        <w:t>依台灣《個資法》，用戶享有以下權利，平台應提供對應的操作入口：</w:t>
      </w:r>
    </w:p>
    <w:p w14:paraId="11C31F0C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查閱權：用戶可隨時查看平台持有的個人資料</w:t>
      </w:r>
    </w:p>
    <w:p w14:paraId="058AD738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更正權：用戶可修改不正確的個人資料</w:t>
      </w:r>
    </w:p>
    <w:p w14:paraId="3A6F3A3D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刪除權：用戶可申請刪除帳號及相關資料（1 個月緩衝後執行）</w:t>
      </w:r>
    </w:p>
    <w:p w14:paraId="581A0728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拒絕處理權：用戶可關閉公開成績，退出排行榜</w:t>
      </w:r>
    </w:p>
    <w:p w14:paraId="799170EE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資料可攜權（預留）：未來提供匯出個人成績記錄的功能</w:t>
      </w:r>
    </w:p>
    <w:p w14:paraId="5BA64DC6" w14:textId="77777777" w:rsidR="00A77E4B" w:rsidRDefault="00A77E4B">
      <w:pPr>
        <w:spacing w:after="120"/>
      </w:pPr>
    </w:p>
    <w:p w14:paraId="160293C0" w14:textId="77777777" w:rsidR="00A77E4B" w:rsidRDefault="00000000">
      <w:pPr>
        <w:pStyle w:val="Heading2"/>
      </w:pPr>
      <w:r>
        <w:rPr>
          <w:color w:val="0D1526"/>
        </w:rPr>
        <w:t>13.7 資料安全措施</w:t>
      </w:r>
    </w:p>
    <w:p w14:paraId="7BEAF906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完賽證書等敏感檔案採加密儲存</w:t>
      </w:r>
    </w:p>
    <w:p w14:paraId="006057F1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使用者密碼採雜湊加密，不以明文儲存</w:t>
      </w:r>
    </w:p>
    <w:p w14:paraId="0B1A564D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設計資料外洩應變流程，若發生外洩需於合理時間內通知受影響用戶</w:t>
      </w:r>
    </w:p>
    <w:p w14:paraId="0C6D7FB9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lastRenderedPageBreak/>
        <w:t>定期備份，確保資料不因系統故障而遺失</w:t>
      </w:r>
    </w:p>
    <w:p w14:paraId="5FC9A374" w14:textId="77777777" w:rsidR="00A77E4B" w:rsidRDefault="00A77E4B">
      <w:pPr>
        <w:spacing w:after="240"/>
      </w:pPr>
    </w:p>
    <w:p w14:paraId="5590801F" w14:textId="77777777" w:rsidR="00A77E4B" w:rsidRDefault="00000000">
      <w:pPr>
        <w:pStyle w:val="Heading1"/>
      </w:pPr>
      <w:r>
        <w:rPr>
          <w:color w:val="060D18"/>
        </w:rPr>
        <w:t>14. 最速排行榜與策展層設計</w:t>
      </w:r>
    </w:p>
    <w:p w14:paraId="238FF630" w14:textId="77777777" w:rsidR="00A77E4B" w:rsidRDefault="00000000">
      <w:pPr>
        <w:pStyle w:val="Heading2"/>
      </w:pPr>
      <w:r>
        <w:rPr>
          <w:color w:val="0D1526"/>
        </w:rPr>
        <w:t>14.1 核心概念</w:t>
      </w:r>
    </w:p>
    <w:p w14:paraId="64E44981" w14:textId="77777777" w:rsidR="00A77E4B" w:rsidRDefault="00000000">
      <w:pPr>
        <w:spacing w:before="80" w:after="120"/>
      </w:pPr>
      <w:r>
        <w:rPr>
          <w:rFonts w:eastAsia="Arial"/>
          <w:color w:val="333333"/>
        </w:rPr>
        <w:t>Tri·log 的排行榜資料分為兩個獨立但互通的層次，兩層在排行榜上合併呈現，以資料來源標示清楚區分。</w:t>
      </w:r>
    </w:p>
    <w:p w14:paraId="24E4D14D" w14:textId="77777777" w:rsidR="00A77E4B" w:rsidRDefault="00A77E4B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95"/>
        <w:gridCol w:w="2121"/>
        <w:gridCol w:w="2121"/>
        <w:gridCol w:w="2123"/>
      </w:tblGrid>
      <w:tr w:rsidR="00A77E4B" w14:paraId="072FBEB1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3E3EFA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層次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02EC03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資料來源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251E35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維護方式</w:t>
            </w:r>
          </w:p>
        </w:tc>
        <w:tc>
          <w:tcPr>
            <w:tcW w:w="212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04BF68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說明</w:t>
            </w:r>
          </w:p>
        </w:tc>
      </w:tr>
      <w:tr w:rsidR="00A77E4B" w14:paraId="701F312A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B351D5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策展層（Curated）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5747CB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公開賽事官方成績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6A3AC4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平台助手主動建立與更新</w:t>
            </w:r>
          </w:p>
        </w:tc>
        <w:tc>
          <w:tcPr>
            <w:tcW w:w="212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5D735A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各距離、性別、年齡組的歷史最速紀錄。不依賴選手註冊，平台上線第一天即有完整內容</w:t>
            </w:r>
          </w:p>
        </w:tc>
      </w:tr>
      <w:tr w:rsidR="00A77E4B" w14:paraId="66E7CC36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AE008E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社群層（Community）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5841CB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選手自行登錄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E0EC79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選手本人提交，助手審核公證</w:t>
            </w:r>
          </w:p>
        </w:tc>
        <w:tc>
          <w:tcPr>
            <w:tcW w:w="212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DCD518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已註冊選手的成績記錄，隨用戶成長逐步豐富</w:t>
            </w:r>
          </w:p>
        </w:tc>
      </w:tr>
    </w:tbl>
    <w:p w14:paraId="6592334B" w14:textId="77777777" w:rsidR="00A77E4B" w:rsidRDefault="00A77E4B">
      <w:pPr>
        <w:spacing w:after="120"/>
      </w:pPr>
    </w:p>
    <w:p w14:paraId="34C6B1DE" w14:textId="77777777" w:rsidR="00A77E4B" w:rsidRDefault="00000000">
      <w:pPr>
        <w:pStyle w:val="Heading2"/>
      </w:pPr>
      <w:r>
        <w:rPr>
          <w:color w:val="0D1526"/>
        </w:rPr>
        <w:t>14.2 未認領成績機制</w:t>
      </w:r>
    </w:p>
    <w:p w14:paraId="45A26186" w14:textId="77777777" w:rsidR="00A77E4B" w:rsidRDefault="00000000">
      <w:pPr>
        <w:spacing w:before="80" w:after="120"/>
      </w:pPr>
      <w:r>
        <w:rPr>
          <w:rFonts w:eastAsia="Arial"/>
          <w:color w:val="333333"/>
        </w:rPr>
        <w:t>策展層的每一筆成績，預設狀態為「未認領」。選手本人可透過認領流程，將該筆紀錄納入自己的帳號，成為個人成績檔案的一部分。</w:t>
      </w:r>
    </w:p>
    <w:p w14:paraId="01841D49" w14:textId="77777777" w:rsidR="00A77E4B" w:rsidRDefault="00A77E4B">
      <w:pPr>
        <w:spacing w:after="120"/>
      </w:pPr>
    </w:p>
    <w:p w14:paraId="4464378F" w14:textId="77777777" w:rsidR="00A77E4B" w:rsidRDefault="00000000">
      <w:pPr>
        <w:pStyle w:val="Heading3"/>
      </w:pPr>
      <w:r>
        <w:rPr>
          <w:color w:val="FF6B3D"/>
        </w:rPr>
        <w:t>認領流程</w:t>
      </w:r>
    </w:p>
    <w:p w14:paraId="53B45213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選手搜尋自己的姓名，找到未認領的成績</w:t>
      </w:r>
    </w:p>
    <w:p w14:paraId="47BD8223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提交認領申請，上傳對應的完賽證書作為驗證依據</w:t>
      </w:r>
    </w:p>
    <w:p w14:paraId="4C364D62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助手審核通過後，成績狀態從「未認領」轉為「已認領・已公證」</w:t>
      </w:r>
    </w:p>
    <w:p w14:paraId="5A438C2E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上傳完賽證書的動作同時完成認領與公證，一個步驟雙重效果</w:t>
      </w:r>
    </w:p>
    <w:p w14:paraId="6C65A9E8" w14:textId="77777777" w:rsidR="00A77E4B" w:rsidRDefault="00A77E4B">
      <w:pPr>
        <w:spacing w:after="120"/>
      </w:pPr>
    </w:p>
    <w:p w14:paraId="13342A63" w14:textId="77777777" w:rsidR="00A77E4B" w:rsidRDefault="00000000">
      <w:pPr>
        <w:pStyle w:val="Heading3"/>
      </w:pPr>
      <w:r>
        <w:rPr>
          <w:color w:val="FF6B3D"/>
        </w:rPr>
        <w:t>未認領成績的長期存在</w:t>
      </w:r>
    </w:p>
    <w:p w14:paraId="534ACA3E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未被認領的成績永久保留於策展層，不因選手未註冊而消失</w:t>
      </w:r>
    </w:p>
    <w:p w14:paraId="773D81CA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繼續作為排行榜的公共參考資料展示</w:t>
      </w:r>
    </w:p>
    <w:p w14:paraId="0DA91759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在排行榜上顯示「此成績尚未被認領」的視覺提示</w:t>
      </w:r>
    </w:p>
    <w:p w14:paraId="2AF179A4" w14:textId="77777777" w:rsidR="00A77E4B" w:rsidRDefault="00A77E4B">
      <w:pPr>
        <w:spacing w:after="120"/>
      </w:pPr>
    </w:p>
    <w:p w14:paraId="0CD446EC" w14:textId="77777777" w:rsidR="00A77E4B" w:rsidRDefault="00000000">
      <w:pPr>
        <w:pStyle w:val="Heading2"/>
      </w:pPr>
      <w:r>
        <w:rPr>
          <w:color w:val="0D1526"/>
        </w:rPr>
        <w:t>14.3 未認領狀態的社群價值</w:t>
      </w:r>
    </w:p>
    <w:p w14:paraId="46B18401" w14:textId="77777777" w:rsidR="00A77E4B" w:rsidRDefault="00000000">
      <w:pPr>
        <w:spacing w:before="80" w:after="120"/>
      </w:pPr>
      <w:r>
        <w:rPr>
          <w:rFonts w:eastAsia="Arial"/>
          <w:color w:val="333333"/>
        </w:rPr>
        <w:t>「未認領」本身是有價值的內容狀態，帶來三層效果：</w:t>
      </w:r>
    </w:p>
    <w:p w14:paraId="23220404" w14:textId="77777777" w:rsidR="00A77E4B" w:rsidRDefault="00A77E4B">
      <w:pPr>
        <w:spacing w:after="120"/>
      </w:pPr>
    </w:p>
    <w:p w14:paraId="6B00C546" w14:textId="77777777" w:rsidR="00A77E4B" w:rsidRDefault="00000000">
      <w:pPr>
        <w:pStyle w:val="Heading3"/>
      </w:pPr>
      <w:r>
        <w:rPr>
          <w:color w:val="FF6B3D"/>
        </w:rPr>
        <w:lastRenderedPageBreak/>
        <w:t>話題性</w:t>
      </w:r>
    </w:p>
    <w:p w14:paraId="179CF4A2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世界紀錄保持人或知名選手的未認領成績，在社群中自然引發討論</w:t>
      </w:r>
    </w:p>
    <w:p w14:paraId="7B61BB65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鐵人三項圈子小，「有人認識 XX 嗎？叫他來認領」是真實會發生的社群互動</w:t>
      </w:r>
    </w:p>
    <w:p w14:paraId="6F5F1C02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可定期在社群媒體發布「本月最受關注的未認領紀錄」，製造話題帶動平台曝光</w:t>
      </w:r>
    </w:p>
    <w:p w14:paraId="2EC25E68" w14:textId="77777777" w:rsidR="00A77E4B" w:rsidRDefault="00A77E4B">
      <w:pPr>
        <w:spacing w:after="120"/>
      </w:pPr>
    </w:p>
    <w:p w14:paraId="71AC81FD" w14:textId="77777777" w:rsidR="00A77E4B" w:rsidRDefault="00000000">
      <w:pPr>
        <w:pStyle w:val="Heading3"/>
      </w:pPr>
      <w:r>
        <w:rPr>
          <w:color w:val="FF6B3D"/>
        </w:rPr>
        <w:t>對選手的誘因</w:t>
      </w:r>
    </w:p>
    <w:p w14:paraId="0203A852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訊息框架從「快來註冊」變成「你的紀錄已經在這裡等你了」</w:t>
      </w:r>
    </w:p>
    <w:p w14:paraId="615D0A5C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主動權在選手身上，降低心理門檻，提高轉換意願</w:t>
      </w:r>
    </w:p>
    <w:p w14:paraId="49634A95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選手搜尋自己名字時發現成績已在平台，認領行為自然發生</w:t>
      </w:r>
    </w:p>
    <w:p w14:paraId="01311AD6" w14:textId="77777777" w:rsidR="00A77E4B" w:rsidRDefault="00A77E4B">
      <w:pPr>
        <w:spacing w:after="120"/>
      </w:pPr>
    </w:p>
    <w:p w14:paraId="53DF3C03" w14:textId="77777777" w:rsidR="00A77E4B" w:rsidRDefault="00000000">
      <w:pPr>
        <w:pStyle w:val="Heading3"/>
      </w:pPr>
      <w:r>
        <w:rPr>
          <w:color w:val="FF6B3D"/>
        </w:rPr>
        <w:t>社群參與機制</w:t>
      </w:r>
    </w:p>
    <w:p w14:paraId="360E28BE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其他用戶可以「標記」一筆未認領成績，表示「我認識這位選手，已通知他」</w:t>
      </w:r>
    </w:p>
    <w:p w14:paraId="583DC44F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標記功能成本低，但讓認領變成集體行動而非只是個人行為</w:t>
      </w:r>
    </w:p>
    <w:p w14:paraId="54A0E8E2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標記次數可作為該筆成績關注度的指標，熱門未認領成績可在首頁特別呈現</w:t>
      </w:r>
    </w:p>
    <w:p w14:paraId="3C130C4E" w14:textId="77777777" w:rsidR="00A77E4B" w:rsidRDefault="00A77E4B">
      <w:pPr>
        <w:spacing w:after="120"/>
      </w:pPr>
    </w:p>
    <w:p w14:paraId="41CBDCE2" w14:textId="77777777" w:rsidR="00A77E4B" w:rsidRDefault="00000000">
      <w:pPr>
        <w:pStyle w:val="Heading2"/>
      </w:pPr>
      <w:r>
        <w:rPr>
          <w:color w:val="0D1526"/>
        </w:rPr>
        <w:t>14.4 排行榜呈現規則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95"/>
        <w:gridCol w:w="3182"/>
        <w:gridCol w:w="3183"/>
      </w:tblGrid>
      <w:tr w:rsidR="00A77E4B" w14:paraId="3F9F02AE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E5AE0E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成績狀態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5334C4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來源標示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1C0957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排行榜位置規則</w:t>
            </w:r>
          </w:p>
        </w:tc>
      </w:tr>
      <w:tr w:rsidR="00A77E4B" w14:paraId="05222FCC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36B044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已認領・已公證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14FF7E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帳號頭像 + 公證標章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9A2FA3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最優先，排名以完賽時間為準</w:t>
            </w:r>
          </w:p>
        </w:tc>
      </w:tr>
      <w:tr w:rsidR="00A77E4B" w14:paraId="2200FA04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9065B3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未認領（策展層）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9A4D88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「未認領」標示 + 資料來源賽事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9D3B83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與已公證成績混合排列，時間相同則已認領優先</w:t>
            </w:r>
          </w:p>
        </w:tc>
      </w:tr>
      <w:tr w:rsidR="00A77E4B" w14:paraId="78D4F140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8434BC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已認領・待審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E7DC7F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帳號頭像 + 「待審」標示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02E9ED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排列於已公證成績之後</w:t>
            </w:r>
          </w:p>
        </w:tc>
      </w:tr>
      <w:tr w:rsidR="00A77E4B" w14:paraId="3423B98E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382162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社群自填（未公證）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656D1E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帳號頭像 + 「自填」標示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17DA6F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排列於最後，需手動切換才顯示</w:t>
            </w:r>
          </w:p>
        </w:tc>
      </w:tr>
    </w:tbl>
    <w:p w14:paraId="59923F45" w14:textId="77777777" w:rsidR="00A77E4B" w:rsidRDefault="00A77E4B">
      <w:pPr>
        <w:spacing w:after="120"/>
      </w:pPr>
    </w:p>
    <w:p w14:paraId="5A922D3B" w14:textId="77777777" w:rsidR="00A77E4B" w:rsidRDefault="00000000">
      <w:pPr>
        <w:pStyle w:val="Heading2"/>
      </w:pPr>
      <w:r>
        <w:rPr>
          <w:color w:val="0D1526"/>
        </w:rPr>
        <w:t>14.5 冷啟動優勢</w:t>
      </w:r>
    </w:p>
    <w:p w14:paraId="34DE113E" w14:textId="77777777" w:rsidR="00A77E4B" w:rsidRDefault="00000000">
      <w:pPr>
        <w:spacing w:before="80" w:after="120"/>
      </w:pPr>
      <w:r>
        <w:rPr>
          <w:rFonts w:eastAsia="Arial"/>
          <w:color w:val="333333"/>
        </w:rPr>
        <w:t>策展層設計解決了平台冷啟動最大的問題——空榜。具體效果：</w:t>
      </w:r>
    </w:p>
    <w:p w14:paraId="46484513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上線第一天即有完整的各距離歷史最速紀錄，訪客看到有意義的內容</w:t>
      </w:r>
    </w:p>
    <w:p w14:paraId="5D8EC3AA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台灣主要賽事的歷年成績由助手預先建立，本地用戶立即有參考價值</w:t>
      </w:r>
    </w:p>
    <w:p w14:paraId="48F541D3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未認領成績製造討論，帶動早期用戶自然流入</w:t>
      </w:r>
    </w:p>
    <w:p w14:paraId="03EB192B" w14:textId="77777777" w:rsidR="00A77E4B" w:rsidRDefault="00A77E4B">
      <w:pPr>
        <w:spacing w:after="240"/>
      </w:pPr>
    </w:p>
    <w:p w14:paraId="6D312E1B" w14:textId="77777777" w:rsidR="00A77E4B" w:rsidRDefault="00000000">
      <w:pPr>
        <w:pStyle w:val="Heading1"/>
      </w:pPr>
      <w:r>
        <w:rPr>
          <w:color w:val="060D18"/>
        </w:rPr>
        <w:t>15. 認領成績功能規格</w:t>
      </w:r>
    </w:p>
    <w:p w14:paraId="12C2B773" w14:textId="77777777" w:rsidR="00A77E4B" w:rsidRDefault="00000000">
      <w:pPr>
        <w:pStyle w:val="Heading2"/>
      </w:pPr>
      <w:r>
        <w:rPr>
          <w:color w:val="0D1526"/>
        </w:rPr>
        <w:t>15.1 User Stories</w:t>
      </w:r>
    </w:p>
    <w:p w14:paraId="530470FF" w14:textId="77777777" w:rsidR="00A77E4B" w:rsidRDefault="00000000">
      <w:pPr>
        <w:pStyle w:val="Heading3"/>
      </w:pPr>
      <w:r>
        <w:rPr>
          <w:color w:val="FF6B3D"/>
        </w:rPr>
        <w:t>知情人（標記人）</w:t>
      </w:r>
    </w:p>
    <w:p w14:paraId="6C6FC5A5" w14:textId="77777777" w:rsidR="00A77E4B" w:rsidRDefault="00000000">
      <w:pPr>
        <w:spacing w:before="80" w:after="120"/>
      </w:pPr>
      <w:r>
        <w:rPr>
          <w:rFonts w:eastAsia="Arial"/>
          <w:color w:val="333333"/>
        </w:rPr>
        <w:t>身為一位認識某位未認領成績選手的用戶，我想要對那筆成績按下「我已通知本人」，讓社群知道有人在處理，這樣其他人就不會重複做同樣的事。標記完成後，我希望平台幫我產生一段</w:t>
        <w:lastRenderedPageBreak/>
        <w:t>包含成績資訊和認領連結的分享文字，讓我可以透過任何習慣的管道直接傳給當事人。</w:t>
      </w:r>
    </w:p>
    <w:p w14:paraId="16FE3112" w14:textId="77777777" w:rsidR="00A77E4B" w:rsidRDefault="00A77E4B">
      <w:pPr>
        <w:spacing w:after="120"/>
      </w:pPr>
    </w:p>
    <w:p w14:paraId="30AD4932" w14:textId="77777777" w:rsidR="00A77E4B" w:rsidRDefault="00000000">
      <w:pPr>
        <w:pStyle w:val="Heading3"/>
      </w:pPr>
      <w:r>
        <w:rPr>
          <w:color w:val="FF6B3D"/>
        </w:rPr>
        <w:t>潛在認領者（被通知的選手）</w:t>
      </w:r>
    </w:p>
    <w:p w14:paraId="02DDCBD9" w14:textId="77777777" w:rsidR="00A77E4B" w:rsidRDefault="00000000">
      <w:pPr>
        <w:spacing w:before="80" w:after="120"/>
      </w:pPr>
      <w:r>
        <w:rPr>
          <w:rFonts w:eastAsia="Arial"/>
          <w:color w:val="333333"/>
        </w:rPr>
        <w:t>身為一位被通知的選手，當我收到通知後來到平台，我希望能立刻找到那筆成績並直接進行認領，不需要重新搜尋。完成帳號註冊後，能夠一步完成認領與公證。</w:t>
      </w:r>
    </w:p>
    <w:p w14:paraId="11E1FEA7" w14:textId="77777777" w:rsidR="00A77E4B" w:rsidRDefault="00A77E4B">
      <w:pPr>
        <w:spacing w:after="120"/>
      </w:pPr>
    </w:p>
    <w:p w14:paraId="25F316B4" w14:textId="77777777" w:rsidR="00A77E4B" w:rsidRDefault="00000000">
      <w:pPr>
        <w:pStyle w:val="Heading3"/>
      </w:pPr>
      <w:r>
        <w:rPr>
          <w:color w:val="FF6B3D"/>
        </w:rPr>
        <w:t>排行榜瀏覽者</w:t>
      </w:r>
    </w:p>
    <w:p w14:paraId="79BAAD30" w14:textId="77777777" w:rsidR="00A77E4B" w:rsidRDefault="00000000">
      <w:pPr>
        <w:spacing w:before="80" w:after="120"/>
      </w:pPr>
      <w:r>
        <w:rPr>
          <w:rFonts w:eastAsia="Arial"/>
          <w:color w:val="333333"/>
        </w:rPr>
        <w:t>身為一位查看排行榜的訪客，我想要看到某筆未認領成績已有幾人標記通知，讓我判斷這筆成績是否正在被處理中，以及是否值得我也去協助通知。</w:t>
      </w:r>
    </w:p>
    <w:p w14:paraId="0992F451" w14:textId="77777777" w:rsidR="00A77E4B" w:rsidRDefault="00A77E4B">
      <w:pPr>
        <w:spacing w:after="120"/>
      </w:pPr>
    </w:p>
    <w:p w14:paraId="65B36DDD" w14:textId="77777777" w:rsidR="00A77E4B" w:rsidRDefault="00000000">
      <w:pPr>
        <w:pStyle w:val="Heading2"/>
      </w:pPr>
      <w:r>
        <w:rPr>
          <w:color w:val="0D1526"/>
        </w:rPr>
        <w:t>15.2 標記功能規格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95"/>
        <w:gridCol w:w="6365"/>
      </w:tblGrid>
      <w:tr w:rsidR="00A77E4B" w14:paraId="6D3996D4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8A9818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項目</w:t>
            </w:r>
          </w:p>
        </w:tc>
        <w:tc>
          <w:tcPr>
            <w:tcW w:w="636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F99E44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規格</w:t>
            </w:r>
          </w:p>
        </w:tc>
      </w:tr>
      <w:tr w:rsidR="00A77E4B" w14:paraId="3420FDCD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5C3415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操作權限</w:t>
            </w:r>
          </w:p>
        </w:tc>
        <w:tc>
          <w:tcPr>
            <w:tcW w:w="636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46E737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需登入才能標記，避免匿名刷量</w:t>
            </w:r>
          </w:p>
        </w:tc>
      </w:tr>
      <w:tr w:rsidR="00A77E4B" w14:paraId="73235C1D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B56CA0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標記次數限制</w:t>
            </w:r>
          </w:p>
        </w:tc>
        <w:tc>
          <w:tcPr>
            <w:tcW w:w="636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151714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同一用戶對同一筆成績只能標記一次（資料庫唯一約束）</w:t>
            </w:r>
          </w:p>
        </w:tc>
      </w:tr>
      <w:tr w:rsidR="00A77E4B" w14:paraId="1C4BEE2B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91BC7F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標記上限</w:t>
            </w:r>
          </w:p>
        </w:tc>
        <w:tc>
          <w:tcPr>
            <w:tcW w:w="636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F926A2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同一筆成績達 5 人標記後鎖定，不再接受新標記</w:t>
            </w:r>
          </w:p>
        </w:tc>
      </w:tr>
      <w:tr w:rsidR="00A77E4B" w14:paraId="26EFFBA4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FCAEE1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標記計數</w:t>
            </w:r>
          </w:p>
        </w:tc>
        <w:tc>
          <w:tcPr>
            <w:tcW w:w="636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CDBD9D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result.claim_tag_count 反正規化快取，排行榜查詢無需 JOIN</w:t>
            </w:r>
          </w:p>
        </w:tc>
      </w:tr>
      <w:tr w:rsidR="00A77E4B" w14:paraId="5190E673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95809E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留言</w:t>
            </w:r>
          </w:p>
        </w:tc>
        <w:tc>
          <w:tcPr>
            <w:tcW w:w="636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741687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知情人可附上簡短留言（選填，上限 100 字）</w:t>
            </w:r>
          </w:p>
        </w:tc>
      </w:tr>
    </w:tbl>
    <w:p w14:paraId="3EE5A677" w14:textId="77777777" w:rsidR="00A77E4B" w:rsidRDefault="00A77E4B">
      <w:pPr>
        <w:spacing w:after="120"/>
      </w:pPr>
    </w:p>
    <w:p w14:paraId="0B2FF129" w14:textId="77777777" w:rsidR="00A77E4B" w:rsidRDefault="00000000">
      <w:pPr>
        <w:pStyle w:val="Heading2"/>
      </w:pPr>
      <w:r>
        <w:rPr>
          <w:color w:val="0D1526"/>
        </w:rPr>
        <w:t>15.3 分享通知機制（分階段）</w:t>
      </w:r>
    </w:p>
    <w:p w14:paraId="494361C6" w14:textId="77777777" w:rsidR="00A77E4B" w:rsidRDefault="00000000">
      <w:pPr>
        <w:pStyle w:val="Heading3"/>
      </w:pPr>
      <w:r>
        <w:rPr>
          <w:color w:val="FF6B3D"/>
        </w:rPr>
        <w:t>Phase 1 — 產生分享內容，靠知情人傳遞（初期）</w:t>
      </w:r>
    </w:p>
    <w:p w14:paraId="390AC564" w14:textId="77777777" w:rsidR="00A77E4B" w:rsidRDefault="00000000">
      <w:pPr>
        <w:spacing w:before="80" w:after="120"/>
      </w:pPr>
      <w:r>
        <w:rPr>
          <w:rFonts w:eastAsia="Arial"/>
          <w:color w:val="333333"/>
        </w:rPr>
        <w:t>平台在知情人完成標記後，自動產生一段可複製或分享的文字，知情人透過自己的聯絡管道傳遞給當事人。平台不需要掌握對方的聯絡資訊。</w:t>
      </w:r>
    </w:p>
    <w:p w14:paraId="6D436CB6" w14:textId="77777777" w:rsidR="00A77E4B" w:rsidRDefault="00A77E4B">
      <w:pPr>
        <w:spacing w:after="120"/>
      </w:pPr>
    </w:p>
    <w:p w14:paraId="4EAE64B9" w14:textId="77777777" w:rsidR="00A77E4B" w:rsidRDefault="00000000">
      <w:pPr>
        <w:spacing w:before="80" w:after="120"/>
      </w:pPr>
      <w:r>
        <w:rPr>
          <w:rFonts w:eastAsia="Arial"/>
          <w:color w:val="333333"/>
        </w:rPr>
        <w:t>分享文字範例：</w:t>
      </w:r>
    </w:p>
    <w:p w14:paraId="135AE88C" w14:textId="77777777" w:rsidR="00A77E4B" w:rsidRDefault="00000000">
      <w:pPr>
        <w:spacing w:before="80" w:after="120"/>
        <w:ind w:left="720"/>
      </w:pPr>
      <w:r>
        <w:rPr>
          <w:rFonts w:eastAsia="Arial"/>
          <w:i/>
          <w:iCs/>
          <w:color w:val="555555"/>
        </w:rPr>
        <w:t>「我在 Tri·log 看到你在 Ironman Taiwan 2023 的成績 8:12:44 還沒被認領，快來認領吧！https://trilog.app/results/[id]」</w:t>
      </w:r>
    </w:p>
    <w:p w14:paraId="21980672" w14:textId="77777777" w:rsidR="00A77E4B" w:rsidRDefault="00A77E4B">
      <w:pPr>
        <w:spacing w:after="120"/>
      </w:pPr>
    </w:p>
    <w:p w14:paraId="603C171B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分享按鈕呼叫 iOS / Android 原生分享介面（Web Share API）</w:t>
      </w:r>
    </w:p>
    <w:p w14:paraId="7C4F62E3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支援 LINE、WhatsApp、簡訊、複製連結等任何管道</w:t>
      </w:r>
    </w:p>
    <w:p w14:paraId="0C9196E1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分享連結直接導向該筆成績頁面，並帶入認領流程的進入點</w:t>
      </w:r>
    </w:p>
    <w:p w14:paraId="4855E551" w14:textId="77777777" w:rsidR="00A77E4B" w:rsidRDefault="00A77E4B">
      <w:pPr>
        <w:spacing w:after="120"/>
      </w:pPr>
    </w:p>
    <w:p w14:paraId="224B3B61" w14:textId="77777777" w:rsidR="00A77E4B" w:rsidRDefault="00000000">
      <w:pPr>
        <w:pStyle w:val="Heading3"/>
      </w:pPr>
      <w:r>
        <w:rPr>
          <w:color w:val="FF6B3D"/>
        </w:rPr>
        <w:t>Phase 2 — 平台主動寄送 Email（中期）</w:t>
      </w:r>
    </w:p>
    <w:p w14:paraId="3B31C1BE" w14:textId="77777777" w:rsidR="00A77E4B" w:rsidRDefault="00000000">
      <w:pPr>
        <w:spacing w:before="80" w:after="120"/>
      </w:pPr>
      <w:r>
        <w:rPr>
          <w:rFonts w:eastAsia="Arial"/>
          <w:color w:val="333333"/>
        </w:rPr>
        <w:t>當選手完成註冊並填入 Email 後，系統比對策展層是否有對應的未認領成績，主動發送通知信。</w:t>
      </w:r>
    </w:p>
    <w:p w14:paraId="7EE27721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比對依據：姓名相似度（模糊比對）+ 國籍 + 歷年參賽賽事</w:t>
      </w:r>
    </w:p>
    <w:p w14:paraId="51011669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lastRenderedPageBreak/>
        <w:t>通知信內容：列出所有未認領的成績，附上一鍵認領連結</w:t>
      </w:r>
    </w:p>
    <w:p w14:paraId="31C5A9DD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Email 發送服務建議：Resend 或 SendGrid（初期免費方案即可）</w:t>
      </w:r>
    </w:p>
    <w:p w14:paraId="07125676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每位選手最多發送一次通知，避免騷擾</w:t>
      </w:r>
    </w:p>
    <w:p w14:paraId="658B91CE" w14:textId="77777777" w:rsidR="00A77E4B" w:rsidRDefault="00A77E4B">
      <w:pPr>
        <w:spacing w:after="120"/>
      </w:pPr>
    </w:p>
    <w:p w14:paraId="36657ABB" w14:textId="77777777" w:rsidR="00A77E4B" w:rsidRDefault="00000000">
      <w:pPr>
        <w:pStyle w:val="Heading2"/>
      </w:pPr>
      <w:r>
        <w:rPr>
          <w:color w:val="0D1526"/>
        </w:rPr>
        <w:t>15.4 認領流程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95"/>
        <w:gridCol w:w="3182"/>
        <w:gridCol w:w="3183"/>
      </w:tblGrid>
      <w:tr w:rsidR="00A77E4B" w14:paraId="5FB1529F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222B2D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步驟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DF55FC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動作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F268F5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說明</w:t>
            </w:r>
          </w:p>
        </w:tc>
      </w:tr>
      <w:tr w:rsidR="00A77E4B" w14:paraId="3BB6EB6A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BB92E0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1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FE718B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進入成績頁面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56B6FE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透過分享連結或自行搜尋姓名找到未認領成績</w:t>
            </w:r>
          </w:p>
        </w:tc>
      </w:tr>
      <w:tr w:rsidR="00A77E4B" w14:paraId="6483631F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7223BC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2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D1E884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點擊「認領此成績」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D20E82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若未登入則先導向註冊 / 登入頁面</w:t>
            </w:r>
          </w:p>
        </w:tc>
      </w:tr>
      <w:tr w:rsidR="00A77E4B" w14:paraId="53B96176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7E8A8F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3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9651CF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上傳完賽證書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CD6571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圖片或 PDF，同時完成認領申請與公證申請</w:t>
            </w:r>
          </w:p>
        </w:tc>
      </w:tr>
      <w:tr w:rsidR="00A77E4B" w14:paraId="38794B8C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DCDBAA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4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E3BC88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助手審核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C49AF3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比對完賽證書與成績資料，確認一致後核准</w:t>
            </w:r>
          </w:p>
        </w:tc>
      </w:tr>
      <w:tr w:rsidR="00A77E4B" w14:paraId="0A802ABA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540996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5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007D28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認領完成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CE542D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成績狀態更新為「已認領・已公證」，納入個人檔案</w:t>
            </w:r>
          </w:p>
        </w:tc>
      </w:tr>
    </w:tbl>
    <w:p w14:paraId="71F3D604" w14:textId="77777777" w:rsidR="00A77E4B" w:rsidRDefault="00A77E4B">
      <w:pPr>
        <w:spacing w:after="120"/>
      </w:pPr>
    </w:p>
    <w:p w14:paraId="32665D5A" w14:textId="77777777" w:rsidR="00A77E4B" w:rsidRDefault="00000000">
      <w:pPr>
        <w:pStyle w:val="Heading2"/>
      </w:pPr>
      <w:r>
        <w:rPr>
          <w:color w:val="0D1526"/>
        </w:rPr>
        <w:t>15.5 認領後的資料狀態</w:t>
      </w:r>
    </w:p>
    <w:p w14:paraId="1C180FF4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策展層原始資料保留，與帳號成績合併顯示</w:t>
      </w:r>
    </w:p>
    <w:p w14:paraId="6228B757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athlete_id 從 null 更新為認領者的帳號 ID</w:t>
      </w:r>
    </w:p>
    <w:p w14:paraId="4F0E6B2F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athlete_name_snapshot 保留原始姓名，作為歷史紀錄</w:t>
      </w:r>
    </w:p>
    <w:p w14:paraId="7732B719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claim_status 更新為 claimed，verification_status 更新為 verified</w:t>
      </w:r>
    </w:p>
    <w:p w14:paraId="6FA72FCB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未認領提示從排行榜移除，改顯示選手帳號頭像與公證標章</w:t>
      </w:r>
    </w:p>
    <w:p w14:paraId="7BE1665E" w14:textId="77777777" w:rsidR="00A77E4B" w:rsidRDefault="00A77E4B">
      <w:pPr>
        <w:spacing w:after="240"/>
      </w:pPr>
    </w:p>
    <w:p w14:paraId="0B156001" w14:textId="77777777" w:rsidR="00185876" w:rsidRDefault="00000000">
      <w:pPr>
        <w:pStyle w:val="Heading2"/>
      </w:pPr>
      <w:r>
        <w:rPr>
          <w:color w:val="0D1526"/>
        </w:rPr>
        <w:t>15.6 認領邏輯修訂（2026-06-04）</w:t>
      </w:r>
    </w:p>
    <w:p w14:paraId="0B156002" w14:textId="77777777" w:rsidR="00185876" w:rsidRDefault="00000000">
      <w:pPr>
        <w:pStyle w:val="Heading2"/>
      </w:pPr>
      <w:r>
        <w:rPr>
          <w:color w:val="0D1526"/>
        </w:rPr>
        <w:t>15.6.1 姓名比對機制</w:t>
      </w:r>
    </w:p>
    <w:p w14:paraId="5F50F9BE" w14:textId="77777777" w:rsidR="00185876" w:rsidRDefault="00000000">
      <w:pPr>
        <w:spacing w:before="80" w:after="120"/>
      </w:pPr>
      <w:r>
        <w:rPr>
          <w:rFonts w:eastAsia="Arial"/>
          <w:color w:val="333333"/>
        </w:rPr>
        <w:t>認領按鈕（ClaimButton）僅在 athlete_name_snapshot 與登入者 athletes.name 正規化相符時顯示。</w:t>
      </w:r>
    </w:p>
    <w:p w14:paraId="4089C803" w14:textId="77777777" w:rsidR="00185876" w:rsidRDefault="00000000">
      <w:pPr>
        <w:spacing w:before="40" w:after="80"/>
      </w:pPr>
      <w:r>
        <w:rPr>
          <w:rFonts w:eastAsia="Arial"/>
          <w:color w:val="333333"/>
        </w:rPr>
        <w:t>正規化邏輯：</w:t>
      </w:r>
      <w:r>
        <w:rPr>
          <w:rFonts w:ascii="Courier New" w:eastAsia="Courier New" w:hAnsi="Courier New"/>
          <w:color w:val="555555"/>
        </w:rPr>
        <w:t>trim().toLowerCase().replace(/\s+/g, ‘’)</w:t>
      </w:r>
    </w:p>
    <w:p w14:paraId="00CAFAB4" w14:textId="77777777" w:rsidR="00185876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適用範圍：/unclaimed 頁面、/results/[id] 詳情頁、/teams/[id] 接力成員認領</w:t>
      </w:r>
    </w:p>
    <w:p w14:paraId="0600762E" w14:textId="77777777" w:rsidR="00185876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未設定 name（真實姓名）的用戶無法看到任何認領按鈕</w:t>
      </w:r>
    </w:p>
    <w:p w14:paraId="5AC26B52" w14:textId="77777777" w:rsidR="00185876" w:rsidRDefault="00000000">
      <w:pPr>
        <w:pStyle w:val="Heading2"/>
      </w:pPr>
      <w:r>
        <w:rPr>
          <w:color w:val="0D1526"/>
        </w:rPr>
        <w:t>15.6.2 ClaimButton 實作規則</w:t>
      </w:r>
    </w:p>
    <w:p w14:paraId="6F9C1F5C" w14:textId="77777777" w:rsidR="00185876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visible prop（boolean，預設 true）控制是否顯示認領按鈕</w:t>
      </w:r>
    </w:p>
    <w:p w14:paraId="536C0A9A" w14:textId="77777777" w:rsidR="00185876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if (!visible) return null 必須放在 useActionState hook 之後（React Rules of Hooks）</w:t>
      </w:r>
    </w:p>
    <w:p w14:paraId="72DF8B49" w14:textId="77777777" w:rsidR="00185876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Server Component 取 profile.name 計算 visible 值後傳入 Client Component</w:t>
      </w:r>
    </w:p>
    <w:p w14:paraId="04EF6B74" w14:textId="77777777" w:rsidR="00185876" w:rsidRDefault="00000000">
      <w:pPr>
        <w:pStyle w:val="Heading2"/>
      </w:pPr>
      <w:r>
        <w:rPr>
          <w:color w:val="0D1526"/>
        </w:rPr>
        <w:t>15.6.3 TagButton 渲染順序修訂</w:t>
      </w:r>
    </w:p>
    <w:p w14:paraId="6FFA053F" w14:textId="77777777" w:rsidR="00185876" w:rsidRDefault="00000000">
      <w:pPr>
        <w:spacing w:before="80" w:after="120"/>
      </w:pPr>
      <w:r>
        <w:rPr>
          <w:rFonts w:eastAsia="Arial"/>
          <w:color w:val="333333"/>
        </w:rPr>
        <w:t>問題：原本「已通知」判斷（hasTagged）早於「分享面板」（showShare），導致 revalidatePath 更新 prop 後直接跳到「已通知」，略過分享步驟。</w:t>
      </w:r>
    </w:p>
    <w:p w14:paraId="65A8465C" w14:textId="77777777" w:rsidR="00185876" w:rsidRDefault="00000000">
      <w:pPr>
        <w:spacing w:before="40" w:after="80"/>
      </w:pPr>
      <w:r>
        <w:rPr>
          <w:rFonts w:eastAsia="Arial"/>
          <w:b/>
          <w:color w:val="333333"/>
        </w:rPr>
        <w:t>修正後渲染順序：</w:t>
      </w:r>
    </w:p>
    <w:p w14:paraId="03A016A9" w14:textId="77777777" w:rsidR="00185876" w:rsidRDefault="00000000">
      <w:pPr>
        <w:pStyle w:val="ListParagraph"/>
        <w:numPr>
          <w:ilvl w:val="0"/>
          <w:numId w:val="1"/>
        </w:numPr>
        <w:spacing w:before="40" w:after="60"/>
      </w:pPr>
      <w:r>
        <w:rPr>
          <w:rFonts w:eastAsia="Arial"/>
          <w:color w:val="333333"/>
        </w:rPr>
        <w:t>分享面板（showShare &amp;&amp; shareText）— 優先，保證分享步驟不被跳過</w:t>
      </w:r>
    </w:p>
    <w:p w14:paraId="2F91FFB4" w14:textId="77777777" w:rsidR="00185876" w:rsidRDefault="00000000">
      <w:pPr>
        <w:pStyle w:val="ListParagraph"/>
        <w:numPr>
          <w:ilvl w:val="0"/>
          <w:numId w:val="1"/>
        </w:numPr>
        <w:spacing w:before="40" w:after="60"/>
      </w:pPr>
      <w:r>
        <w:rPr>
          <w:rFonts w:eastAsia="Arial"/>
          <w:color w:val="333333"/>
        </w:rPr>
        <w:t>已標記（hasTagged）— 分享面板關閉後或重整後，顯示「✓ 已通知 + 撤銷」</w:t>
      </w:r>
    </w:p>
    <w:p w14:paraId="0F0B599C" w14:textId="77777777" w:rsidR="00185876" w:rsidRDefault="00000000">
      <w:pPr>
        <w:pStyle w:val="ListParagraph"/>
        <w:numPr>
          <w:ilvl w:val="0"/>
          <w:numId w:val="1"/>
        </w:numPr>
        <w:spacing w:before="40" w:after="60"/>
      </w:pPr>
      <w:r>
        <w:rPr>
          <w:rFonts w:eastAsia="Arial"/>
          <w:color w:val="333333"/>
        </w:rPr>
        <w:t>未登入 → 達上限 → 一般按鈕</w:t>
      </w:r>
    </w:p>
    <w:p w14:paraId="11212C72" w14:textId="77777777" w:rsidR="00A77E4B" w:rsidRDefault="00000000">
      <w:pPr>
        <w:pStyle w:val="Heading1"/>
      </w:pPr>
      <w:r>
        <w:rPr>
          <w:color w:val="060D18"/>
        </w:rPr>
        <w:t>16. 資料庫模型</w:t>
      </w:r>
    </w:p>
    <w:p w14:paraId="40B2D47A" w14:textId="77777777" w:rsidR="00A77E4B" w:rsidRDefault="00000000">
      <w:pPr>
        <w:pStyle w:val="Heading2"/>
      </w:pPr>
      <w:r>
        <w:rPr>
          <w:color w:val="0D1526"/>
        </w:rPr>
        <w:t>16.1 資料表概覽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95"/>
        <w:gridCol w:w="3182"/>
        <w:gridCol w:w="3183"/>
      </w:tblGrid>
      <w:tr w:rsidR="00A77E4B" w14:paraId="30ADC597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8E159A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資料表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DF8127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說明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6A5E3A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關鍵關聯</w:t>
            </w:r>
          </w:p>
        </w:tc>
      </w:tr>
      <w:tr w:rsidR="00A77E4B" w14:paraId="4F57ADC3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8208A0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ATHLETE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91A2A4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選手帳號，含個人資料與角色權限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19301D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一對多：RESULT、CLAIM_TAG、RACE_EDITOR</w:t>
            </w:r>
          </w:p>
        </w:tc>
      </w:tr>
      <w:tr w:rsidR="00A77E4B" w14:paraId="14B73F09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B1FAE3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RACE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F2C9A1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賽事品牌實體（如 Ironman Taiwan）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2E065F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一對多：RACE_EDITION、RACE_EDITOR</w:t>
            </w:r>
          </w:p>
        </w:tc>
      </w:tr>
      <w:tr w:rsidR="00A77E4B" w14:paraId="181796FA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F9EB8C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RACE_EDITION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E4B4E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賽事特定年份屆次，含天氣資料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2BA2F7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多對一：RACE；一對多：RESULT</w:t>
            </w:r>
          </w:p>
        </w:tc>
      </w:tr>
      <w:tr w:rsidR="00A77E4B" w14:paraId="7E7EF560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07C5F7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RESULT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428A12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單筆成績記錄，核心資料表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B7993F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多對一：RACE_EDITION、ATHLETE（可 null）</w:t>
            </w:r>
          </w:p>
        </w:tc>
      </w:tr>
      <w:tr w:rsidR="00A77E4B" w14:paraId="20065715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986EDD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lastRenderedPageBreak/>
              <w:t>CLAIM_TAG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E21263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知情人標記紀錄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E854B4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多對一：RESULT、ATHLETE</w:t>
            </w:r>
          </w:p>
        </w:tc>
      </w:tr>
      <w:tr w:rsidR="00A77E4B" w14:paraId="52389421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47845E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RACE_EDITOR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ADC56C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賽事資料的編輯權限管理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7B675A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多對一：RACE、ATHLETE</w:t>
            </w:r>
          </w:p>
        </w:tc>
      </w:tr>
    </w:tbl>
    <w:p w14:paraId="5F9784D0" w14:textId="77777777" w:rsidR="00A77E4B" w:rsidRDefault="00A77E4B">
      <w:pPr>
        <w:spacing w:after="120"/>
      </w:pPr>
    </w:p>
    <w:p w14:paraId="52CEFCB3" w14:textId="77777777" w:rsidR="00A77E4B" w:rsidRDefault="00000000">
      <w:pPr>
        <w:pStyle w:val="Heading2"/>
      </w:pPr>
      <w:r>
        <w:rPr>
          <w:color w:val="0D1526"/>
        </w:rPr>
        <w:t>16.2 ATHLETE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95"/>
        <w:gridCol w:w="3182"/>
        <w:gridCol w:w="3183"/>
      </w:tblGrid>
      <w:tr w:rsidR="00A77E4B" w14:paraId="2DAB6106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C13066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欄位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6A9CEF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型別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135B89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說明</w:t>
            </w:r>
          </w:p>
        </w:tc>
      </w:tr>
      <w:tr w:rsidR="00A77E4B" w14:paraId="026B054F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B5FD3F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id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C11A1A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uuid PK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132479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主鍵</w:t>
            </w:r>
          </w:p>
        </w:tc>
      </w:tr>
      <w:tr w:rsidR="00A77E4B" w14:paraId="1013F8E3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B768E3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email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3FA75B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string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042533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登入用，不公開顯示</w:t>
            </w:r>
          </w:p>
        </w:tc>
      </w:tr>
      <w:tr w:rsidR="00A77E4B" w14:paraId="7A74644D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3FCA65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name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446BCB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string nullable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E82231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真實姓名，用於認領比對與進榜判斷</w:t>
            </w:r>
          </w:p>
        </w:tc>
      </w:tr>
      <w:tr w:rsidR="00CC3500" w14:paraId="0CC35001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C35002" w14:textId="77777777" w:rsidR="00CC3500" w:rsidRDefault="00000000">
            <w:r>
              <w:rPr>
                <w:rFonts w:eastAsia="Arial"/>
                <w:color w:val="333333"/>
                <w:sz w:val="20"/>
                <w:szCs w:val="20"/>
              </w:rPr>
              <w:t>nickname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C35003" w14:textId="77777777" w:rsidR="00CC3500" w:rsidRDefault="00000000">
            <w:r>
              <w:rPr>
                <w:rFonts w:eastAsia="Arial"/>
                <w:color w:val="333333"/>
                <w:sz w:val="20"/>
                <w:szCs w:val="20"/>
              </w:rPr>
              <w:t>string nullable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C35004" w14:textId="77777777" w:rsidR="00CC3500" w:rsidRDefault="00000000">
            <w:r>
              <w:rPr>
                <w:rFonts w:eastAsia="Arial"/>
                <w:color w:val="333333"/>
                <w:sz w:val="20"/>
                <w:szCs w:val="20"/>
              </w:rPr>
              <w:t>顯示暱稱，選填；排行榜顯示優先於 name；留空則顯示 name</w:t>
            </w:r>
          </w:p>
        </w:tc>
      </w:tr>
      <w:tr w:rsidR="00A77E4B" w14:paraId="7A9608C1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38C825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gender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631C1E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string nullable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3A7B39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排行榜分組依據</w:t>
            </w:r>
          </w:p>
        </w:tc>
      </w:tr>
      <w:tr w:rsidR="00A77E4B" w14:paraId="33BE72DC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DAC627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birth_year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F0B18B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int nullable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D7E023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自動計算年齡組</w:t>
            </w:r>
          </w:p>
        </w:tc>
      </w:tr>
      <w:tr w:rsidR="00A77E4B" w14:paraId="3255EC96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493B17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nationality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6C9AAE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string nullable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76B6F7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地區排行榜篩選</w:t>
            </w:r>
          </w:p>
        </w:tc>
      </w:tr>
      <w:tr w:rsidR="00A77E4B" w14:paraId="0E562D19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61FB94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bio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FD2260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text nullable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1C8CE7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個人公開頁面顯示</w:t>
            </w:r>
          </w:p>
        </w:tc>
      </w:tr>
      <w:tr w:rsidR="00A77E4B" w14:paraId="3D8FA3AE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0CCDE2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avatar_url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431A9C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string nullable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60C5C4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頭像圖片</w:t>
            </w:r>
          </w:p>
        </w:tc>
      </w:tr>
      <w:tr w:rsidR="00A77E4B" w14:paraId="4A33F1C1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871BE2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is_minor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45867E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boolean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455DFF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依出生年份自動計算，驅動隱私預設</w:t>
            </w:r>
          </w:p>
        </w:tc>
      </w:tr>
      <w:tr w:rsidR="00A77E4B" w14:paraId="50F984DA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CE4517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role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3D643E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string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3B4CAD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athlete / assistant / admin</w:t>
            </w:r>
          </w:p>
        </w:tc>
      </w:tr>
      <w:tr w:rsidR="00A77E4B" w14:paraId="126EA0DA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6A90B7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created_at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3E7714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timestamp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6AEF64" w14:textId="77777777" w:rsidR="00A77E4B" w:rsidRDefault="00A77E4B"/>
        </w:tc>
      </w:tr>
      <w:tr w:rsidR="00A77E4B" w14:paraId="15DF55D9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1D96A6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deleted_at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2934C6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timestamp nullable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DA5AEF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軟刪除，1 個月後永久清除</w:t>
            </w:r>
          </w:p>
        </w:tc>
      </w:tr>
    </w:tbl>
    <w:p w14:paraId="33ED2333" w14:textId="77777777" w:rsidR="00A77E4B" w:rsidRDefault="00A77E4B">
      <w:pPr>
        <w:spacing w:after="120"/>
      </w:pPr>
    </w:p>
    <w:p w14:paraId="2B6C2C4D" w14:textId="77777777" w:rsidR="00A77E4B" w:rsidRDefault="00000000">
      <w:pPr>
        <w:pStyle w:val="Heading2"/>
      </w:pPr>
      <w:r>
        <w:rPr>
          <w:color w:val="0D1526"/>
        </w:rPr>
        <w:t>16.3 RACE / RACE_EDITION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97"/>
        <w:gridCol w:w="2974"/>
        <w:gridCol w:w="2989"/>
      </w:tblGrid>
      <w:tr w:rsidR="00A77E4B" w14:paraId="25DEE6CB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EC5877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欄位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0ACCE8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型別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63CDE8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說明</w:t>
            </w:r>
          </w:p>
        </w:tc>
      </w:tr>
      <w:tr w:rsidR="00A77E4B" w14:paraId="75E50700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48C559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RACE.id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C7CBBC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uuid PK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DFD46D" w14:textId="77777777" w:rsidR="00A77E4B" w:rsidRDefault="00A77E4B"/>
        </w:tc>
      </w:tr>
      <w:tr w:rsidR="00A77E4B" w14:paraId="51DBC515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4A8E0C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RACE.name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3856B9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string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63D47E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賽事名稱（如 Ironman Taiwan）</w:t>
            </w:r>
          </w:p>
        </w:tc>
      </w:tr>
      <w:tr w:rsidR="00A77E4B" w14:paraId="3CD152D0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249243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RACE.slug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0C1A29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string unique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548078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URL 用識別碼（如 ironman-taiwan）</w:t>
            </w:r>
          </w:p>
        </w:tc>
      </w:tr>
      <w:tr w:rsidR="00A77E4B" w14:paraId="65FD457A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62B986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RACE.status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7419DA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string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10A7AC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pending_review / active / inactive / cancelled</w:t>
            </w:r>
          </w:p>
        </w:tc>
      </w:tr>
      <w:tr w:rsidR="00A77E4B" w14:paraId="244B93AE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5F4AE9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RACE.country / city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C9B492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string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211C68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賽事所在地</w:t>
            </w:r>
          </w:p>
        </w:tc>
      </w:tr>
      <w:tr w:rsidR="00A77E4B" w14:paraId="1A723E66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6D4225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RACE.lat / lng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8F474E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float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AF4836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GPS 座標，天氣 API 查詢用</w:t>
            </w:r>
          </w:p>
        </w:tc>
      </w:tr>
      <w:tr w:rsidR="00A77E4B" w14:paraId="4497EB35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D08F6B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RACE_EDITION.race_id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1AD6D5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uuid FK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B096D9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所屬賽事</w:t>
            </w:r>
          </w:p>
        </w:tc>
      </w:tr>
      <w:tr w:rsidR="00A77E4B" w14:paraId="4B7BE0B4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272B12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RACE_EDITION.year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AC0AB5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int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23B24C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屆次年份</w:t>
            </w:r>
          </w:p>
        </w:tc>
      </w:tr>
      <w:tr w:rsidR="00A77E4B" w14:paraId="35EFD160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684416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RACE_EDITION.race_date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08F302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date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5F669A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比賽日期</w:t>
            </w:r>
          </w:p>
        </w:tc>
      </w:tr>
      <w:tr w:rsidR="00A77E4B" w14:paraId="459291F2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4028E4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RACE_EDITION.race_date_end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6D8493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date nullable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83DBC4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結束日期，多日賽事使用，單</w:t>
              <w:lastRenderedPageBreak/>
              <w:t>日賽事為 null</w:t>
            </w:r>
          </w:p>
        </w:tc>
      </w:tr>
      <w:tr w:rsidR="00A77E4B" w14:paraId="58E6A443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F5BD0B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lastRenderedPageBreak/>
              <w:t>RACE_EDITION.distance_category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621774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string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2A896A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sprint / olympic / 70.3 / full</w:t>
            </w:r>
          </w:p>
        </w:tc>
      </w:tr>
      <w:tr w:rsidR="00A77E4B" w14:paraId="36431183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3888D1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RACE_EDITION.weather_source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E571AC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string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46B2B7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open-meteo / visual-crossing / manual</w:t>
            </w:r>
          </w:p>
        </w:tc>
      </w:tr>
      <w:tr w:rsidR="00A77E4B" w14:paraId="3740301C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03B22B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RACE_EDITION.weather_data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D704D3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json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E0C707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完整天氣資訊（氣溫、濕度、風速、風向等）</w:t>
            </w:r>
          </w:p>
        </w:tc>
      </w:tr>
    </w:tbl>
    <w:p w14:paraId="34827079" w14:textId="77777777" w:rsidR="00A77E4B" w:rsidRDefault="00A77E4B">
      <w:pPr>
        <w:spacing w:after="120"/>
      </w:pPr>
    </w:p>
    <w:p w14:paraId="0B21A4AE" w14:textId="77777777" w:rsidR="00A77E4B" w:rsidRDefault="00000000">
      <w:pPr>
        <w:pStyle w:val="Heading2"/>
      </w:pPr>
      <w:r>
        <w:rPr>
          <w:color w:val="0D1526"/>
        </w:rPr>
        <w:t>16.4 RESULT（核心資料表）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95"/>
        <w:gridCol w:w="3182"/>
        <w:gridCol w:w="3183"/>
      </w:tblGrid>
      <w:tr w:rsidR="00A77E4B" w14:paraId="4CC0B831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B76F12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欄位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2CC06F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型別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DF3352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說明</w:t>
            </w:r>
          </w:p>
        </w:tc>
      </w:tr>
      <w:tr w:rsidR="00A77E4B" w14:paraId="3A9EA8EE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66FCC1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id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FB407F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uuid PK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E60D72" w14:textId="77777777" w:rsidR="00A77E4B" w:rsidRDefault="00A77E4B"/>
        </w:tc>
      </w:tr>
      <w:tr w:rsidR="00A77E4B" w14:paraId="4DD56516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C3761E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race_edition_id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975DED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uuid FK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FB1EB2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所屬賽事屆次</w:t>
            </w:r>
          </w:p>
        </w:tc>
      </w:tr>
      <w:tr w:rsidR="00A77E4B" w14:paraId="62A6817B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93CF57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athlete_id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8607FB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uuid FK nullable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ED1E0C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null 代表未認領狀態</w:t>
            </w:r>
          </w:p>
        </w:tc>
      </w:tr>
      <w:tr w:rsidR="00A77E4B" w14:paraId="60BCFB91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C244B2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athlete_name_snapshot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D2218D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string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5E0399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策展層建立時的選手姓名，認領後仍保留</w:t>
            </w:r>
          </w:p>
        </w:tc>
      </w:tr>
      <w:tr w:rsidR="00A77E4B" w14:paraId="4DEA9B69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0BD499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source_type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E7D323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string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9BD296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curated（策展層）/ community（選手自填）</w:t>
            </w:r>
          </w:p>
        </w:tc>
      </w:tr>
      <w:tr w:rsidR="00A77E4B" w14:paraId="0D32F5B4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58D998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claim_status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A07CE1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string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E3835B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unclaimed / pending / claimed</w:t>
            </w:r>
          </w:p>
        </w:tc>
      </w:tr>
      <w:tr w:rsidR="00A77E4B" w14:paraId="04960DC5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08C458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verification_status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614886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string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280D60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unverified / pending / verified</w:t>
            </w:r>
          </w:p>
        </w:tc>
      </w:tr>
      <w:tr w:rsidR="00A77E4B" w14:paraId="3EAC978C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9AF5A4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swim_seconds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CE5B76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int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979143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游泳時間（秒）</w:t>
            </w:r>
          </w:p>
        </w:tc>
      </w:tr>
      <w:tr w:rsidR="00A77E4B" w14:paraId="79C7D99D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3EB863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t1_seconds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34A8B3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int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38A2BC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T1 換區時間（秒）</w:t>
            </w:r>
          </w:p>
        </w:tc>
      </w:tr>
      <w:tr w:rsidR="00A77E4B" w14:paraId="032DAFFE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F45BA4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bike_seconds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6C62F0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int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1C9285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自行車時間（秒）</w:t>
            </w:r>
          </w:p>
        </w:tc>
      </w:tr>
      <w:tr w:rsidR="00A77E4B" w14:paraId="763D7560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C5552E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t2_seconds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617824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int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4AD0E9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T2 換區時間（秒）</w:t>
            </w:r>
          </w:p>
        </w:tc>
      </w:tr>
      <w:tr w:rsidR="00A77E4B" w14:paraId="0EFBE8D1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CCD1F2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run_seconds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9F0450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int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752AE9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跑步時間（秒）</w:t>
            </w:r>
          </w:p>
        </w:tc>
      </w:tr>
      <w:tr w:rsidR="00A77E4B" w14:paraId="23E88610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1F5EEF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total_seconds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89DBD4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int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C32829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完賽總時間（秒），排行榜排序依據</w:t>
            </w:r>
          </w:p>
        </w:tc>
      </w:tr>
      <w:tr w:rsidR="00A77E4B" w14:paraId="19385FDD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6BCD22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is_public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A96979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boolean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3FEB72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false 則不納入排行榜</w:t>
            </w:r>
          </w:p>
        </w:tc>
      </w:tr>
      <w:tr w:rsidR="00A77E4B" w14:paraId="750E0C7A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C266E5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certificate_url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F22F38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string nullable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0A2A85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完賽證書檔案路徑</w:t>
            </w:r>
          </w:p>
        </w:tc>
      </w:tr>
      <w:tr w:rsidR="00A77E4B" w14:paraId="2BA12FAF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018E32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claim_tag_count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B8E0F7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int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9B448A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標記人數快取，避免排行榜查詢 JOIN</w:t>
            </w:r>
          </w:p>
        </w:tc>
      </w:tr>
      <w:tr w:rsidR="00A77E4B" w14:paraId="32AD7B78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AF2656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claimed_at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5EA250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timestamp nullable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858E36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認領時間</w:t>
            </w:r>
          </w:p>
        </w:tc>
      </w:tr>
      <w:tr w:rsidR="00A77E4B" w14:paraId="4E195D2D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6679DE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verified_at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5E1A3C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timestamp nullable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212871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公證核准時間</w:t>
            </w:r>
          </w:p>
        </w:tc>
      </w:tr>
      <w:tr w:rsidR="00A77E4B" w14:paraId="43615D8E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18775E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created_at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A819D4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timestamp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F3BB34" w14:textId="77777777" w:rsidR="00A77E4B" w:rsidRDefault="00A77E4B"/>
        </w:tc>
      </w:tr>
    </w:tbl>
    <w:p w14:paraId="094EFC1D" w14:textId="77777777" w:rsidR="00A77E4B" w:rsidRDefault="00A77E4B">
      <w:pPr>
        <w:spacing w:after="120"/>
      </w:pPr>
    </w:p>
    <w:p w14:paraId="362A8AC0" w14:textId="77777777" w:rsidR="00A77E4B" w:rsidRDefault="00000000">
      <w:pPr>
        <w:pStyle w:val="Heading2"/>
      </w:pPr>
      <w:r>
        <w:rPr>
          <w:color w:val="0D1526"/>
        </w:rPr>
        <w:t>16.5 CLAIM_TAG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95"/>
        <w:gridCol w:w="3182"/>
        <w:gridCol w:w="3183"/>
      </w:tblGrid>
      <w:tr w:rsidR="00A77E4B" w14:paraId="30EEB5D6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19B3A8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欄位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0DE796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型別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7A17C5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說明</w:t>
            </w:r>
          </w:p>
        </w:tc>
      </w:tr>
      <w:tr w:rsidR="00A77E4B" w14:paraId="4CE70418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C2A157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lastRenderedPageBreak/>
              <w:t>id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B47533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uuid PK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010344" w14:textId="77777777" w:rsidR="00A77E4B" w:rsidRDefault="00A77E4B"/>
        </w:tc>
      </w:tr>
      <w:tr w:rsidR="00A77E4B" w14:paraId="397AFE2A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94F5FE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result_id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ADF2FB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uuid FK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4F5BA2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被標記的成績</w:t>
            </w:r>
          </w:p>
        </w:tc>
      </w:tr>
      <w:tr w:rsidR="00A77E4B" w14:paraId="25DB5ABB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756076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tagged_by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02591F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uuid FK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21D453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標記人的帳號 ID</w:t>
            </w:r>
          </w:p>
        </w:tc>
      </w:tr>
      <w:tr w:rsidR="00A77E4B" w14:paraId="3A5211AA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3484F5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message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DDA0B7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string nullable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6B741B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知情人留言，上限 100 字</w:t>
            </w:r>
          </w:p>
        </w:tc>
      </w:tr>
      <w:tr w:rsidR="00A77E4B" w14:paraId="1C29FDB5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7C8923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created_at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A5F083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timestamp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08A18A" w14:textId="77777777" w:rsidR="00A77E4B" w:rsidRDefault="00A77E4B"/>
        </w:tc>
      </w:tr>
      <w:tr w:rsidR="00A77E4B" w14:paraId="7750F230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F6C2AD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UNIQUE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9729FC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(result_id, tagged_by)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3278CC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防止同一人重複標記同一筆成績</w:t>
            </w:r>
          </w:p>
        </w:tc>
      </w:tr>
    </w:tbl>
    <w:p w14:paraId="77681199" w14:textId="77777777" w:rsidR="00A77E4B" w:rsidRDefault="00A77E4B">
      <w:pPr>
        <w:spacing w:after="120"/>
      </w:pPr>
    </w:p>
    <w:p w14:paraId="6E7805A7" w14:textId="77777777" w:rsidR="00A77E4B" w:rsidRDefault="00000000">
      <w:pPr>
        <w:pStyle w:val="Heading2"/>
      </w:pPr>
      <w:r>
        <w:rPr>
          <w:color w:val="0D1526"/>
        </w:rPr>
        <w:t>16.6 索引建議</w:t>
      </w:r>
    </w:p>
    <w:p w14:paraId="0D7DC73D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RESULT(race_edition_id, total_seconds) — 排行榜查詢主要索引</w:t>
      </w:r>
    </w:p>
    <w:p w14:paraId="2D513478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RESULT(athlete_id) — 個人成績頁面查詢</w:t>
      </w:r>
    </w:p>
    <w:p w14:paraId="1F56BA1C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RESULT(claim_status, source_type) — 篩選未認領策展層成績</w:t>
      </w:r>
    </w:p>
    <w:p w14:paraId="5D2E87D5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RESULT(athlete_name_snapshot) — 選手姓名搜尋（可配合全文搜尋）</w:t>
      </w:r>
    </w:p>
    <w:p w14:paraId="5D1DD10A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RACE_EDITION(race_id, year) — 賽事屆次查詢</w:t>
      </w:r>
    </w:p>
    <w:p w14:paraId="5BE96497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CLAIM_TAG(result_id) — 統計標記人數</w:t>
      </w:r>
    </w:p>
    <w:p w14:paraId="23C4EDA4" w14:textId="77777777" w:rsidR="00A77E4B" w:rsidRDefault="00A77E4B">
      <w:pPr>
        <w:spacing w:after="240"/>
      </w:pPr>
    </w:p>
    <w:p w14:paraId="54DD7EEC" w14:textId="77777777" w:rsidR="00A77E4B" w:rsidRDefault="00000000">
      <w:pPr>
        <w:pStyle w:val="Heading1"/>
      </w:pPr>
      <w:r>
        <w:rPr>
          <w:color w:val="060D18"/>
        </w:rPr>
        <w:t>17. 品牌識別與域名</w:t>
      </w:r>
    </w:p>
    <w:p w14:paraId="505B157A" w14:textId="77777777" w:rsidR="00A77E4B" w:rsidRDefault="00000000">
      <w:pPr>
        <w:pStyle w:val="Heading2"/>
      </w:pPr>
      <w:r>
        <w:rPr>
          <w:color w:val="0D1526"/>
        </w:rPr>
        <w:t>17.1 品牌名稱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A77E4B" w14:paraId="7E4FF826" w14:textId="77777777">
        <w:tc>
          <w:tcPr>
            <w:tcW w:w="2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53B8D2" w14:textId="77777777" w:rsidR="00A77E4B" w:rsidRDefault="00000000">
            <w:r>
              <w:rPr>
                <w:rFonts w:eastAsia="Arial"/>
                <w:b/>
                <w:bCs/>
                <w:color w:val="0D1526"/>
                <w:sz w:val="20"/>
                <w:szCs w:val="20"/>
              </w:rPr>
              <w:t>產品名稱</w:t>
            </w:r>
          </w:p>
        </w:tc>
        <w:tc>
          <w:tcPr>
            <w:tcW w:w="6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E61F6B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Tri·log</w:t>
            </w:r>
          </w:p>
        </w:tc>
      </w:tr>
      <w:tr w:rsidR="00A77E4B" w14:paraId="32F7ACE0" w14:textId="77777777">
        <w:tc>
          <w:tcPr>
            <w:tcW w:w="2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EFD76B" w14:textId="77777777" w:rsidR="00A77E4B" w:rsidRDefault="00000000">
            <w:r>
              <w:rPr>
                <w:rFonts w:eastAsia="Arial"/>
                <w:b/>
                <w:bCs/>
                <w:color w:val="0D1526"/>
                <w:sz w:val="20"/>
                <w:szCs w:val="20"/>
              </w:rPr>
              <w:t>域名</w:t>
            </w:r>
          </w:p>
        </w:tc>
        <w:tc>
          <w:tcPr>
            <w:tcW w:w="6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28093F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trilog.run</w:t>
            </w:r>
          </w:p>
        </w:tc>
      </w:tr>
      <w:tr w:rsidR="00A77E4B" w14:paraId="6E90391B" w14:textId="77777777">
        <w:tc>
          <w:tcPr>
            <w:tcW w:w="2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AFD1EF" w14:textId="77777777" w:rsidR="00A77E4B" w:rsidRDefault="00000000">
            <w:r>
              <w:rPr>
                <w:rFonts w:eastAsia="Arial"/>
                <w:b/>
                <w:bCs/>
                <w:color w:val="0D1526"/>
                <w:sz w:val="20"/>
                <w:szCs w:val="20"/>
              </w:rPr>
              <w:t>名稱邏輯</w:t>
            </w:r>
          </w:p>
        </w:tc>
        <w:tc>
          <w:tcPr>
            <w:tcW w:w="6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159F62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tri（三鐵 / 多邊形）+ log（記錄）。log 在 blog、vlog 的日常化脈絡下語意清晰，無技術門檻感</w:t>
            </w:r>
          </w:p>
        </w:tc>
      </w:tr>
      <w:tr w:rsidR="00A77E4B" w14:paraId="34F12D7F" w14:textId="77777777">
        <w:tc>
          <w:tcPr>
            <w:tcW w:w="2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EBBE17" w14:textId="77777777" w:rsidR="00A77E4B" w:rsidRDefault="00000000">
            <w:r>
              <w:rPr>
                <w:rFonts w:eastAsia="Arial"/>
                <w:b/>
                <w:bCs/>
                <w:color w:val="0D1526"/>
                <w:sz w:val="20"/>
                <w:szCs w:val="20"/>
              </w:rPr>
              <w:t>語意雙重性</w:t>
            </w:r>
          </w:p>
        </w:tc>
        <w:tc>
          <w:tcPr>
            <w:tcW w:w="6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E846CE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tri 同時指涉鐵人三項（triathlon）與多面向（multi-），為品牌未來延伸保留空間，現階段不造成誤解</w:t>
            </w:r>
          </w:p>
        </w:tc>
      </w:tr>
      <w:tr w:rsidR="00A77E4B" w14:paraId="6DD1A76E" w14:textId="77777777">
        <w:tc>
          <w:tcPr>
            <w:tcW w:w="2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6B20C1" w14:textId="77777777" w:rsidR="00A77E4B" w:rsidRDefault="00000000">
            <w:r>
              <w:rPr>
                <w:rFonts w:eastAsia="Arial"/>
                <w:b/>
                <w:bCs/>
                <w:color w:val="0D1526"/>
                <w:sz w:val="20"/>
                <w:szCs w:val="20"/>
              </w:rPr>
              <w:t>域名選擇</w:t>
            </w:r>
          </w:p>
        </w:tc>
        <w:tc>
          <w:tcPr>
            <w:tcW w:w="6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D447C1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.run 對鐵人三項選手語意自然（跑步 / 運作），比 .app 或 .io 更有運動社群個性</w:t>
            </w:r>
          </w:p>
        </w:tc>
      </w:tr>
      <w:tr w:rsidR="00A77E4B" w14:paraId="7B0DAD31" w14:textId="77777777">
        <w:tc>
          <w:tcPr>
            <w:tcW w:w="2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110B84" w14:textId="77777777" w:rsidR="00A77E4B" w:rsidRDefault="00000000">
            <w:r>
              <w:rPr>
                <w:rFonts w:eastAsia="Arial"/>
                <w:b/>
                <w:bCs/>
                <w:color w:val="0D1526"/>
                <w:sz w:val="20"/>
                <w:szCs w:val="20"/>
              </w:rPr>
              <w:t>品牌特質</w:t>
            </w:r>
          </w:p>
        </w:tc>
        <w:tc>
          <w:tcPr>
            <w:tcW w:w="6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F397A6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短、好記、有雙重語意、視覺上簡潔</w:t>
            </w:r>
          </w:p>
        </w:tc>
      </w:tr>
    </w:tbl>
    <w:p w14:paraId="56BA3499" w14:textId="77777777" w:rsidR="00A77E4B" w:rsidRDefault="00A77E4B">
      <w:pPr>
        <w:spacing w:after="120"/>
      </w:pPr>
    </w:p>
    <w:p w14:paraId="4080BEE7" w14:textId="77777777" w:rsidR="00A77E4B" w:rsidRDefault="00000000">
      <w:pPr>
        <w:pStyle w:val="Heading2"/>
      </w:pPr>
      <w:r>
        <w:rPr>
          <w:color w:val="0D1526"/>
        </w:rPr>
        <w:t>17.2 市場定位聲明</w:t>
      </w:r>
    </w:p>
    <w:p w14:paraId="26287E49" w14:textId="77777777" w:rsidR="00A77E4B" w:rsidRDefault="00000000">
      <w:pPr>
        <w:spacing w:before="80" w:after="120"/>
      </w:pPr>
      <w:r>
        <w:rPr>
          <w:rFonts w:eastAsia="Arial"/>
          <w:color w:val="333333"/>
        </w:rPr>
        <w:t>Tri·log 是鐵人三項選手的成績記錄與排行榜平台。選手可以在這裡保存每一場賽事的完整成績歷史，與全球選手跨賽事比較，並透過策展層的最速紀錄資料庫，隨時查看各距離目前最快的是誰。</w:t>
      </w:r>
    </w:p>
    <w:p w14:paraId="7A816C3D" w14:textId="77777777" w:rsidR="00A77E4B" w:rsidRDefault="00A77E4B">
      <w:pPr>
        <w:spacing w:after="240"/>
      </w:pPr>
    </w:p>
    <w:p w14:paraId="5222696E" w14:textId="77777777" w:rsidR="00A77E4B" w:rsidRDefault="00000000">
      <w:pPr>
        <w:pStyle w:val="Heading1"/>
      </w:pPr>
      <w:r>
        <w:rPr>
          <w:color w:val="060D18"/>
        </w:rPr>
        <w:t>18. 技術選型</w:t>
      </w:r>
    </w:p>
    <w:p w14:paraId="0D3371D0" w14:textId="77777777" w:rsidR="00A77E4B" w:rsidRDefault="00000000">
      <w:pPr>
        <w:pStyle w:val="Heading2"/>
      </w:pPr>
      <w:r>
        <w:rPr>
          <w:color w:val="0D1526"/>
        </w:rPr>
        <w:lastRenderedPageBreak/>
        <w:t>18.1 選型原則</w:t>
      </w:r>
    </w:p>
    <w:p w14:paraId="09A1EBAB" w14:textId="77777777" w:rsidR="00A77E4B" w:rsidRDefault="00000000">
      <w:pPr>
        <w:spacing w:before="80" w:after="120"/>
      </w:pPr>
      <w:r>
        <w:rPr>
          <w:rFonts w:eastAsia="Arial"/>
          <w:color w:val="333333"/>
        </w:rPr>
        <w:t>以個人專案為前提，優先考量三個條件：Claude Code 熟悉度高、開發社群活躍（長期維護性）、初期成本趨近於零。後端與前端整合在同一框架，降低維運複雜度。</w:t>
      </w:r>
    </w:p>
    <w:p w14:paraId="23DAADF4" w14:textId="77777777" w:rsidR="00A77E4B" w:rsidRDefault="00A77E4B">
      <w:pPr>
        <w:spacing w:after="120"/>
      </w:pPr>
    </w:p>
    <w:p w14:paraId="17503146" w14:textId="77777777" w:rsidR="00A77E4B" w:rsidRDefault="00000000">
      <w:pPr>
        <w:pStyle w:val="Heading2"/>
      </w:pPr>
      <w:r>
        <w:rPr>
          <w:color w:val="0D1526"/>
        </w:rPr>
        <w:t>18.2 技術堆疊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95"/>
        <w:gridCol w:w="3182"/>
        <w:gridCol w:w="3183"/>
      </w:tblGrid>
      <w:tr w:rsidR="00A77E4B" w14:paraId="5E357486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7F16C7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層次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99D404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選擇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6783BB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理由</w:t>
            </w:r>
          </w:p>
        </w:tc>
      </w:tr>
      <w:tr w:rsidR="00A77E4B" w14:paraId="11AAB348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C41F7B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前端框架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F8939D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Next.js + TypeScript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43D763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社群最活躍；Claude Code 掌握度高；Vercel 原生支援；API Routes / Server Actions 整合前後端，無需獨立後端服務</w:t>
            </w:r>
          </w:p>
        </w:tc>
      </w:tr>
      <w:tr w:rsidR="00A77E4B" w14:paraId="33D49904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AC7B1D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樣式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FBFCF2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Tailwind CSS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23C1F4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Claude Code 生成 UI 的首選；開發速度快；無需維護 CSS 檔案</w:t>
            </w:r>
          </w:p>
        </w:tc>
      </w:tr>
      <w:tr w:rsidR="00A77E4B" w14:paraId="37412355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FEED17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資料庫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DA85DD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Supabase (PostgreSQL)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4E4886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免費方案足夠初期使用；Auth、Database、Storage 三合一；社群活躍；Claude Code 熟悉</w:t>
            </w:r>
          </w:p>
        </w:tc>
      </w:tr>
      <w:tr w:rsidR="00A77E4B" w14:paraId="65171060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F547DF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認證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D3279A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Supabase Auth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A326DF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內建 Email、Google、Apple 登入；免費；與資料庫整合無縫</w:t>
            </w:r>
          </w:p>
        </w:tc>
      </w:tr>
      <w:tr w:rsidR="00A77E4B" w14:paraId="4E44A57F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DC2B23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檔案儲存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6FA5A5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Supabase Storage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32932B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完賽證書上傳；免費方案含 1GB；與資料庫同一服務</w:t>
            </w:r>
          </w:p>
        </w:tc>
      </w:tr>
      <w:tr w:rsidR="00A77E4B" w14:paraId="4945F046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8DE0EA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部署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FA3A6F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Vercel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A0B4D3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免費方案；零設定 CI/CD；Next.js 原生整合；自動 Preview 環境</w:t>
            </w:r>
          </w:p>
        </w:tc>
      </w:tr>
      <w:tr w:rsidR="00A77E4B" w14:paraId="05FE6D30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1F7D61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天氣 API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19C4D0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Open-Meteo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A0197B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完全免費；無需 API Key；歷史天氣查詢支援；社群穩定</w:t>
            </w:r>
          </w:p>
        </w:tc>
      </w:tr>
      <w:tr w:rsidR="00A77E4B" w14:paraId="49AF6737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AF7453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Email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0E5C3C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Resend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F53999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免費方案 3,000 封 / 月；API 設計簡潔；Claude Code 整合快速</w:t>
            </w:r>
          </w:p>
        </w:tc>
      </w:tr>
      <w:tr w:rsidR="00A77E4B" w14:paraId="735A4171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179181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語言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35EA9D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TypeScript（全程）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766053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型別安全讓 Claude Code 生成的程式碼更可靠；重構更安全</w:t>
            </w:r>
          </w:p>
        </w:tc>
      </w:tr>
    </w:tbl>
    <w:p w14:paraId="688D7E77" w14:textId="77777777" w:rsidR="00A77E4B" w:rsidRDefault="00A77E4B">
      <w:pPr>
        <w:spacing w:after="120"/>
      </w:pPr>
    </w:p>
    <w:p w14:paraId="17398329" w14:textId="77777777" w:rsidR="00A77E4B" w:rsidRDefault="00000000">
      <w:pPr>
        <w:pStyle w:val="Heading2"/>
      </w:pPr>
      <w:r>
        <w:rPr>
          <w:color w:val="0D1526"/>
        </w:rPr>
        <w:t>18.3 免費方案限制與升級時機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95"/>
        <w:gridCol w:w="3182"/>
        <w:gridCol w:w="3183"/>
      </w:tblGrid>
      <w:tr w:rsidR="00A77E4B" w14:paraId="6DB549C3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696CE7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服務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838574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免費方案限制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A37B12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升級時機</w:t>
            </w:r>
          </w:p>
        </w:tc>
      </w:tr>
      <w:tr w:rsidR="00A77E4B" w14:paraId="3B0210D5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DBB127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Supabase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2813FD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500MB DB、1GB Storage、50,000 MAU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939D2F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用戶數突破 10,000 或儲存空間不足時</w:t>
            </w:r>
          </w:p>
        </w:tc>
      </w:tr>
      <w:tr w:rsidR="00A77E4B" w14:paraId="49F50AE4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4C7F7D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Vercel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C3BC85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100GB 頻寬 / 月、無商業用途限制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24198C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流量大幅成長或需要進階分析時</w:t>
            </w:r>
          </w:p>
        </w:tc>
      </w:tr>
      <w:tr w:rsidR="00A77E4B" w14:paraId="5B82CF4C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AFB068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Resend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0F6EFA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3,000 封 / 月、1 個域名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216DEC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Email 通知量成長時（約 $20/月起）</w:t>
            </w:r>
          </w:p>
        </w:tc>
      </w:tr>
      <w:tr w:rsidR="00A77E4B" w14:paraId="2B3D6E83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578B46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Open-Meteo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86CF26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無限制，完全免費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C5D306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無需升級</w:t>
            </w:r>
          </w:p>
        </w:tc>
      </w:tr>
    </w:tbl>
    <w:p w14:paraId="6EC56F8E" w14:textId="77777777" w:rsidR="00A77E4B" w:rsidRDefault="00A77E4B">
      <w:pPr>
        <w:spacing w:after="120"/>
      </w:pPr>
    </w:p>
    <w:p w14:paraId="27557DDE" w14:textId="77777777" w:rsidR="00A77E4B" w:rsidRDefault="00000000">
      <w:pPr>
        <w:pStyle w:val="Heading2"/>
      </w:pPr>
      <w:r>
        <w:rPr>
          <w:color w:val="0D1526"/>
        </w:rPr>
        <w:t>18.4 本地開發環境</w:t>
      </w:r>
    </w:p>
    <w:p w14:paraId="15CA7B0D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Node.js 20 LTS</w:t>
      </w:r>
    </w:p>
    <w:p w14:paraId="13DF6D8E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Supabase CLI — 本地模擬資料庫與 Auth，開發時不消耗雲端配額</w:t>
      </w:r>
    </w:p>
    <w:p w14:paraId="7D7A8D2A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環境變數管理：.env.local（開發）/ Vercel 環境變數（正式）</w:t>
      </w:r>
    </w:p>
    <w:p w14:paraId="61868761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Git + GitHub — 版本控制，Vercel 串接 GitHub 自動部署</w:t>
      </w:r>
    </w:p>
    <w:p w14:paraId="01048F80" w14:textId="77777777" w:rsidR="00A77E4B" w:rsidRDefault="00A77E4B">
      <w:pPr>
        <w:spacing w:after="240"/>
      </w:pPr>
    </w:p>
    <w:p w14:paraId="2701CD43" w14:textId="77777777" w:rsidR="00A77E4B" w:rsidRDefault="00000000">
      <w:pPr>
        <w:pStyle w:val="Heading1"/>
      </w:pPr>
      <w:r>
        <w:rPr>
          <w:color w:val="060D18"/>
        </w:rPr>
        <w:t>19. API 設計</w:t>
      </w:r>
    </w:p>
    <w:p w14:paraId="0B2C39D1" w14:textId="77777777" w:rsidR="00A77E4B" w:rsidRDefault="00000000">
      <w:pPr>
        <w:pStyle w:val="Heading2"/>
      </w:pPr>
      <w:r>
        <w:rPr>
          <w:color w:val="0D1526"/>
        </w:rPr>
        <w:t>19.1 設計原則</w:t>
      </w:r>
    </w:p>
    <w:p w14:paraId="3AB2C7ED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REST 慣例，資源名稱用複數名詞</w:t>
      </w:r>
    </w:p>
    <w:p w14:paraId="77ACABBE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賽事以 slug（如 ironman-taiwan）取代 UUID，URL 易讀且有 SEO 價值</w:t>
      </w:r>
    </w:p>
    <w:p w14:paraId="36459C0C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權限分三層：公開（無需登入）、登入（一般選手）、助手（策展層操作）</w:t>
      </w:r>
    </w:p>
    <w:p w14:paraId="27805426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Next.js App Router，每個端點對應 app/api/ 下的 Route Handler</w:t>
      </w:r>
    </w:p>
    <w:p w14:paraId="0128FCD7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回應格式統一為 JSON，分頁預設 50 筆</w:t>
      </w:r>
    </w:p>
    <w:p w14:paraId="1C787F14" w14:textId="77777777" w:rsidR="00A77E4B" w:rsidRDefault="00A77E4B">
      <w:pPr>
        <w:spacing w:after="120"/>
      </w:pPr>
    </w:p>
    <w:p w14:paraId="55AFD3DE" w14:textId="77777777" w:rsidR="00A77E4B" w:rsidRDefault="00000000">
      <w:pPr>
        <w:pStyle w:val="Heading2"/>
      </w:pPr>
      <w:r>
        <w:rPr>
          <w:color w:val="0D1526"/>
        </w:rPr>
        <w:t>19.2 排行榜 /api/leaderboard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43"/>
        <w:gridCol w:w="2653"/>
        <w:gridCol w:w="1941"/>
        <w:gridCol w:w="2023"/>
      </w:tblGrid>
      <w:tr w:rsidR="00A77E4B" w14:paraId="005B207D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5FDA6E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方法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4B89F9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路徑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F8F165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權限</w:t>
            </w:r>
          </w:p>
        </w:tc>
        <w:tc>
          <w:tcPr>
            <w:tcW w:w="212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5184AA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說明</w:t>
            </w:r>
          </w:p>
        </w:tc>
      </w:tr>
      <w:tr w:rsidR="00A77E4B" w14:paraId="51BA977E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FA0DC3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GET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EECE15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/api/leaderboard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64AE22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公開</w:t>
            </w:r>
          </w:p>
        </w:tc>
        <w:tc>
          <w:tcPr>
            <w:tcW w:w="212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79122A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取得排行榜，支援 distance / gender / age_group / nationality / race_id 篩選</w:t>
            </w:r>
          </w:p>
        </w:tc>
      </w:tr>
      <w:tr w:rsidR="00A77E4B" w14:paraId="65F0179E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52AC7D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GET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B030F2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/api/leaderboard/records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527F38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公開</w:t>
            </w:r>
          </w:p>
        </w:tc>
        <w:tc>
          <w:tcPr>
            <w:tcW w:w="212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E74FE1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各距離歷史最速紀錄（策展層頂點）</w:t>
            </w:r>
          </w:p>
        </w:tc>
      </w:tr>
      <w:tr w:rsidR="00A77E4B" w14:paraId="30135228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C70108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GET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7F7AAD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/api/leaderboard/unclaimed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9238D5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公開</w:t>
            </w:r>
          </w:p>
        </w:tc>
        <w:tc>
          <w:tcPr>
            <w:tcW w:w="212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9B1221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依標記次數排序的熱門未認領成績清單</w:t>
            </w:r>
          </w:p>
        </w:tc>
      </w:tr>
    </w:tbl>
    <w:p w14:paraId="70439E06" w14:textId="77777777" w:rsidR="00A77E4B" w:rsidRDefault="00A77E4B">
      <w:pPr>
        <w:spacing w:after="120"/>
      </w:pPr>
    </w:p>
    <w:p w14:paraId="6D122FAF" w14:textId="77777777" w:rsidR="00A77E4B" w:rsidRDefault="00000000">
      <w:pPr>
        <w:pStyle w:val="Heading2"/>
      </w:pPr>
      <w:r>
        <w:rPr>
          <w:color w:val="0D1526"/>
        </w:rPr>
        <w:t>19.3 成績 /api/results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55"/>
        <w:gridCol w:w="2386"/>
        <w:gridCol w:w="2014"/>
        <w:gridCol w:w="2105"/>
      </w:tblGrid>
      <w:tr w:rsidR="00A77E4B" w14:paraId="349544A9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BC2ECE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方法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5C73C5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路徑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D22BCC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權限</w:t>
            </w:r>
          </w:p>
        </w:tc>
        <w:tc>
          <w:tcPr>
            <w:tcW w:w="212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E72C23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說明</w:t>
            </w:r>
          </w:p>
        </w:tc>
      </w:tr>
      <w:tr w:rsidR="00A77E4B" w14:paraId="2410E5C6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77CA4E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GET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98F40B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/api/results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D71E71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公開</w:t>
            </w:r>
          </w:p>
        </w:tc>
        <w:tc>
          <w:tcPr>
            <w:tcW w:w="212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B7A3B9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搜尋成績，支援 athlete_name / race_edition_id / claim_status 篩選</w:t>
            </w:r>
          </w:p>
        </w:tc>
      </w:tr>
      <w:tr w:rsidR="00A77E4B" w14:paraId="193C8580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4B902E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GET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E717D7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/api/results/:id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8A78DD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公開</w:t>
            </w:r>
          </w:p>
        </w:tc>
        <w:tc>
          <w:tcPr>
            <w:tcW w:w="212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4B5D06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取得單筆成績詳細資料（含分項時間、認領狀態、標記數）</w:t>
            </w:r>
          </w:p>
        </w:tc>
      </w:tr>
      <w:tr w:rsidR="00A77E4B" w14:paraId="4AA911E7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DA3C91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lastRenderedPageBreak/>
              <w:t>POST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5261F0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/api/results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84172B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登入</w:t>
            </w:r>
          </w:p>
        </w:tc>
        <w:tc>
          <w:tcPr>
            <w:tcW w:w="212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79A482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新增成績記錄（社群層），source_type 自動設為 community</w:t>
            </w:r>
          </w:p>
        </w:tc>
      </w:tr>
      <w:tr w:rsidR="00A77E4B" w14:paraId="6326A5C0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209C5D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PUT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1B86A3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/api/results/:id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08CF71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登入</w:t>
            </w:r>
          </w:p>
        </w:tc>
        <w:tc>
          <w:tcPr>
            <w:tcW w:w="212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0AECAD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修改自己的成績（僅限本人，策展層未認領成績不可修改）</w:t>
            </w:r>
          </w:p>
        </w:tc>
      </w:tr>
      <w:tr w:rsidR="00A77E4B" w14:paraId="4E8E8228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B1AF15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POST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96ADE5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/api/results/:id/certificate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99E7EE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登入</w:t>
            </w:r>
          </w:p>
        </w:tc>
        <w:tc>
          <w:tcPr>
            <w:tcW w:w="212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638913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上傳完賽證書，觸發公證流程，verification_status 更新為 pending</w:t>
            </w:r>
          </w:p>
        </w:tc>
      </w:tr>
      <w:tr w:rsidR="00A77E4B" w14:paraId="27DAABE6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2413B8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POST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1555DC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/api/results/:id/claim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8B8E80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登入</w:t>
            </w:r>
          </w:p>
        </w:tc>
        <w:tc>
          <w:tcPr>
            <w:tcW w:w="212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E6731B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認領未認領成績，同步上傳證書，claim_status 更新為 pending</w:t>
            </w:r>
          </w:p>
        </w:tc>
      </w:tr>
    </w:tbl>
    <w:p w14:paraId="0B016F46" w14:textId="77777777" w:rsidR="00A77E4B" w:rsidRDefault="00A77E4B">
      <w:pPr>
        <w:spacing w:after="120"/>
      </w:pPr>
    </w:p>
    <w:p w14:paraId="5116864D" w14:textId="77777777" w:rsidR="00A77E4B" w:rsidRDefault="00000000">
      <w:pPr>
        <w:pStyle w:val="Heading2"/>
      </w:pPr>
      <w:r>
        <w:rPr>
          <w:color w:val="0D1526"/>
        </w:rPr>
        <w:t>19.4 標記 /api/results/:id/tags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58"/>
        <w:gridCol w:w="2464"/>
        <w:gridCol w:w="2004"/>
        <w:gridCol w:w="2034"/>
      </w:tblGrid>
      <w:tr w:rsidR="00A77E4B" w14:paraId="148ACFCC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2B28D0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方法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C9A288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路徑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6D15A0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權限</w:t>
            </w:r>
          </w:p>
        </w:tc>
        <w:tc>
          <w:tcPr>
            <w:tcW w:w="212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E342E9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說明</w:t>
            </w:r>
          </w:p>
        </w:tc>
      </w:tr>
      <w:tr w:rsidR="00A77E4B" w14:paraId="0E429D23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526ED9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POST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7334F9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/api/results/:id/tags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C432DC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登入</w:t>
            </w:r>
          </w:p>
        </w:tc>
        <w:tc>
          <w:tcPr>
            <w:tcW w:w="212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E00C3E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標記未認領成績「我已通知本人」，回傳分享文字與 Web Share 連結</w:t>
            </w:r>
          </w:p>
        </w:tc>
      </w:tr>
      <w:tr w:rsidR="00A77E4B" w14:paraId="5CCB732D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930FCC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GET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D1D4E9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/api/results/:id/tags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E1B348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公開</w:t>
            </w:r>
          </w:p>
        </w:tc>
        <w:tc>
          <w:tcPr>
            <w:tcW w:w="212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A79351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取得該成績的標記列表（顯示知情人與留言）</w:t>
            </w:r>
          </w:p>
        </w:tc>
      </w:tr>
      <w:tr w:rsidR="00A77E4B" w14:paraId="54FFBA57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0E5CA5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DELETE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04CA82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/api/results/:id/tags/:tagId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D9A947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登入</w:t>
            </w:r>
          </w:p>
        </w:tc>
        <w:tc>
          <w:tcPr>
            <w:tcW w:w="212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3FF0A4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撤銷自己的標記</w:t>
            </w:r>
          </w:p>
        </w:tc>
      </w:tr>
    </w:tbl>
    <w:p w14:paraId="719C719F" w14:textId="77777777" w:rsidR="00A77E4B" w:rsidRDefault="00A77E4B">
      <w:pPr>
        <w:spacing w:after="120"/>
      </w:pPr>
    </w:p>
    <w:p w14:paraId="19BFCEAF" w14:textId="77777777" w:rsidR="00A77E4B" w:rsidRDefault="00000000">
      <w:pPr>
        <w:pStyle w:val="Heading2"/>
      </w:pPr>
      <w:r>
        <w:rPr>
          <w:color w:val="0D1526"/>
        </w:rPr>
        <w:t>19.5 賽事 /api/races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74"/>
        <w:gridCol w:w="3475"/>
        <w:gridCol w:w="1573"/>
        <w:gridCol w:w="2038"/>
      </w:tblGrid>
      <w:tr w:rsidR="00A77E4B" w14:paraId="413FAFDF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68D508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方法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C17C5B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路徑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CC90D8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權限</w:t>
            </w:r>
          </w:p>
        </w:tc>
        <w:tc>
          <w:tcPr>
            <w:tcW w:w="212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DD6384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說明</w:t>
            </w:r>
          </w:p>
        </w:tc>
      </w:tr>
      <w:tr w:rsidR="00A77E4B" w14:paraId="7973FC1E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4ACD96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GET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BDC996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/api/races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EB4E05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公開</w:t>
            </w:r>
          </w:p>
        </w:tc>
        <w:tc>
          <w:tcPr>
            <w:tcW w:w="212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1CD713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列出賽事，支援 country / status / distance_category 篩選</w:t>
            </w:r>
          </w:p>
        </w:tc>
      </w:tr>
      <w:tr w:rsidR="00A77E4B" w14:paraId="6EA37715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9C13A4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GET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AA6774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/api/races/:slug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4F7DC5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公開</w:t>
            </w:r>
          </w:p>
        </w:tc>
        <w:tc>
          <w:tcPr>
            <w:tcW w:w="212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98C3FC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取得賽事詳細資料（含所有屆次列表）</w:t>
            </w:r>
          </w:p>
        </w:tc>
      </w:tr>
      <w:tr w:rsidR="00A77E4B" w14:paraId="40D2D14A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1C46FC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GET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DBE9AC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/api/races/:slug/editions/:year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A020D5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公開</w:t>
            </w:r>
          </w:p>
        </w:tc>
        <w:tc>
          <w:tcPr>
            <w:tcW w:w="212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1871CF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取得特定屆次資料（含天氣資訊、成績分佈）</w:t>
            </w:r>
          </w:p>
        </w:tc>
      </w:tr>
      <w:tr w:rsidR="00A77E4B" w14:paraId="482B6489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B3DB79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POST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F797C1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/api/races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85CF68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助手</w:t>
            </w:r>
          </w:p>
        </w:tc>
        <w:tc>
          <w:tcPr>
            <w:tcW w:w="212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72B235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新增賽事</w:t>
            </w:r>
          </w:p>
        </w:tc>
      </w:tr>
      <w:tr w:rsidR="00A77E4B" w14:paraId="459D39E6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BCA7F9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PUT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84CAE2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/api/races/:slug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680841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助手</w:t>
            </w:r>
          </w:p>
        </w:tc>
        <w:tc>
          <w:tcPr>
            <w:tcW w:w="212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11A2BE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更新賽事基本資料</w:t>
            </w:r>
          </w:p>
        </w:tc>
      </w:tr>
      <w:tr w:rsidR="00A77E4B" w14:paraId="0D884354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C31574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lastRenderedPageBreak/>
              <w:t>POST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1AE85E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/api/races/:slug/editions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514733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助手</w:t>
            </w:r>
          </w:p>
        </w:tc>
        <w:tc>
          <w:tcPr>
            <w:tcW w:w="212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253C53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新增屆次，自動觸發 Open-Meteo 天氣資料查詢</w:t>
            </w:r>
          </w:p>
        </w:tc>
      </w:tr>
      <w:tr w:rsidR="00A77E4B" w14:paraId="5ECEF78C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8B94B4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POST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D49727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/api/races/:slug/editions/:year/results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B7A43C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助手</w:t>
            </w:r>
          </w:p>
        </w:tc>
        <w:tc>
          <w:tcPr>
            <w:tcW w:w="212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246F4F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批次新增策展層成績（source_type: curated）</w:t>
            </w:r>
          </w:p>
        </w:tc>
      </w:tr>
    </w:tbl>
    <w:p w14:paraId="44FBAB7F" w14:textId="77777777" w:rsidR="00A77E4B" w:rsidRDefault="00A77E4B">
      <w:pPr>
        <w:spacing w:after="120"/>
      </w:pPr>
    </w:p>
    <w:p w14:paraId="05EF07B9" w14:textId="77777777" w:rsidR="00A77E4B" w:rsidRDefault="00000000">
      <w:pPr>
        <w:pStyle w:val="Heading2"/>
      </w:pPr>
      <w:r>
        <w:rPr>
          <w:color w:val="0D1526"/>
        </w:rPr>
        <w:t>19.6 選手 /api/athletes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95"/>
        <w:gridCol w:w="2121"/>
        <w:gridCol w:w="2121"/>
        <w:gridCol w:w="2123"/>
      </w:tblGrid>
      <w:tr w:rsidR="00A77E4B" w14:paraId="7836FA07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07FCDA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方法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7C1D52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路徑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7DC2BB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權限</w:t>
            </w:r>
          </w:p>
        </w:tc>
        <w:tc>
          <w:tcPr>
            <w:tcW w:w="212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A46803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說明</w:t>
            </w:r>
          </w:p>
        </w:tc>
      </w:tr>
      <w:tr w:rsidR="00A77E4B" w14:paraId="1EDFF912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22CE8F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GET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5B4A00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/api/athletes/:id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3293D5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公開</w:t>
            </w:r>
          </w:p>
        </w:tc>
        <w:tc>
          <w:tcPr>
            <w:tcW w:w="212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5DFDD7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取得選手公開 Profile（name、nationality、公開成績列表）</w:t>
            </w:r>
          </w:p>
        </w:tc>
      </w:tr>
      <w:tr w:rsidR="00A77E4B" w14:paraId="79BBE9D1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62DCD1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GET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BDF706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/api/athletes/me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BA6464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登入</w:t>
            </w:r>
          </w:p>
        </w:tc>
        <w:tc>
          <w:tcPr>
            <w:tcW w:w="212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AA278B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取得自己的完整資料（含私人成績、帳號設定）</w:t>
            </w:r>
          </w:p>
        </w:tc>
      </w:tr>
      <w:tr w:rsidR="00A77E4B" w14:paraId="5421F89C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05ED8A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PUT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768F4A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/api/athletes/me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63E0A6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登入</w:t>
            </w:r>
          </w:p>
        </w:tc>
        <w:tc>
          <w:tcPr>
            <w:tcW w:w="212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AE272F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更新個人 Profile（name、gender、birth_year、nationality 等）</w:t>
            </w:r>
          </w:p>
        </w:tc>
      </w:tr>
      <w:tr w:rsidR="00A77E4B" w14:paraId="0B6540BD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4B5DE7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DELETE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5E299C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/api/athletes/me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6EEC1D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登入</w:t>
            </w:r>
          </w:p>
        </w:tc>
        <w:tc>
          <w:tcPr>
            <w:tcW w:w="212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64CEFA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申請刪除帳號，deleted_at 設為當下，1 個月後系統清除</w:t>
            </w:r>
          </w:p>
        </w:tc>
      </w:tr>
    </w:tbl>
    <w:p w14:paraId="46714610" w14:textId="77777777" w:rsidR="00A77E4B" w:rsidRDefault="00A77E4B">
      <w:pPr>
        <w:spacing w:after="120"/>
      </w:pPr>
    </w:p>
    <w:p w14:paraId="02999E85" w14:textId="77777777" w:rsidR="00A77E4B" w:rsidRDefault="00000000">
      <w:pPr>
        <w:pStyle w:val="Heading2"/>
      </w:pPr>
      <w:r>
        <w:rPr>
          <w:color w:val="0D1526"/>
        </w:rPr>
        <w:t>19.7 管理 /api/admin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51"/>
        <w:gridCol w:w="2542"/>
        <w:gridCol w:w="1947"/>
        <w:gridCol w:w="2120"/>
      </w:tblGrid>
      <w:tr w:rsidR="00A77E4B" w14:paraId="2D6A8DF2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630B76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方法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BBA216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路徑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45E5E8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權限</w:t>
            </w:r>
          </w:p>
        </w:tc>
        <w:tc>
          <w:tcPr>
            <w:tcW w:w="212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91CCCD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說明</w:t>
            </w:r>
          </w:p>
        </w:tc>
      </w:tr>
      <w:tr w:rsidR="00A77E4B" w14:paraId="4D379760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D43C9A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GET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25C8EB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/api/admin/verifications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99CBA4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助手</w:t>
            </w:r>
          </w:p>
        </w:tc>
        <w:tc>
          <w:tcPr>
            <w:tcW w:w="212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263E79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列出待審核的公證申請（verification_status: pending）</w:t>
            </w:r>
          </w:p>
        </w:tc>
      </w:tr>
      <w:tr w:rsidR="00A77E4B" w14:paraId="14C433FF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B71B89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PUT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A8328E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/api/admin/verifications/:id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A85EFA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助手</w:t>
            </w:r>
          </w:p>
        </w:tc>
        <w:tc>
          <w:tcPr>
            <w:tcW w:w="212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50A484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核准或拒絕公證申請，更新 verification_status 與 claim_status</w:t>
            </w:r>
          </w:p>
        </w:tc>
      </w:tr>
      <w:tr w:rsidR="00A77E4B" w14:paraId="7FE6902E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0B8186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GET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74BAE3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/api/admin/claims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325BB4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助手</w:t>
            </w:r>
          </w:p>
        </w:tc>
        <w:tc>
          <w:tcPr>
            <w:tcW w:w="212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F4B593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列出待審核的認領申請（claim_status: pending）</w:t>
            </w:r>
          </w:p>
        </w:tc>
      </w:tr>
    </w:tbl>
    <w:p w14:paraId="4B36355D" w14:textId="77777777" w:rsidR="00A77E4B" w:rsidRDefault="00A77E4B">
      <w:pPr>
        <w:spacing w:after="120"/>
      </w:pPr>
    </w:p>
    <w:p w14:paraId="79AA05FA" w14:textId="77777777" w:rsidR="00A77E4B" w:rsidRDefault="00000000">
      <w:pPr>
        <w:pStyle w:val="Heading2"/>
      </w:pPr>
      <w:r>
        <w:rPr>
          <w:color w:val="0D1526"/>
        </w:rPr>
        <w:t>19.8 特別說明</w:t>
      </w:r>
    </w:p>
    <w:p w14:paraId="0AB435D2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lastRenderedPageBreak/>
        <w:t>POST /api/results/:id/tags 回傳內容包含預組好的分享文字與目標成績 URL，供前端直接呼叫 Web Share API（Phase 1 通知機制）</w:t>
      </w:r>
    </w:p>
    <w:p w14:paraId="3E815F47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POST /api/races/:slug/editions 新增屆次時，系統自動以賽事 GPS 座標 + 比賽日期查詢 Open-Meteo，天氣資料完全自動化，助手無需手動填寫</w:t>
      </w:r>
    </w:p>
    <w:p w14:paraId="04310428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排行榜查詢使用 RESULT(race_edition_id, total_seconds) 複合索引，避免全表掃描</w:t>
      </w:r>
    </w:p>
    <w:p w14:paraId="67793271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所有時間欄位以秒（integer）儲存，前端負責格式化顯示為 HH:MM:SS</w:t>
      </w:r>
    </w:p>
    <w:p w14:paraId="2F9116EE" w14:textId="77777777" w:rsidR="00A77E4B" w:rsidRDefault="00A77E4B">
      <w:pPr>
        <w:spacing w:after="240"/>
      </w:pPr>
    </w:p>
    <w:p w14:paraId="6C29884B" w14:textId="77777777" w:rsidR="00A77E4B" w:rsidRDefault="00000000">
      <w:pPr>
        <w:pStyle w:val="Heading1"/>
      </w:pPr>
      <w:r>
        <w:rPr>
          <w:color w:val="060D18"/>
        </w:rPr>
        <w:t>20. 接力成績規格</w:t>
      </w:r>
    </w:p>
    <w:p w14:paraId="105E8B4D" w14:textId="77777777" w:rsidR="00A77E4B" w:rsidRDefault="00000000">
      <w:pPr>
        <w:pStyle w:val="Heading2"/>
      </w:pPr>
      <w:r>
        <w:rPr>
          <w:color w:val="0D1526"/>
        </w:rPr>
        <w:t>20.1 核心設計原則</w:t>
      </w:r>
    </w:p>
    <w:p w14:paraId="1612CB96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以人為單位：每位接力成員擁有個人帳號，接力的分項時間歸屬到個人頁面</w:t>
      </w:r>
    </w:p>
    <w:p w14:paraId="6A18FF53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接力選手是 solo 參賽的潛在用戶，個人歷史記錄從接力就開始累積</w:t>
      </w:r>
    </w:p>
    <w:p w14:paraId="5C07F814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每場賽事的隊伍組合都是全新的，不跨賽事維護固定隊伍</w:t>
      </w:r>
    </w:p>
    <w:p w14:paraId="38C50ACE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隊名欄位保留，若同一批人重複使用相同隊名，資料自然形成跨賽事歷史，未來可視需求呈現</w:t>
      </w:r>
    </w:p>
    <w:p w14:paraId="7A3C5E1E" w14:textId="77777777" w:rsidR="00A77E4B" w:rsidRDefault="00A77E4B">
      <w:pPr>
        <w:spacing w:after="120"/>
      </w:pPr>
    </w:p>
    <w:p w14:paraId="78F3AA91" w14:textId="77777777" w:rsidR="00A77E4B" w:rsidRDefault="00000000">
      <w:pPr>
        <w:pStyle w:val="Heading2"/>
      </w:pPr>
      <w:r>
        <w:rPr>
          <w:color w:val="0D1526"/>
        </w:rPr>
        <w:t>20.2 接力結構</w:t>
      </w:r>
    </w:p>
    <w:p w14:paraId="36E37EAD" w14:textId="77777777" w:rsidR="00A77E4B" w:rsidRDefault="00000000">
      <w:pPr>
        <w:spacing w:before="80" w:after="120"/>
      </w:pPr>
      <w:r>
        <w:rPr>
          <w:rFonts w:eastAsia="Arial"/>
          <w:color w:val="333333"/>
        </w:rPr>
        <w:t>接力隊由 1–3 名成員組成，彈性分配三個分項（游泳、自行車、跑步）。一名成員可以負責 1 項或 2 項，不強制一人一項。</w:t>
      </w:r>
    </w:p>
    <w:p w14:paraId="507F9261" w14:textId="77777777" w:rsidR="00A77E4B" w:rsidRDefault="00A77E4B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95"/>
        <w:gridCol w:w="3182"/>
        <w:gridCol w:w="3183"/>
      </w:tblGrid>
      <w:tr w:rsidR="00A77E4B" w14:paraId="0FD0EA6F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1F83C8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組合類型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0F62C0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說明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4C4A73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範例</w:t>
            </w:r>
          </w:p>
        </w:tc>
      </w:tr>
      <w:tr w:rsidR="00A77E4B" w14:paraId="21BAF7C0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BE50D5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三人接力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2FD12D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每人各負責一項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785E00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A 游泳、B 自行車、C 跑步</w:t>
            </w:r>
          </w:p>
        </w:tc>
      </w:tr>
      <w:tr w:rsidR="00A77E4B" w14:paraId="2973D260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BF3ABF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兩人接力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3D7B7D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一人負責兩項，另一人負責一項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B75CE7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A 游泳＋自行車、B 跑步</w:t>
            </w:r>
          </w:p>
        </w:tc>
      </w:tr>
      <w:tr w:rsidR="00A77E4B" w14:paraId="2011207A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5A7927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其他組合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E6A390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依賽事規則允許的任何分配方式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1D8F5A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A 游泳、B 自行車＋跑步</w:t>
            </w:r>
          </w:p>
        </w:tc>
      </w:tr>
    </w:tbl>
    <w:p w14:paraId="4C17A550" w14:textId="77777777" w:rsidR="00A77E4B" w:rsidRDefault="00A77E4B">
      <w:pPr>
        <w:spacing w:after="120"/>
      </w:pPr>
    </w:p>
    <w:p w14:paraId="422DD95C" w14:textId="77777777" w:rsidR="00A77E4B" w:rsidRDefault="00000000">
      <w:pPr>
        <w:pStyle w:val="Heading2"/>
      </w:pPr>
      <w:r>
        <w:rPr>
          <w:color w:val="0D1526"/>
        </w:rPr>
        <w:t>20.3 資料模型擴充</w:t>
      </w:r>
    </w:p>
    <w:p w14:paraId="73F87C74" w14:textId="77777777" w:rsidR="00A77E4B" w:rsidRDefault="00000000">
      <w:pPr>
        <w:pStyle w:val="Heading3"/>
      </w:pPr>
      <w:r>
        <w:rPr>
          <w:color w:val="FF6B3D"/>
        </w:rPr>
        <w:t>新增 TEAM 資料表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95"/>
        <w:gridCol w:w="3182"/>
        <w:gridCol w:w="3183"/>
      </w:tblGrid>
      <w:tr w:rsidR="00A77E4B" w14:paraId="2BA08F10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CB6CC6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欄位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189A5A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型別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E67844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說明</w:t>
            </w:r>
          </w:p>
        </w:tc>
      </w:tr>
      <w:tr w:rsidR="00A77E4B" w14:paraId="4364333D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9D21CB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id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263F71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uuid PK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5C8B98" w14:textId="77777777" w:rsidR="00A77E4B" w:rsidRDefault="00A77E4B"/>
        </w:tc>
      </w:tr>
      <w:tr w:rsidR="00A77E4B" w14:paraId="0032C248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0E9003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result_id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B7AFAA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uuid FK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DAC7E0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對應 RESULT 表的隊伍整體成績</w:t>
            </w:r>
          </w:p>
        </w:tc>
      </w:tr>
      <w:tr w:rsidR="00A77E4B" w14:paraId="68BA8C2D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53F8D5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team_name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7DD175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string nullable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D941B5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隊名，選填，可跨賽事重複使用</w:t>
            </w:r>
          </w:p>
        </w:tc>
      </w:tr>
      <w:tr w:rsidR="00A77E4B" w14:paraId="78EB787F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A088DE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gender_category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AF836A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string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516063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male / female / mixed，依賽事慣例分組</w:t>
            </w:r>
          </w:p>
        </w:tc>
      </w:tr>
      <w:tr w:rsidR="00A77E4B" w14:paraId="31243DE2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7AABBA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t1_seconds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1AE7B3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int nullable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376B82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T1 換區時間，隊伍層級共同承擔</w:t>
            </w:r>
          </w:p>
        </w:tc>
      </w:tr>
      <w:tr w:rsidR="00A77E4B" w14:paraId="56C3DCEA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66D0E8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t2_seconds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692AE6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int nullable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9F927E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T2 換區時間，隊伍層級共同承擔</w:t>
            </w:r>
          </w:p>
        </w:tc>
      </w:tr>
      <w:tr w:rsidR="00A77E4B" w14:paraId="023072B6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FEE17D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lastRenderedPageBreak/>
              <w:t>created_at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1D4223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timestamp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7F2EBA" w14:textId="77777777" w:rsidR="00A77E4B" w:rsidRDefault="00A77E4B"/>
        </w:tc>
      </w:tr>
    </w:tbl>
    <w:p w14:paraId="17AD5B21" w14:textId="77777777" w:rsidR="00A77E4B" w:rsidRDefault="00A77E4B">
      <w:pPr>
        <w:spacing w:after="120"/>
      </w:pPr>
    </w:p>
    <w:p w14:paraId="708DBE81" w14:textId="77777777" w:rsidR="00A77E4B" w:rsidRDefault="00000000">
      <w:pPr>
        <w:pStyle w:val="Heading3"/>
      </w:pPr>
      <w:r>
        <w:rPr>
          <w:color w:val="FF6B3D"/>
        </w:rPr>
        <w:t>新增 TEAM_MEMBER 資料表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95"/>
        <w:gridCol w:w="3182"/>
        <w:gridCol w:w="3183"/>
      </w:tblGrid>
      <w:tr w:rsidR="00A77E4B" w14:paraId="54FBD86F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D25094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欄位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69FF08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型別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699167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說明</w:t>
            </w:r>
          </w:p>
        </w:tc>
      </w:tr>
      <w:tr w:rsidR="00A77E4B" w14:paraId="2D4E13B9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AB071E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id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3D0036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uuid PK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3DEA30" w14:textId="77777777" w:rsidR="00A77E4B" w:rsidRDefault="00A77E4B"/>
        </w:tc>
      </w:tr>
      <w:tr w:rsidR="00A77E4B" w14:paraId="32CD1066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576358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team_id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8AF737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uuid FK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3AE76E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所屬隊伍</w:t>
            </w:r>
          </w:p>
        </w:tc>
      </w:tr>
      <w:tr w:rsidR="00A77E4B" w14:paraId="2D3C1890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FADDAF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athlete_id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179176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uuid FK nullable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3444B1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成員帳號，未認領時為 null</w:t>
            </w:r>
          </w:p>
        </w:tc>
      </w:tr>
      <w:tr w:rsidR="00A77E4B" w14:paraId="380CDEDC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87131E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athlete_name_snapshot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F558B0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string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583C44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未認領時保存姓名</w:t>
            </w:r>
          </w:p>
        </w:tc>
      </w:tr>
      <w:tr w:rsidR="00A77E4B" w14:paraId="0BBEC537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CE75D0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disciplines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8A88DF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string[]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B1CAD3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負責的分項，如 ['swim'] 或 ['bike','run']</w:t>
            </w:r>
          </w:p>
        </w:tc>
      </w:tr>
      <w:tr w:rsidR="00A77E4B" w14:paraId="055E74C6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A08A2D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split_seconds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E1A6DC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int nullable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CAF67B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該成員負責分項的合計時間（秒）</w:t>
            </w:r>
          </w:p>
        </w:tc>
      </w:tr>
      <w:tr w:rsidR="00A77E4B" w14:paraId="29640D57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B28A3A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claim_status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6D9E30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string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5A61BA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unclaimed / pending / claimed</w:t>
            </w:r>
          </w:p>
        </w:tc>
      </w:tr>
      <w:tr w:rsidR="00A77E4B" w14:paraId="68F90834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60843D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verification_status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BE1CDB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string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65F1C6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unverified / pending / verified</w:t>
            </w:r>
          </w:p>
        </w:tc>
      </w:tr>
    </w:tbl>
    <w:p w14:paraId="34BC9379" w14:textId="77777777" w:rsidR="00A77E4B" w:rsidRDefault="00A77E4B">
      <w:pPr>
        <w:spacing w:after="120"/>
      </w:pPr>
    </w:p>
    <w:p w14:paraId="417267F7" w14:textId="77777777" w:rsidR="00A77E4B" w:rsidRDefault="00000000">
      <w:pPr>
        <w:pStyle w:val="Heading3"/>
      </w:pPr>
      <w:r>
        <w:rPr>
          <w:color w:val="FF6B3D"/>
        </w:rPr>
        <w:t>RESULT 表擴充</w:t>
      </w:r>
    </w:p>
    <w:p w14:paraId="5D0B54DB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新增 result_type 欄位：solo / relay，區分個人與接力成績</w:t>
      </w:r>
    </w:p>
    <w:p w14:paraId="16C34581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接力成績的 athlete_id 設為 null，由 TEAM 表管理成員關係</w:t>
      </w:r>
    </w:p>
    <w:p w14:paraId="5C4E2793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total_seconds 仍為完賽總時間，排行榜排序依據不變</w:t>
      </w:r>
    </w:p>
    <w:p w14:paraId="3D5117B5" w14:textId="77777777" w:rsidR="00A77E4B" w:rsidRDefault="00A77E4B">
      <w:pPr>
        <w:spacing w:after="120"/>
      </w:pPr>
    </w:p>
    <w:p w14:paraId="6B074468" w14:textId="77777777" w:rsidR="00A77E4B" w:rsidRDefault="00000000">
      <w:pPr>
        <w:pStyle w:val="Heading2"/>
      </w:pPr>
      <w:r>
        <w:rPr>
          <w:color w:val="0D1526"/>
        </w:rPr>
        <w:t>20.4 T1 / T2 換區時間歸屬</w:t>
      </w:r>
    </w:p>
    <w:p w14:paraId="10D838D4" w14:textId="77777777" w:rsidR="00A77E4B" w:rsidRDefault="00000000">
      <w:pPr>
        <w:spacing w:before="80" w:after="120"/>
      </w:pPr>
      <w:r>
        <w:rPr>
          <w:rFonts w:eastAsia="Arial"/>
          <w:color w:val="333333"/>
        </w:rPr>
        <w:t>接力賽的換區時間在實務上存在計時系統差異（晶片偵測點不同），無法精確歸屬到特定成員。採以下設計：</w:t>
      </w:r>
    </w:p>
    <w:p w14:paraId="5208D7D5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T1、T2 作為隊伍層級欄位，存放在 TEAM 表，不強制歸屬任何成員</w:t>
      </w:r>
    </w:p>
    <w:p w14:paraId="384CF6C6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成員的 split_seconds 只計算自己負責分項的純運動時間，不含換區</w:t>
      </w:r>
    </w:p>
    <w:p w14:paraId="7BA3CF16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隊伍完賽時間 = 所有成員 split_seconds 之和 + T1 + T2</w:t>
      </w:r>
    </w:p>
    <w:p w14:paraId="564C71EE" w14:textId="77777777" w:rsidR="00A77E4B" w:rsidRDefault="00A77E4B">
      <w:pPr>
        <w:spacing w:after="120"/>
      </w:pPr>
    </w:p>
    <w:p w14:paraId="4DBBA9BA" w14:textId="77777777" w:rsidR="00A77E4B" w:rsidRDefault="00000000">
      <w:pPr>
        <w:pStyle w:val="Heading2"/>
      </w:pPr>
      <w:r>
        <w:rPr>
          <w:color w:val="0D1526"/>
        </w:rPr>
        <w:t>20.5 排行榜設計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95"/>
        <w:gridCol w:w="6365"/>
      </w:tblGrid>
      <w:tr w:rsidR="00A77E4B" w14:paraId="76005C34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6B1E7C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項目</w:t>
            </w:r>
          </w:p>
        </w:tc>
        <w:tc>
          <w:tcPr>
            <w:tcW w:w="636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7D53B0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設計</w:t>
            </w:r>
          </w:p>
        </w:tc>
      </w:tr>
      <w:tr w:rsidR="00A77E4B" w14:paraId="3EA35AFD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DE2BDC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榜單獨立</w:t>
            </w:r>
          </w:p>
        </w:tc>
        <w:tc>
          <w:tcPr>
            <w:tcW w:w="636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4538DE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接力榜與 solo 榜完全分開，不混合排列</w:t>
            </w:r>
          </w:p>
        </w:tc>
      </w:tr>
      <w:tr w:rsidR="00A77E4B" w14:paraId="0E9039A1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E67A8C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性別分組</w:t>
            </w:r>
          </w:p>
        </w:tc>
        <w:tc>
          <w:tcPr>
            <w:tcW w:w="636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F81024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沿用賽事慣例：男子組、女子組、混合組</w:t>
            </w:r>
          </w:p>
        </w:tc>
      </w:tr>
      <w:tr w:rsidR="00A77E4B" w14:paraId="40871BA8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FF9567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年齡組</w:t>
            </w:r>
          </w:p>
        </w:tc>
        <w:tc>
          <w:tcPr>
            <w:tcW w:w="636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1367EF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初期不做接力的年齡組分組，以隊伍整體參賽為單位</w:t>
            </w:r>
          </w:p>
        </w:tc>
      </w:tr>
      <w:tr w:rsidR="00A77E4B" w14:paraId="7CB48823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3CE216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地區篩選</w:t>
            </w:r>
          </w:p>
        </w:tc>
        <w:tc>
          <w:tcPr>
            <w:tcW w:w="636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BA289B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依隊伍成員的國籍多數決，或依隊長（第一位認領者）國籍</w:t>
            </w:r>
          </w:p>
        </w:tc>
      </w:tr>
      <w:tr w:rsidR="00A77E4B" w14:paraId="6A6F3212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D7B202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賽事接力紀錄</w:t>
            </w:r>
          </w:p>
        </w:tc>
        <w:tc>
          <w:tcPr>
            <w:tcW w:w="636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D4C3FA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策展層不主動收錄接力歷史；社群層成績自然形成各賽事接力最速紀錄</w:t>
            </w:r>
          </w:p>
        </w:tc>
      </w:tr>
    </w:tbl>
    <w:p w14:paraId="46E0DE17" w14:textId="77777777" w:rsidR="00A77E4B" w:rsidRDefault="00A77E4B">
      <w:pPr>
        <w:spacing w:after="120"/>
      </w:pPr>
    </w:p>
    <w:p w14:paraId="3BB4F45E" w14:textId="77777777" w:rsidR="00A77E4B" w:rsidRDefault="00000000">
      <w:pPr>
        <w:pStyle w:val="Heading2"/>
      </w:pPr>
      <w:r>
        <w:rPr>
          <w:color w:val="0D1526"/>
        </w:rPr>
        <w:t>20.6 認領機制</w:t>
      </w:r>
    </w:p>
    <w:p w14:paraId="280F9616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任一成員認領即可使隊伍成績出現在排行榜</w:t>
      </w:r>
    </w:p>
    <w:p w14:paraId="78FD9EF5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其他成員可各自認領，認領後分項成績出現在個人頁面</w:t>
      </w:r>
    </w:p>
    <w:p w14:paraId="34C81C75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成員之間的認領狀態獨立，不互相影響</w:t>
      </w:r>
    </w:p>
    <w:p w14:paraId="7BF88D4A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若成員不同意成績公開，可向助手申請將自己的部分設為私人（隊伍整體成績仍保留，個人分項不顯示）</w:t>
      </w:r>
    </w:p>
    <w:p w14:paraId="09515974" w14:textId="77777777" w:rsidR="00A77E4B" w:rsidRDefault="00A77E4B">
      <w:pPr>
        <w:spacing w:after="120"/>
      </w:pPr>
    </w:p>
    <w:p w14:paraId="10E17D80" w14:textId="77777777" w:rsidR="00A77E4B" w:rsidRDefault="00000000">
      <w:pPr>
        <w:pStyle w:val="Heading2"/>
      </w:pPr>
      <w:r>
        <w:rPr>
          <w:color w:val="0D1526"/>
        </w:rPr>
        <w:t>20.7 個人頁面呈現</w:t>
      </w:r>
    </w:p>
    <w:p w14:paraId="3598607B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Solo 成績為主區塊，接力成績為獨立的次要區塊</w:t>
      </w:r>
    </w:p>
    <w:p w14:paraId="31BA2560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接力成績顯示：分項名稱、個人分項時間、隊名、隊友姓名、完賽總時間</w:t>
      </w:r>
    </w:p>
    <w:p w14:paraId="4D38B3C8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點擊隊名可進入隊伍成績頁面，查看完整隊伍資料與所有成員</w:t>
      </w:r>
    </w:p>
    <w:p w14:paraId="1355ECAE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未來可提供個人頁面排版設定，讓選手自訂 solo 與接力的顯示比重</w:t>
      </w:r>
    </w:p>
    <w:p w14:paraId="62658DB3" w14:textId="77777777" w:rsidR="00A77E4B" w:rsidRDefault="00A77E4B">
      <w:pPr>
        <w:spacing w:after="120"/>
      </w:pPr>
    </w:p>
    <w:p w14:paraId="6CF9F899" w14:textId="77777777" w:rsidR="00A77E4B" w:rsidRDefault="00000000">
      <w:pPr>
        <w:pStyle w:val="Heading2"/>
      </w:pPr>
      <w:r>
        <w:rPr>
          <w:color w:val="0D1526"/>
        </w:rPr>
        <w:t>20.8 成績合理性偵測</w:t>
      </w:r>
    </w:p>
    <w:p w14:paraId="4CC2E6FD" w14:textId="77777777" w:rsidR="00A77E4B" w:rsidRDefault="00000000">
      <w:pPr>
        <w:spacing w:before="80" w:after="120"/>
      </w:pPr>
      <w:r>
        <w:rPr>
          <w:rFonts w:eastAsia="Arial"/>
          <w:color w:val="333333"/>
        </w:rPr>
        <w:t>接力成員只完成單項，合理範圍與 solo 不同。以 Full Ironman 為基準：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95"/>
        <w:gridCol w:w="2121"/>
        <w:gridCol w:w="2121"/>
        <w:gridCol w:w="2123"/>
      </w:tblGrid>
      <w:tr w:rsidR="00A77E4B" w14:paraId="6198818A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2456D8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分項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247BA1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合理下限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A79D31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合理上限</w:t>
            </w:r>
          </w:p>
        </w:tc>
        <w:tc>
          <w:tcPr>
            <w:tcW w:w="212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462224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說明</w:t>
            </w:r>
          </w:p>
        </w:tc>
      </w:tr>
      <w:tr w:rsidR="00A77E4B" w14:paraId="26068FD5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AE6965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游泳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0E0E7F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35 分鐘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4F10EC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2 小時 30 分</w:t>
            </w:r>
          </w:p>
        </w:tc>
        <w:tc>
          <w:tcPr>
            <w:tcW w:w="212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49386D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低於下限標記異常，高於上限視為超時</w:t>
            </w:r>
          </w:p>
        </w:tc>
      </w:tr>
      <w:tr w:rsidR="00A77E4B" w14:paraId="07BADD38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C896DF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自行車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50E790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3 小時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D07780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8 小時</w:t>
            </w:r>
          </w:p>
        </w:tc>
        <w:tc>
          <w:tcPr>
            <w:tcW w:w="212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852A76" w14:textId="77777777" w:rsidR="00A77E4B" w:rsidRDefault="00A77E4B"/>
        </w:tc>
      </w:tr>
      <w:tr w:rsidR="00A77E4B" w14:paraId="3EF7CFEB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C55EF3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跑步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D84D31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2 小時 30 分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16447E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8 小時</w:t>
            </w:r>
          </w:p>
        </w:tc>
        <w:tc>
          <w:tcPr>
            <w:tcW w:w="212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4E5AA3" w14:textId="77777777" w:rsidR="00A77E4B" w:rsidRDefault="00A77E4B"/>
        </w:tc>
      </w:tr>
      <w:tr w:rsidR="00A77E4B" w14:paraId="560D3333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F046C2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70.3 游泳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D758E4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18 分鐘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7A098F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1 小時 30 分</w:t>
            </w:r>
          </w:p>
        </w:tc>
        <w:tc>
          <w:tcPr>
            <w:tcW w:w="212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CD67A1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各距離各有獨立基準</w:t>
            </w:r>
          </w:p>
        </w:tc>
      </w:tr>
      <w:tr w:rsidR="00A77E4B" w14:paraId="5E079B5C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720FB5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70.3 自行車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D166F9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1 小時 30 分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683E97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5 小時</w:t>
            </w:r>
          </w:p>
        </w:tc>
        <w:tc>
          <w:tcPr>
            <w:tcW w:w="212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36026B" w14:textId="77777777" w:rsidR="00A77E4B" w:rsidRDefault="00A77E4B"/>
        </w:tc>
      </w:tr>
      <w:tr w:rsidR="00A77E4B" w14:paraId="240108AF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E0061D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70.3 跑步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5783BF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1 小時 10 分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65D782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4 小時</w:t>
            </w:r>
          </w:p>
        </w:tc>
        <w:tc>
          <w:tcPr>
            <w:tcW w:w="212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0954A4" w14:textId="77777777" w:rsidR="00A77E4B" w:rsidRDefault="00A77E4B"/>
        </w:tc>
      </w:tr>
    </w:tbl>
    <w:p w14:paraId="56B6EF6C" w14:textId="77777777" w:rsidR="00A77E4B" w:rsidRDefault="00A77E4B">
      <w:pPr>
        <w:spacing w:after="120"/>
      </w:pPr>
    </w:p>
    <w:p w14:paraId="430BF7DF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Solo 與接力使用同一套單項基準，邏輯一致，維護成本低</w:t>
      </w:r>
    </w:p>
    <w:p w14:paraId="3D310698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超出合理範圍的成績不直接拒絕，標記為「待確認」，由助手人工判斷</w:t>
      </w:r>
    </w:p>
    <w:p w14:paraId="1CD6D43B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Olympic 與 Sprint 距離的基準另行定義，初期可參考歷史賽事成績分佈設定</w:t>
      </w:r>
    </w:p>
    <w:p w14:paraId="78989B32" w14:textId="77777777" w:rsidR="00A77E4B" w:rsidRDefault="00A77E4B">
      <w:pPr>
        <w:spacing w:after="120"/>
      </w:pPr>
    </w:p>
    <w:p w14:paraId="1186BD1C" w14:textId="77777777" w:rsidR="00A77E4B" w:rsidRDefault="00000000">
      <w:pPr>
        <w:pStyle w:val="Heading2"/>
      </w:pPr>
      <w:r>
        <w:rPr>
          <w:color w:val="0D1526"/>
        </w:rPr>
        <w:t>20.9 新增 API 端點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89"/>
        <w:gridCol w:w="3853"/>
        <w:gridCol w:w="1434"/>
        <w:gridCol w:w="1984"/>
      </w:tblGrid>
      <w:tr w:rsidR="00A77E4B" w14:paraId="2B2E6655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119CE1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方法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BC6F68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路徑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0AB26F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權限</w:t>
            </w:r>
          </w:p>
        </w:tc>
        <w:tc>
          <w:tcPr>
            <w:tcW w:w="212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6C3B5E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說明</w:t>
            </w:r>
          </w:p>
        </w:tc>
      </w:tr>
      <w:tr w:rsidR="00A77E4B" w14:paraId="69275BB1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1894E9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POST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1573CF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/api/results/relay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087269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登入</w:t>
            </w:r>
          </w:p>
        </w:tc>
        <w:tc>
          <w:tcPr>
            <w:tcW w:w="212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1A186A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新增接力成績，同時建立 TEAM 與 TEAM_MEMBER 記錄</w:t>
            </w:r>
          </w:p>
        </w:tc>
      </w:tr>
      <w:tr w:rsidR="00A77E4B" w14:paraId="52660B2E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F5968E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lastRenderedPageBreak/>
              <w:t>GET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9D85B9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/api/teams/:id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1FF6A2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公開</w:t>
            </w:r>
          </w:p>
        </w:tc>
        <w:tc>
          <w:tcPr>
            <w:tcW w:w="212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4551F5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取得隊伍詳細資料（含成員、分項時間、換區時間）</w:t>
            </w:r>
          </w:p>
        </w:tc>
      </w:tr>
      <w:tr w:rsidR="00A77E4B" w14:paraId="441D1B52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C7C21F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POST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6EF402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/api/teams/:id/members/:memberId/claim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93B4E9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登入</w:t>
            </w:r>
          </w:p>
        </w:tc>
        <w:tc>
          <w:tcPr>
            <w:tcW w:w="212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9033B8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成員認領自己的接力分項成績</w:t>
            </w:r>
          </w:p>
        </w:tc>
      </w:tr>
      <w:tr w:rsidR="00A77E4B" w14:paraId="5A605386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ADEDD6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GET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89E470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/api/leaderboard/relay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0D7149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公開</w:t>
            </w:r>
          </w:p>
        </w:tc>
        <w:tc>
          <w:tcPr>
            <w:tcW w:w="212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BFB3C4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接力排行榜，支援 distance / gender_category / race_id 篩選</w:t>
            </w:r>
          </w:p>
        </w:tc>
      </w:tr>
    </w:tbl>
    <w:p w14:paraId="0A100001" w14:textId="77777777" w:rsidR="00185876" w:rsidRDefault="00000000">
      <w:pPr>
        <w:pStyle w:val="Heading2"/>
      </w:pPr>
      <w:r>
        <w:rPr>
          <w:color w:val="0D1526"/>
        </w:rPr>
        <w:t>20.10 接力功能實作細節（2026-06-04）</w:t>
      </w:r>
    </w:p>
    <w:p w14:paraId="23C3FA42" w14:textId="77777777" w:rsidR="00185876" w:rsidRDefault="00000000">
      <w:pPr>
        <w:pStyle w:val="Heading2"/>
      </w:pPr>
      <w:r>
        <w:rPr>
          <w:color w:val="0D1526"/>
        </w:rPr>
        <w:t>20.10.1 資料庫變更</w:t>
      </w:r>
    </w:p>
    <w:p w14:paraId="30648C4C" w14:textId="77777777" w:rsidR="00185876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新增 migration 20260604000005：results_relay_insert RLS policy</w:t>
      </w:r>
    </w:p>
    <w:p w14:paraId="1C66FCAE" w14:textId="77777777" w:rsidR="00185876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允許登入用戶建立 result_type=‘relay’ 且 athlete_id IS NULL 的成績</w:t>
      </w:r>
    </w:p>
    <w:p w14:paraId="35F8541C" w14:textId="77777777" w:rsidR="00185876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原有 results_athlete_insert policy 限制 result_type=‘solo’，無法涵蓋 relay</w:t>
      </w:r>
    </w:p>
    <w:p w14:paraId="12BF9928" w14:textId="77777777" w:rsidR="00185876" w:rsidRDefault="00000000">
      <w:pPr>
        <w:pStyle w:val="Heading2"/>
      </w:pPr>
      <w:r>
        <w:rPr>
          <w:color w:val="0D1526"/>
        </w:rPr>
        <w:t>20.10.2 API 端點（已實作）</w:t>
      </w:r>
    </w:p>
    <w:p w14:paraId="5B6344FC" w14:textId="77777777" w:rsidR="00185876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POST /api/results/relay：新增接力成績，建立 RESULT → TEAM → TEAM_MEMBER</w:t>
      </w:r>
    </w:p>
    <w:p w14:paraId="0A5A4CE5" w14:textId="77777777" w:rsidR="00185876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GET /api/teams/:id：取得隊伍詳細資料（含成員、分項時間、換區時間）</w:t>
      </w:r>
    </w:p>
    <w:p w14:paraId="45449C65" w14:textId="77777777" w:rsidR="00185876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POST /api/teams/:id/members/:memberId/claim：成員認領，claim_status → pending</w:t>
      </w:r>
    </w:p>
    <w:p w14:paraId="7430B929" w14:textId="77777777" w:rsidR="00185876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GET /api/leaderboard/relay：接力排行榜，支援 distance / gender_category / race_id 篩選</w:t>
      </w:r>
    </w:p>
    <w:p w14:paraId="0C3C5E5F" w14:textId="77777777" w:rsidR="00185876" w:rsidRDefault="00000000">
      <w:pPr>
        <w:pStyle w:val="Heading2"/>
      </w:pPr>
      <w:r>
        <w:rPr>
          <w:color w:val="0D1526"/>
        </w:rPr>
        <w:t>20.10.3 UI 頁面</w:t>
      </w:r>
    </w:p>
    <w:p w14:paraId="02FD1B63" w14:textId="77777777" w:rsidR="00185876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/relay：接力榜，距離分頁 + 組別/賽事篩選，RelayLeaderboard Client Component</w:t>
      </w:r>
    </w:p>
    <w:p w14:paraId="43105345" w14:textId="77777777" w:rsidR="00185876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/teams/[id]：隊伍詳情頁，顯示完賽時間、T1/T2、成員列表（含分項 icon、個人時間、認領狀態）</w:t>
      </w:r>
    </w:p>
    <w:p w14:paraId="645761A6" w14:textId="77777777" w:rsidR="00185876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/records/relay/new：新增接力成績表單，最多 3 位成員，可勾選「這是我」自動認領</w:t>
      </w:r>
    </w:p>
    <w:p w14:paraId="0749F726" w14:textId="77777777" w:rsidR="00185876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/records：新增接力成績區塊，資料來源為 team_members WHERE athlete_id = me，點擊進入 /teams/[id]</w:t>
      </w:r>
    </w:p>
    <w:p w14:paraId="3B9B181D" w14:textId="77777777" w:rsidR="00185876" w:rsidRDefault="00000000">
      <w:pPr>
        <w:pStyle w:val="Heading2"/>
      </w:pPr>
      <w:r>
        <w:rPr>
          <w:color w:val="0D1526"/>
        </w:rPr>
        <w:t>20.10.4 共用元件：DisciplineIcon</w:t>
      </w:r>
    </w:p>
    <w:p w14:paraId="47F8E9ED" w14:textId="77777777" w:rsidR="00185876" w:rsidRDefault="00000000">
      <w:pPr>
        <w:spacing w:before="80" w:after="120"/>
      </w:pPr>
      <w:r>
        <w:rPr>
          <w:rFonts w:eastAsia="Arial"/>
          <w:color w:val="333333"/>
        </w:rPr>
        <w:lastRenderedPageBreak/>
        <w:t>路徑：src/components/ui/DisciplineIcon.tsx　　Props：discipline (“swim” | “bike” | “run”)，可選 className 覆寫尺寸/顏色</w:t>
      </w:r>
    </w:p>
    <w:p w14:paraId="3332F753" w14:textId="77777777" w:rsidR="00185876" w:rsidRDefault="00000000">
      <w:pPr>
        <w:spacing w:before="80" w:after="120"/>
      </w:pPr>
      <w:r>
        <w:rPr>
          <w:rFonts w:eastAsia="Arial"/>
          <w:color w:val="333333"/>
        </w:rPr>
        <w:t>設計：viewBox 0 0 24 24，線條風格（stroke），顏色由 currentColor 控制，可在任何背景使用</w:t>
      </w:r>
    </w:p>
    <w:p w14:paraId="4546F6E8" w14:textId="77777777" w:rsidR="00185876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4EA1FF"/>
        </w:rPr>
        <w:t xml:space="preserve">swim </w:t>
      </w:r>
      <w:r>
        <w:rPr>
          <w:rFonts w:eastAsia="Arial"/>
          <w:color w:val="333333"/>
        </w:rPr>
        <w:t>預設 text-swim（#4ea1ff）：頭 + 划水手臂 + 雙水波</w:t>
      </w:r>
    </w:p>
    <w:p w14:paraId="4E7AEE42" w14:textId="77777777" w:rsidR="00185876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66C6BE"/>
        </w:rPr>
        <w:t xml:space="preserve">bike </w:t>
      </w:r>
      <w:r>
        <w:rPr>
          <w:rFonts w:eastAsia="Arial"/>
          <w:color w:val="333333"/>
        </w:rPr>
        <w:t>預設 text-bike（#66c6be）：雙輪車架 + 騎士頭</w:t>
      </w:r>
    </w:p>
    <w:p w14:paraId="5D133ADB" w14:textId="77777777" w:rsidR="00185876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FF685E"/>
        </w:rPr>
        <w:t xml:space="preserve">run </w:t>
      </w:r>
      <w:r>
        <w:rPr>
          <w:rFonts w:eastAsia="Arial"/>
          <w:color w:val="333333"/>
        </w:rPr>
        <w:t>預設 text-run（#ff685e）：奔跑人形（頭 + 四肢）</w:t>
      </w:r>
    </w:p>
    <w:p w14:paraId="3C71160B" w14:textId="77777777" w:rsidR="00A77E4B" w:rsidRDefault="00A77E4B">
      <w:pPr>
        <w:spacing w:after="240"/>
      </w:pPr>
    </w:p>
    <w:p w14:paraId="59678015" w14:textId="77777777" w:rsidR="00A77E4B" w:rsidRDefault="00000000">
      <w:pPr>
        <w:pStyle w:val="Heading1"/>
      </w:pPr>
      <w:r>
        <w:rPr>
          <w:color w:val="060D18"/>
        </w:rPr>
        <w:t>21. 規格補充與決策更新</w:t>
      </w:r>
    </w:p>
    <w:p w14:paraId="72A98888" w14:textId="77777777" w:rsidR="00A77E4B" w:rsidRDefault="00000000">
      <w:pPr>
        <w:pStyle w:val="Heading2"/>
      </w:pPr>
      <w:r>
        <w:rPr>
          <w:color w:val="0D1526"/>
        </w:rPr>
        <w:t>21.1 排行榜顯示邏輯（更新第 3 章）</w:t>
      </w:r>
    </w:p>
    <w:p w14:paraId="6CE7C09D" w14:textId="77777777" w:rsidR="00A77E4B" w:rsidRDefault="00000000">
      <w:pPr>
        <w:spacing w:before="80" w:after="120"/>
      </w:pPr>
      <w:r>
        <w:rPr>
          <w:rFonts w:eastAsia="Arial"/>
          <w:color w:val="333333"/>
        </w:rPr>
        <w:t>排行榜提供兩種顯示模式，用戶可自由切換：</w:t>
      </w:r>
    </w:p>
    <w:p w14:paraId="11D546F1" w14:textId="77777777" w:rsidR="00A77E4B" w:rsidRDefault="00A77E4B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95"/>
        <w:gridCol w:w="3182"/>
        <w:gridCol w:w="3183"/>
      </w:tblGrid>
      <w:tr w:rsidR="00A77E4B" w14:paraId="2605F53A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0F416D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模式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4DBD13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說明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5B70DF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預設</w:t>
            </w:r>
          </w:p>
        </w:tc>
      </w:tr>
      <w:tr w:rsidR="00A77E4B" w14:paraId="2A191F85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9D8038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Leaderboard 模式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4CCF7E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每位選手只取最佳成績，榜單最精簡，代表「這個人能做到的最好」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C0E4DF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預設</w:t>
            </w:r>
          </w:p>
        </w:tc>
      </w:tr>
      <w:tr w:rsidR="00A77E4B" w14:paraId="5DFC2E83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DB095C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Records 模式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02D24F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顯示全部成績，可進一步切換子類別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4AE9E8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手動切換</w:t>
            </w:r>
          </w:p>
        </w:tc>
      </w:tr>
    </w:tbl>
    <w:p w14:paraId="2E915180" w14:textId="77777777" w:rsidR="00A77E4B" w:rsidRDefault="00A77E4B">
      <w:pPr>
        <w:spacing w:after="120"/>
      </w:pPr>
    </w:p>
    <w:p w14:paraId="17F06349" w14:textId="77777777" w:rsidR="00A77E4B" w:rsidRDefault="00000000">
      <w:pPr>
        <w:spacing w:before="80" w:after="120"/>
      </w:pPr>
      <w:r>
        <w:rPr>
          <w:rFonts w:eastAsia="Arial"/>
          <w:color w:val="333333"/>
        </w:rPr>
        <w:t>Records 模式的子類別：</w:t>
      </w:r>
    </w:p>
    <w:p w14:paraId="7C1D9B71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個人歷史：同一選手的所有成績，按時間排序，呈現進步軌跡</w:t>
      </w:r>
    </w:p>
    <w:p w14:paraId="16E13989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賽事最快紀錄：同一賽事屆次的最快成績，不限選手</w:t>
      </w:r>
    </w:p>
    <w:p w14:paraId="5968FD6E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年度紀錄：篩選特定年份的所有成績，觀察年度趨勢</w:t>
      </w:r>
    </w:p>
    <w:p w14:paraId="2BCF5BCC" w14:textId="77777777" w:rsidR="00A77E4B" w:rsidRDefault="00A77E4B">
      <w:pPr>
        <w:spacing w:after="120"/>
      </w:pPr>
    </w:p>
    <w:p w14:paraId="4D017E18" w14:textId="77777777" w:rsidR="00A77E4B" w:rsidRDefault="00000000">
      <w:pPr>
        <w:pStyle w:val="Heading2"/>
      </w:pPr>
      <w:r>
        <w:rPr>
          <w:color w:val="0D1526"/>
        </w:rPr>
        <w:t>21.2 顯示名稱為進榜必要條件（更新第 8 章）</w:t>
      </w:r>
    </w:p>
    <w:p w14:paraId="4D4F4884" w14:textId="77777777" w:rsidR="00A77E4B" w:rsidRDefault="00000000">
      <w:pPr>
        <w:spacing w:before="80" w:after="120"/>
      </w:pPr>
      <w:r>
        <w:rPr>
          <w:rFonts w:eastAsia="Arial"/>
          <w:color w:val="333333"/>
        </w:rPr>
        <w:t>匿名成績不納入排行榜，避免公信力問題。規則如下：</w:t>
      </w:r>
    </w:p>
    <w:p w14:paraId="759DDC12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進入排行榜的成績，選手必須填寫真實姓名（name）；暱稱（nickname）可選填，填寫後優先顯示</w:t>
      </w:r>
    </w:p>
    <w:p w14:paraId="4410A2DD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name 填寫真實姓名；nickname 另行選填，可為暱稱，填寫後排行榜顯示 nickname 優先於 name；兩者皆不可為空白或純空格</w:t>
      </w:r>
    </w:p>
    <w:p w14:paraId="4D44C995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未填寫顯示名稱的成績仍可私人保存，但不出現在任何排行榜</w:t>
      </w:r>
    </w:p>
    <w:p w14:paraId="62F6360A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策展層的未認領成績使用 athlete_name_snapshot，不受此限制</w:t>
      </w:r>
    </w:p>
    <w:p w14:paraId="0CC35010" w14:textId="77777777" w:rsidR="00CC3500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排行榜顯示名稱優先順序：COALESCE(nickname, name, athlete_name_snapshot)</w:t>
      </w:r>
    </w:p>
    <w:p w14:paraId="1A840077" w14:textId="77777777" w:rsidR="00A77E4B" w:rsidRDefault="00A77E4B">
      <w:pPr>
        <w:spacing w:after="120"/>
      </w:pPr>
    </w:p>
    <w:p w14:paraId="55129F1C" w14:textId="77777777" w:rsidR="00A77E4B" w:rsidRDefault="00000000">
      <w:pPr>
        <w:pStyle w:val="Heading2"/>
      </w:pPr>
      <w:r>
        <w:rPr>
          <w:color w:val="0D1526"/>
        </w:rPr>
        <w:t>21.3 首次成績登錄引導流程（更新第 5 章）</w:t>
      </w:r>
    </w:p>
    <w:p w14:paraId="466ED2C2" w14:textId="77777777" w:rsidR="00A77E4B" w:rsidRDefault="00000000">
      <w:pPr>
        <w:spacing w:before="80" w:after="120"/>
      </w:pPr>
      <w:r>
        <w:rPr>
          <w:rFonts w:eastAsia="Arial"/>
          <w:color w:val="333333"/>
        </w:rPr>
        <w:t>選手完成第一筆成績登錄時，系統引導填寫以下必要欄位，完成後成績才正式提交：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95"/>
        <w:gridCol w:w="3182"/>
        <w:gridCol w:w="3183"/>
      </w:tblGrid>
      <w:tr w:rsidR="00A77E4B" w14:paraId="2B5F9599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98314C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欄位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A7FBC2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用途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7248CC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是否強制</w:t>
            </w:r>
          </w:p>
        </w:tc>
      </w:tr>
      <w:tr w:rsidR="00A77E4B" w14:paraId="4F955F34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FAE01C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lastRenderedPageBreak/>
              <w:t>name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743744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真實姓名，認領比對與進榜判斷依據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78DBCE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強制</w:t>
            </w:r>
          </w:p>
        </w:tc>
      </w:tr>
      <w:tr w:rsidR="00A77E4B" w14:paraId="51BEE801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7220FD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gender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684E3F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排行榜性別分組依據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8E938A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強制</w:t>
            </w:r>
          </w:p>
        </w:tc>
      </w:tr>
      <w:tr w:rsidR="00A77E4B" w14:paraId="7A8D59AA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D74429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birth_year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5E8B8D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自動計算年齡組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1C4B9C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強制</w:t>
            </w:r>
          </w:p>
        </w:tc>
      </w:tr>
      <w:tr w:rsidR="00A77E4B" w14:paraId="40D915B7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B5BF3A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nationality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75E046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地區排行榜篩選依據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29ACDB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強制</w:t>
            </w:r>
          </w:p>
        </w:tc>
      </w:tr>
    </w:tbl>
    <w:p w14:paraId="6322E43F" w14:textId="77777777" w:rsidR="00A77E4B" w:rsidRDefault="00A77E4B">
      <w:pPr>
        <w:spacing w:after="120"/>
      </w:pPr>
    </w:p>
    <w:p w14:paraId="4C9B2BC3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此引導流程僅在第一筆成績登錄時觸發，之後不再重複</w:t>
      </w:r>
    </w:p>
    <w:p w14:paraId="77EAC0BD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若選手之前已填寫 Profile，自動帶入，無需重複填寫</w:t>
      </w:r>
    </w:p>
    <w:p w14:paraId="03F0F7E4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私人成績不受此限制，可在未填寫 Profile 的狀態下儲存私人成績</w:t>
      </w:r>
    </w:p>
    <w:p w14:paraId="4E62A897" w14:textId="77777777" w:rsidR="00A77E4B" w:rsidRDefault="00A77E4B">
      <w:pPr>
        <w:spacing w:after="120"/>
      </w:pPr>
    </w:p>
    <w:p w14:paraId="39EA7CA0" w14:textId="77777777" w:rsidR="00A77E4B" w:rsidRDefault="00000000">
      <w:pPr>
        <w:spacing w:before="80" w:after="60"/>
        <w:rPr>
          <w:ins w:id="0" w:author="Claude" w:date="2026-06-04T00:00:00Z"/>
        </w:rPr>
      </w:pPr>
      <w:ins w:id="1" w:author="Claude" w:date="2026-06-04T00:00:00Z">
        <w:r>
          <w:rPr>
            <w:rFonts w:eastAsia="Arial"/>
            <w:b/>
            <w:color w:val="1A5C2A"/>
          </w:rPr>
          <w:t>實作說明（2026-06-04）</w:t>
        </w:r>
      </w:ins>
    </w:p>
    <w:p w14:paraId="73BBE2CF" w14:textId="77777777" w:rsidR="00A77E4B" w:rsidRDefault="00000000">
      <w:pPr>
        <w:pStyle w:val="ListParagraph"/>
        <w:numPr>
          <w:ilvl w:val="0"/>
          <w:numId w:val="2"/>
        </w:numPr>
        <w:spacing w:before="40" w:after="60"/>
        <w:rPr>
          <w:ins w:id="2" w:author="Claude" w:date="2026-06-04T00:00:00Z"/>
        </w:rPr>
      </w:pPr>
      <w:ins w:id="3" w:author="Claude" w:date="2026-06-04T00:00:00Z">
        <w:r>
          <w:rPr>
            <w:rFonts w:eastAsia="Arial"/>
            <w:color w:val="333333"/>
          </w:rPr>
          <w:t>僅顯示尚未填寫的欄位，已有資料的欄位不重複詢問（例：gender 已填則只顯示 name 欄位；nickname 為選填，不在引導流程中強制）</w:t>
        </w:r>
      </w:ins>
    </w:p>
    <w:p w14:paraId="09F9137E" w14:textId="77777777" w:rsidR="00A77E4B" w:rsidRDefault="00000000">
      <w:pPr>
        <w:pStyle w:val="ListParagraph"/>
        <w:numPr>
          <w:ilvl w:val="0"/>
          <w:numId w:val="2"/>
        </w:numPr>
        <w:spacing w:before="40" w:after="60"/>
        <w:rPr>
          <w:ins w:id="4" w:author="Claude" w:date="2026-06-04T00:00:00Z"/>
        </w:rPr>
      </w:pPr>
      <w:ins w:id="5" w:author="Claude" w:date="2026-06-04T00:00:00Z">
        <w:r>
          <w:rPr>
            <w:rFonts w:eastAsia="Arial"/>
            <w:color w:val="333333"/>
          </w:rPr>
          <w:t>公開 / 私人 checkbox 即時切換補充區塊顯示狀態（React state 驅動，無需重新載入）</w:t>
        </w:r>
      </w:ins>
    </w:p>
    <w:p w14:paraId="336D78A7" w14:textId="77777777" w:rsidR="00A77E4B" w:rsidRDefault="00000000">
      <w:pPr>
        <w:pStyle w:val="ListParagraph"/>
        <w:numPr>
          <w:ilvl w:val="0"/>
          <w:numId w:val="2"/>
        </w:numPr>
        <w:spacing w:before="40" w:after="60"/>
        <w:rPr>
          <w:ins w:id="6" w:author="Claude" w:date="2026-06-04T00:00:00Z"/>
        </w:rPr>
      </w:pPr>
      <w:ins w:id="7" w:author="Claude" w:date="2026-06-04T00:00:00Z">
        <w:r>
          <w:rPr>
            <w:rFonts w:eastAsia="Arial"/>
            <w:color w:val="333333"/>
          </w:rPr>
          <w:t>createResult server action 在插入成績前先更新 athletes 表，再二次驗證完整性，不完整則阻擋提交並回傳錯誤</w:t>
        </w:r>
      </w:ins>
    </w:p>
    <w:p w14:paraId="09BA7B22" w14:textId="77777777" w:rsidR="00A77E4B" w:rsidRDefault="00A77E4B">
      <w:pPr>
        <w:spacing w:after="120"/>
      </w:pPr>
    </w:p>
    <w:p w14:paraId="5212805F" w14:textId="77777777" w:rsidR="00A77E4B" w:rsidRDefault="00000000">
      <w:pPr>
        <w:pStyle w:val="Heading2"/>
      </w:pPr>
      <w:r>
        <w:rPr>
          <w:color w:val="0D1526"/>
        </w:rPr>
        <w:t>21.4 策展層隱私衝突解法（更新第 13、14 章）</w:t>
      </w:r>
    </w:p>
    <w:p w14:paraId="2AD39F1E" w14:textId="77777777" w:rsidR="00A77E4B" w:rsidRDefault="00000000">
      <w:pPr>
        <w:pStyle w:val="Heading3"/>
      </w:pPr>
      <w:r>
        <w:rPr>
          <w:color w:val="FF6B3D"/>
        </w:rPr>
        <w:t>問題描述</w:t>
      </w:r>
    </w:p>
    <w:p w14:paraId="138C1D3D" w14:textId="77777777" w:rsidR="00A77E4B" w:rsidRDefault="00000000">
      <w:pPr>
        <w:spacing w:before="80" w:after="120"/>
      </w:pPr>
      <w:r>
        <w:rPr>
          <w:rFonts w:eastAsia="Arial"/>
          <w:color w:val="333333"/>
        </w:rPr>
        <w:t>選手可能在不知情的情況下被策展層建檔（例如接力賽成績被助手收錄）。若選手後來不希望公開，與策展層永久保留原則產生衝突。</w:t>
      </w:r>
    </w:p>
    <w:p w14:paraId="014A70C0" w14:textId="77777777" w:rsidR="00A77E4B" w:rsidRDefault="00A77E4B">
      <w:pPr>
        <w:spacing w:after="120"/>
      </w:pPr>
    </w:p>
    <w:p w14:paraId="1FD42315" w14:textId="77777777" w:rsidR="00A77E4B" w:rsidRDefault="00000000">
      <w:pPr>
        <w:pStyle w:val="Heading3"/>
      </w:pPr>
      <w:r>
        <w:rPr>
          <w:color w:val="FF6B3D"/>
        </w:rPr>
        <w:t>解法：unlinked 狀態</w:t>
      </w:r>
    </w:p>
    <w:p w14:paraId="2852B25A" w14:textId="77777777" w:rsidR="00A77E4B" w:rsidRDefault="00000000">
      <w:pPr>
        <w:spacing w:before="80" w:after="120"/>
      </w:pPr>
      <w:r>
        <w:rPr>
          <w:rFonts w:eastAsia="Arial"/>
          <w:color w:val="333333"/>
        </w:rPr>
        <w:t>在認領狀態流程中新增 unlinked 狀態，完整流程如下：</w:t>
      </w:r>
    </w:p>
    <w:p w14:paraId="0790DDE2" w14:textId="77777777" w:rsidR="00A77E4B" w:rsidRDefault="00A77E4B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95"/>
        <w:gridCol w:w="2121"/>
        <w:gridCol w:w="2121"/>
        <w:gridCol w:w="2123"/>
      </w:tblGrid>
      <w:tr w:rsidR="00A77E4B" w14:paraId="6B7F64A0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9CE541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狀態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13CF03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說明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F96088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排行榜</w:t>
            </w:r>
          </w:p>
        </w:tc>
        <w:tc>
          <w:tcPr>
            <w:tcW w:w="212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F93552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個人頁面</w:t>
            </w:r>
          </w:p>
        </w:tc>
      </w:tr>
      <w:tr w:rsidR="00A77E4B" w14:paraId="36A0710F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44462A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unclaimed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446C4A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策展層建檔，尚未被認領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FAFABE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顯示（未認領標示）</w:t>
            </w:r>
          </w:p>
        </w:tc>
        <w:tc>
          <w:tcPr>
            <w:tcW w:w="212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723D25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不顯示</w:t>
            </w:r>
          </w:p>
        </w:tc>
      </w:tr>
      <w:tr w:rsidR="00A77E4B" w14:paraId="09A2A03A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1E2444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pending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621A0C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選手已提交認領申請，待助手審核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8E13ED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顯示（待審標示）</w:t>
            </w:r>
          </w:p>
        </w:tc>
        <w:tc>
          <w:tcPr>
            <w:tcW w:w="212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9F5592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不顯示</w:t>
            </w:r>
          </w:p>
        </w:tc>
      </w:tr>
      <w:tr w:rsidR="00A77E4B" w14:paraId="2E78A8E1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E990E9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claimed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690B32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認領完成，與帳號關聯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DF3AC1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顯示（已公證）</w:t>
            </w:r>
          </w:p>
        </w:tc>
        <w:tc>
          <w:tcPr>
            <w:tcW w:w="212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DDE3CA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顯示</w:t>
            </w:r>
          </w:p>
        </w:tc>
      </w:tr>
      <w:tr w:rsidR="00A77E4B" w14:paraId="7085F77A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F39A2D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unlinked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6E9367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選手申請解除關聯，成績回到公共狀態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19B534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顯示（未認領標示）</w:t>
            </w:r>
          </w:p>
        </w:tc>
        <w:tc>
          <w:tcPr>
            <w:tcW w:w="212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495D1D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不顯示</w:t>
            </w:r>
          </w:p>
        </w:tc>
      </w:tr>
    </w:tbl>
    <w:p w14:paraId="5E73EA45" w14:textId="77777777" w:rsidR="00A77E4B" w:rsidRDefault="00A77E4B">
      <w:pPr>
        <w:spacing w:after="120"/>
      </w:pPr>
    </w:p>
    <w:p w14:paraId="1FEF48F0" w14:textId="77777777" w:rsidR="00A77E4B" w:rsidRDefault="00000000">
      <w:pPr>
        <w:pStyle w:val="Heading3"/>
      </w:pPr>
      <w:r>
        <w:rPr>
          <w:color w:val="FF6B3D"/>
        </w:rPr>
        <w:t>unlinked 的操作規則</w:t>
      </w:r>
    </w:p>
    <w:p w14:paraId="39CDD9EF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任何已認領的成績，選手均可申請解除關聯（claimed → unlinked）</w:t>
      </w:r>
    </w:p>
    <w:p w14:paraId="292E68E3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lastRenderedPageBreak/>
        <w:t>解除後，策展層成績作為公共資料繼續保留，但移除與帳號的關聯</w:t>
      </w:r>
    </w:p>
    <w:p w14:paraId="747A95BE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成績回到類似未認領的狀態，athlete_id 重設為 null</w:t>
      </w:r>
    </w:p>
    <w:p w14:paraId="1DCF8C97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athlete_name_snapshot 保留原始姓名，作為公共紀錄的一部分</w:t>
      </w:r>
    </w:p>
    <w:p w14:paraId="3E514C5B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解除關聯後，其他選手仍可重新認領（若該成績確實屬於他人）</w:t>
      </w:r>
    </w:p>
    <w:p w14:paraId="4FEB0E2F" w14:textId="77777777" w:rsidR="00A77E4B" w:rsidRDefault="00A77E4B">
      <w:pPr>
        <w:spacing w:after="120"/>
      </w:pPr>
    </w:p>
    <w:p w14:paraId="078BF3B9" w14:textId="77777777" w:rsidR="00A77E4B" w:rsidRDefault="00000000">
      <w:pPr>
        <w:pStyle w:val="Heading3"/>
      </w:pPr>
      <w:r>
        <w:rPr>
          <w:color w:val="FF6B3D"/>
        </w:rPr>
        <w:t>帳號刪除時的處理</w:t>
      </w:r>
    </w:p>
    <w:p w14:paraId="1F11C119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帳號刪除後，所有 claimed 成績自動變更為 unlinked</w:t>
      </w:r>
    </w:p>
    <w:p w14:paraId="07299B1A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社群層（community）的自填成績：1 個月緩衝後永久刪除</w:t>
      </w:r>
    </w:p>
    <w:p w14:paraId="622FDEB4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策展層（curated）的成績：保留公共資料，僅移除帳號關聯</w:t>
      </w:r>
    </w:p>
    <w:p w14:paraId="617F8A50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完賽證書檔案：與帳號解除關聯，但檔案本身長期保留備查</w:t>
      </w:r>
    </w:p>
    <w:p w14:paraId="74EA009E" w14:textId="77777777" w:rsidR="00A77E4B" w:rsidRDefault="00A77E4B">
      <w:pPr>
        <w:spacing w:after="120"/>
      </w:pPr>
    </w:p>
    <w:p w14:paraId="50269A45" w14:textId="77777777" w:rsidR="00A77E4B" w:rsidRDefault="00000000">
      <w:pPr>
        <w:pStyle w:val="Heading3"/>
      </w:pPr>
      <w:r>
        <w:rPr>
          <w:color w:val="FF6B3D"/>
        </w:rPr>
        <w:t>接力成員的個別申請</w:t>
      </w:r>
    </w:p>
    <w:p w14:paraId="73F9200E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接力成員可單獨申請自己的分項成績解除關聯，不影響其他成員</w:t>
      </w:r>
    </w:p>
    <w:p w14:paraId="374FB4DE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若所有成員均解除關聯，隊伍整體成績仍保留於策展層，成員欄位回到未認領狀態</w:t>
      </w:r>
    </w:p>
    <w:p w14:paraId="07DA8530" w14:textId="77777777" w:rsidR="00A77E4B" w:rsidRDefault="00000000">
      <w:pPr>
        <w:spacing w:before="80" w:after="60"/>
        <w:rPr>
          <w:ins w:id="8" w:author="Claude" w:date="2026-06-04T00:00:00Z"/>
        </w:rPr>
      </w:pPr>
      <w:ins w:id="9" w:author="Claude" w:date="2026-06-04T00:00:00Z">
        <w:r>
          <w:rPr>
            <w:rFonts w:eastAsia="Arial"/>
            <w:b/>
            <w:color w:val="1A5C2A"/>
          </w:rPr>
          <w:t>實作說明（2026-06-04）</w:t>
        </w:r>
      </w:ins>
    </w:p>
    <w:p w14:paraId="6534426D" w14:textId="77777777" w:rsidR="00A77E4B" w:rsidRDefault="00000000">
      <w:pPr>
        <w:pStyle w:val="ListParagraph"/>
        <w:numPr>
          <w:ilvl w:val="0"/>
          <w:numId w:val="2"/>
        </w:numPr>
        <w:spacing w:before="40" w:after="60"/>
        <w:rPr>
          <w:ins w:id="10" w:author="Claude" w:date="2026-06-04T00:00:00Z"/>
        </w:rPr>
      </w:pPr>
      <w:ins w:id="11" w:author="Claude" w:date="2026-06-04T00:00:00Z">
        <w:r>
          <w:rPr>
            <w:rFonts w:eastAsia="Arial"/>
            <w:color w:val="333333"/>
          </w:rPr>
          <w:t>UI 入口：「我的紀錄」（/records）頁面，僅對 source_credibility = ‘official’ 且 claim_status = ‘claimed’ 的成績顯示「解除關聯」按鈕（UnlinkButton 元件）</w:t>
        </w:r>
      </w:ins>
    </w:p>
    <w:p w14:paraId="20E52E16" w14:textId="77777777" w:rsidR="00A77E4B" w:rsidRDefault="00000000">
      <w:pPr>
        <w:pStyle w:val="ListParagraph"/>
        <w:numPr>
          <w:ilvl w:val="0"/>
          <w:numId w:val="2"/>
        </w:numPr>
        <w:spacing w:before="40" w:after="60"/>
        <w:rPr>
          <w:ins w:id="12" w:author="Claude" w:date="2026-06-04T00:00:00Z"/>
        </w:rPr>
      </w:pPr>
      <w:ins w:id="13" w:author="Claude" w:date="2026-06-04T00:00:00Z">
        <w:r>
          <w:rPr>
            <w:rFonts w:eastAsia="Arial"/>
            <w:color w:val="333333"/>
          </w:rPr>
          <w:t>需二次確認後才執行，呼叫 unlink_result() DB Function，athlete_id 設為 null，claim_status 更新為 ‘unlinked’</w:t>
        </w:r>
      </w:ins>
    </w:p>
    <w:p w14:paraId="1325B758" w14:textId="77777777" w:rsidR="00A77E4B" w:rsidRDefault="00000000">
      <w:pPr>
        <w:pStyle w:val="ListParagraph"/>
        <w:numPr>
          <w:ilvl w:val="0"/>
          <w:numId w:val="2"/>
        </w:numPr>
        <w:spacing w:before="40" w:after="60"/>
        <w:rPr>
          <w:ins w:id="14" w:author="Claude" w:date="2026-06-04T00:00:00Z"/>
        </w:rPr>
      </w:pPr>
      <w:ins w:id="15" w:author="Claude" w:date="2026-06-04T00:00:00Z">
        <w:r>
          <w:rPr>
            <w:rFonts w:eastAsia="Arial"/>
            <w:color w:val="333333"/>
          </w:rPr>
          <w:t>自填成績（self_reported）顯示「編輯」「刪除」按鈕；官方成績（official）+ 已公證成績（certificate）不顯示編輯刪除，避免覆蓋有公信力的資料</w:t>
        </w:r>
      </w:ins>
    </w:p>
    <w:p w14:paraId="28F76B09" w14:textId="77777777" w:rsidR="00A77E4B" w:rsidRDefault="00A77E4B">
      <w:pPr>
        <w:spacing w:after="240"/>
      </w:pPr>
    </w:p>
    <w:p w14:paraId="36D1F75C" w14:textId="77777777" w:rsidR="00A77E4B" w:rsidRDefault="00000000">
      <w:pPr>
        <w:pStyle w:val="Heading1"/>
      </w:pPr>
      <w:r>
        <w:rPr>
          <w:color w:val="060D18"/>
        </w:rPr>
        <w:t>22. 資料模型修訂</w:t>
      </w:r>
    </w:p>
    <w:p w14:paraId="300B5C04" w14:textId="77777777" w:rsidR="00A77E4B" w:rsidRDefault="00000000">
      <w:pPr>
        <w:pStyle w:val="Heading2"/>
      </w:pPr>
      <w:r>
        <w:rPr>
          <w:color w:val="0D1526"/>
        </w:rPr>
        <w:t>22.1 RESULT 結構分叉（修訂第 16 章）</w:t>
      </w:r>
    </w:p>
    <w:p w14:paraId="3ED5C5E4" w14:textId="77777777" w:rsidR="00A77E4B" w:rsidRDefault="00000000">
      <w:pPr>
        <w:spacing w:before="80" w:after="120"/>
      </w:pPr>
      <w:r>
        <w:rPr>
          <w:rFonts w:eastAsia="Arial"/>
          <w:color w:val="333333"/>
        </w:rPr>
        <w:t>solo 與 relay 在領域模型上本質不同，不應強行統一。solo 的換區是個人表現；relay 的換區是團隊交接成本。硬要統一會把資料語意搞髒。</w:t>
      </w:r>
    </w:p>
    <w:p w14:paraId="2A159DC3" w14:textId="77777777" w:rsidR="00A77E4B" w:rsidRDefault="00A77E4B">
      <w:pPr>
        <w:spacing w:after="120"/>
      </w:pPr>
    </w:p>
    <w:p w14:paraId="1A5204D4" w14:textId="77777777" w:rsidR="00A77E4B" w:rsidRDefault="00000000">
      <w:pPr>
        <w:pStyle w:val="Heading3"/>
      </w:pPr>
      <w:r>
        <w:rPr>
          <w:color w:val="FF6B3D"/>
        </w:rPr>
        <w:t>設計原則</w:t>
      </w:r>
    </w:p>
    <w:p w14:paraId="578FFB53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RESULT 保留所有分項欄位，但 relay 時一律為 null</w:t>
      </w:r>
    </w:p>
    <w:p w14:paraId="49A995D7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relay 的分項時間改放 TEAM_MEMBER，T1/T2 放 TEAM</w:t>
      </w:r>
    </w:p>
    <w:p w14:paraId="09E62829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T1/T2 不以反推計算（total - swim - bike - run），反推會遇到四捨五入、晶片切點差異、缺漏分項等問題，反推是報表手段，不是資料來源</w:t>
      </w:r>
    </w:p>
    <w:p w14:paraId="5D9F5235" w14:textId="77777777" w:rsidR="00A77E4B" w:rsidRDefault="00A77E4B">
      <w:pPr>
        <w:spacing w:after="120"/>
      </w:pPr>
    </w:p>
    <w:p w14:paraId="4421A6A0" w14:textId="77777777" w:rsidR="00A77E4B" w:rsidRDefault="00000000">
      <w:pPr>
        <w:pStyle w:val="Heading3"/>
      </w:pPr>
      <w:r>
        <w:rPr>
          <w:color w:val="FF6B3D"/>
        </w:rPr>
        <w:t>RESULT 最終 Schema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95"/>
        <w:gridCol w:w="2121"/>
        <w:gridCol w:w="2121"/>
        <w:gridCol w:w="2123"/>
      </w:tblGrid>
      <w:tr w:rsidR="00A77E4B" w14:paraId="35B9C468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022D21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欄位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8A1F23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型別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D93484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solo</w:t>
            </w:r>
          </w:p>
        </w:tc>
        <w:tc>
          <w:tcPr>
            <w:tcW w:w="212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C08BA3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relay</w:t>
            </w:r>
          </w:p>
        </w:tc>
      </w:tr>
      <w:tr w:rsidR="00A77E4B" w14:paraId="7A84D805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B09B9B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id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4E4A46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uuid PK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84256A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✓</w:t>
            </w:r>
          </w:p>
        </w:tc>
        <w:tc>
          <w:tcPr>
            <w:tcW w:w="212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9C2003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✓</w:t>
            </w:r>
          </w:p>
        </w:tc>
      </w:tr>
      <w:tr w:rsidR="00A77E4B" w14:paraId="7C077AB8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603C37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lastRenderedPageBreak/>
              <w:t>result_type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F2E252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string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E1438C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solo</w:t>
            </w:r>
          </w:p>
        </w:tc>
        <w:tc>
          <w:tcPr>
            <w:tcW w:w="212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E930F2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relay</w:t>
            </w:r>
          </w:p>
        </w:tc>
      </w:tr>
      <w:tr w:rsidR="00A77E4B" w14:paraId="412B8A72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FBD7A2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race_edition_id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8C462E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uuid FK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6D34DE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✓</w:t>
            </w:r>
          </w:p>
        </w:tc>
        <w:tc>
          <w:tcPr>
            <w:tcW w:w="212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92008B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✓</w:t>
            </w:r>
          </w:p>
        </w:tc>
      </w:tr>
      <w:tr w:rsidR="00A77E4B" w14:paraId="23F05270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6B08DD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athlete_id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3FCAC5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uuid FK nullable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52C228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選手帳號</w:t>
            </w:r>
          </w:p>
        </w:tc>
        <w:tc>
          <w:tcPr>
            <w:tcW w:w="212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EF432A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null（由 TEAM 管理）</w:t>
            </w:r>
          </w:p>
        </w:tc>
      </w:tr>
      <w:tr w:rsidR="00A77E4B" w14:paraId="3205E42B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9764A8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athlete_name_snapshot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FD764C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string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AFFF5A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姓名快照</w:t>
            </w:r>
          </w:p>
        </w:tc>
        <w:tc>
          <w:tcPr>
            <w:tcW w:w="212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E3ECF2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null</w:t>
            </w:r>
          </w:p>
        </w:tc>
      </w:tr>
      <w:tr w:rsidR="00A77E4B" w14:paraId="4A649CAD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0F20D0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total_seconds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6A8137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int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EBD08E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完賽總時間</w:t>
            </w:r>
          </w:p>
        </w:tc>
        <w:tc>
          <w:tcPr>
            <w:tcW w:w="212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ACAC8F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完賽總時間</w:t>
            </w:r>
          </w:p>
        </w:tc>
      </w:tr>
      <w:tr w:rsidR="00A77E4B" w14:paraId="793521D9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DB7191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swim_seconds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A07D8C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int nullable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FD54B4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游泳時間</w:t>
            </w:r>
          </w:p>
        </w:tc>
        <w:tc>
          <w:tcPr>
            <w:tcW w:w="212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A745FF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null</w:t>
            </w:r>
          </w:p>
        </w:tc>
      </w:tr>
      <w:tr w:rsidR="00A77E4B" w14:paraId="405929AF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607659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t1_seconds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A8F931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int nullable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6CA3DF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T1 換區</w:t>
            </w:r>
          </w:p>
        </w:tc>
        <w:tc>
          <w:tcPr>
            <w:tcW w:w="212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D75809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null</w:t>
            </w:r>
          </w:p>
        </w:tc>
      </w:tr>
      <w:tr w:rsidR="00A77E4B" w14:paraId="750276B4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A1054D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bike_seconds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5535F0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int nullable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02FF4B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自行車時間</w:t>
            </w:r>
          </w:p>
        </w:tc>
        <w:tc>
          <w:tcPr>
            <w:tcW w:w="212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08C88C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null</w:t>
            </w:r>
          </w:p>
        </w:tc>
      </w:tr>
      <w:tr w:rsidR="00A77E4B" w14:paraId="07385C19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90BB0B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t2_seconds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64852B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int nullable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5572F3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T2 換區</w:t>
            </w:r>
          </w:p>
        </w:tc>
        <w:tc>
          <w:tcPr>
            <w:tcW w:w="212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27B42F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null</w:t>
            </w:r>
          </w:p>
        </w:tc>
      </w:tr>
      <w:tr w:rsidR="00A77E4B" w14:paraId="415235B0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31E993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run_seconds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DA729C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int nullable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6BAC14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跑步時間</w:t>
            </w:r>
          </w:p>
        </w:tc>
        <w:tc>
          <w:tcPr>
            <w:tcW w:w="212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B55A33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null</w:t>
            </w:r>
          </w:p>
        </w:tc>
      </w:tr>
      <w:tr w:rsidR="00A77E4B" w14:paraId="04385264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E26EA4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is_public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BB4AEA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boolean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35DBD6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✓</w:t>
            </w:r>
          </w:p>
        </w:tc>
        <w:tc>
          <w:tcPr>
            <w:tcW w:w="212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3F58A3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✓</w:t>
            </w:r>
          </w:p>
        </w:tc>
      </w:tr>
      <w:tr w:rsidR="00A77E4B" w14:paraId="6732511B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BD8364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source_credibility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6694F5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string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6D37A0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✓</w:t>
            </w:r>
          </w:p>
        </w:tc>
        <w:tc>
          <w:tcPr>
            <w:tcW w:w="212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FBA695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✓</w:t>
            </w:r>
          </w:p>
        </w:tc>
      </w:tr>
      <w:tr w:rsidR="00A77E4B" w14:paraId="70355B1D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5E74BE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claim_status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B16123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string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E83376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✓</w:t>
            </w:r>
          </w:p>
        </w:tc>
        <w:tc>
          <w:tcPr>
            <w:tcW w:w="212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0B151B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✓</w:t>
            </w:r>
          </w:p>
        </w:tc>
      </w:tr>
      <w:tr w:rsidR="00A77E4B" w14:paraId="6BD5FC3E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F54B1D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certificate_url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4F80CF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string nullable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0D66E8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✓</w:t>
            </w:r>
          </w:p>
        </w:tc>
        <w:tc>
          <w:tcPr>
            <w:tcW w:w="212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31A6B9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✓</w:t>
            </w:r>
          </w:p>
        </w:tc>
      </w:tr>
      <w:tr w:rsidR="00A77E4B" w14:paraId="72174C5A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3ACC17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claim_tag_count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B441AE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int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489A4F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✓</w:t>
            </w:r>
          </w:p>
        </w:tc>
        <w:tc>
          <w:tcPr>
            <w:tcW w:w="212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54AA54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✓</w:t>
            </w:r>
          </w:p>
        </w:tc>
      </w:tr>
      <w:tr w:rsidR="00A77E4B" w14:paraId="0405E04A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D911DC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claimed_at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8ECD75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timestamp nullable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6CE59C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✓</w:t>
            </w:r>
          </w:p>
        </w:tc>
        <w:tc>
          <w:tcPr>
            <w:tcW w:w="212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B175EE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✓</w:t>
            </w:r>
          </w:p>
        </w:tc>
      </w:tr>
      <w:tr w:rsidR="00A77E4B" w14:paraId="631AB766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7A2C87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verified_at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0B3959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timestamp nullable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A3BA03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✓</w:t>
            </w:r>
          </w:p>
        </w:tc>
        <w:tc>
          <w:tcPr>
            <w:tcW w:w="212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23E527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✓</w:t>
            </w:r>
          </w:p>
        </w:tc>
      </w:tr>
      <w:tr w:rsidR="00A77E4B" w14:paraId="10D57A63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FAA0AB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created_at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F28714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timestamp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34E4A0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✓</w:t>
            </w:r>
          </w:p>
        </w:tc>
        <w:tc>
          <w:tcPr>
            <w:tcW w:w="212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33D093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✓</w:t>
            </w:r>
          </w:p>
        </w:tc>
      </w:tr>
    </w:tbl>
    <w:p w14:paraId="68C4D96A" w14:textId="77777777" w:rsidR="00A77E4B" w:rsidRDefault="00A77E4B">
      <w:pPr>
        <w:spacing w:after="120"/>
      </w:pPr>
    </w:p>
    <w:p w14:paraId="62D5B336" w14:textId="77777777" w:rsidR="00A77E4B" w:rsidRDefault="00000000">
      <w:pPr>
        <w:pStyle w:val="Heading3"/>
      </w:pPr>
      <w:r>
        <w:rPr>
          <w:color w:val="FF6B3D"/>
        </w:rPr>
        <w:t>開發規則（寫死）</w:t>
      </w:r>
    </w:p>
    <w:p w14:paraId="3B491A8D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if result_type = solo：RESULT 必須有 swim / t1 / bike / t2 / run / total</w:t>
      </w:r>
    </w:p>
    <w:p w14:paraId="7E8C5754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if result_type = relay：RESULT 只保留 total；TEAM 必須有 t1 / t2；TEAM_MEMBER 必須有各分項 split_seconds</w:t>
      </w:r>
    </w:p>
    <w:p w14:paraId="68FF35FD" w14:textId="77777777" w:rsidR="00A77E4B" w:rsidRDefault="00A77E4B">
      <w:pPr>
        <w:spacing w:after="120"/>
      </w:pPr>
    </w:p>
    <w:p w14:paraId="21C70A25" w14:textId="77777777" w:rsidR="00A77E4B" w:rsidRDefault="00000000">
      <w:pPr>
        <w:pStyle w:val="Heading2"/>
      </w:pPr>
      <w:r>
        <w:rPr>
          <w:color w:val="0D1526"/>
        </w:rPr>
        <w:t>22.2 來源可信度分層（修訂第 14、16 章）</w:t>
      </w:r>
    </w:p>
    <w:p w14:paraId="6BDD021C" w14:textId="77777777" w:rsidR="00A77E4B" w:rsidRDefault="00000000">
      <w:pPr>
        <w:spacing w:before="80" w:after="120"/>
      </w:pPr>
      <w:r>
        <w:rPr>
          <w:rFonts w:eastAsia="Arial"/>
          <w:color w:val="333333"/>
        </w:rPr>
        <w:t>原有的 source_type 與 verification_status 兩個欄位語意重疊，合併為單一欄位 source_credibility，明確表達資料的可信程度。</w:t>
      </w:r>
    </w:p>
    <w:p w14:paraId="18A6CFC1" w14:textId="77777777" w:rsidR="00A77E4B" w:rsidRDefault="00A77E4B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95"/>
        <w:gridCol w:w="2121"/>
        <w:gridCol w:w="2121"/>
        <w:gridCol w:w="2123"/>
      </w:tblGrid>
      <w:tr w:rsidR="00A77E4B" w14:paraId="4CC44AFD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7CE206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source_credibility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F7E1E4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可信度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A195EA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說明</w:t>
            </w:r>
          </w:p>
        </w:tc>
        <w:tc>
          <w:tcPr>
            <w:tcW w:w="212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00DA52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來源</w:t>
            </w:r>
          </w:p>
        </w:tc>
      </w:tr>
      <w:tr w:rsidR="00A77E4B" w14:paraId="09B65A58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7DA587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official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43E8CF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最高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4732F5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策展層助手建立，來自官方賽事結果</w:t>
            </w:r>
          </w:p>
        </w:tc>
        <w:tc>
          <w:tcPr>
            <w:tcW w:w="212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7A87BE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助手手動建立或批次匯入</w:t>
            </w:r>
          </w:p>
        </w:tc>
      </w:tr>
      <w:tr w:rsidR="00A77E4B" w14:paraId="668EDDFF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B49F09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certificate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45F789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高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35FF64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選手上傳完賽證書，人工審核通過</w:t>
            </w:r>
          </w:p>
        </w:tc>
        <w:tc>
          <w:tcPr>
            <w:tcW w:w="212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9350C9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選手上傳，助手審核</w:t>
            </w:r>
          </w:p>
        </w:tc>
      </w:tr>
      <w:tr w:rsidR="00A77E4B" w14:paraId="77533A30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E77B92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lastRenderedPageBreak/>
              <w:t>self_reported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7C5425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低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B513EA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選手自填，無附加驗證</w:t>
            </w:r>
          </w:p>
        </w:tc>
        <w:tc>
          <w:tcPr>
            <w:tcW w:w="212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C9D73E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選手自行登錄</w:t>
            </w:r>
          </w:p>
        </w:tc>
      </w:tr>
    </w:tbl>
    <w:p w14:paraId="4EEC4D61" w14:textId="77777777" w:rsidR="00A77E4B" w:rsidRDefault="00A77E4B">
      <w:pPr>
        <w:spacing w:after="120"/>
      </w:pPr>
    </w:p>
    <w:p w14:paraId="5A616B83" w14:textId="77777777" w:rsidR="00A77E4B" w:rsidRDefault="00000000">
      <w:pPr>
        <w:pStyle w:val="Heading3"/>
      </w:pPr>
      <w:r>
        <w:rPr>
          <w:color w:val="FF6B3D"/>
        </w:rPr>
        <w:t>排行榜顯示規則</w:t>
      </w:r>
    </w:p>
    <w:p w14:paraId="6666624B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official：顯示官方策展標章</w:t>
      </w:r>
    </w:p>
    <w:p w14:paraId="00D5D20F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certificate：顯示已公證標章</w:t>
      </w:r>
    </w:p>
    <w:p w14:paraId="25E831C3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self_reported：顯示自填標示，排列於已公證成績之後</w:t>
      </w:r>
    </w:p>
    <w:p w14:paraId="57C9D50A" w14:textId="77777777" w:rsidR="00A77E4B" w:rsidRDefault="00A77E4B">
      <w:pPr>
        <w:spacing w:after="120"/>
      </w:pPr>
    </w:p>
    <w:p w14:paraId="74FEC5BF" w14:textId="77777777" w:rsidR="00A77E4B" w:rsidRDefault="00000000">
      <w:pPr>
        <w:pStyle w:val="Heading3"/>
      </w:pPr>
      <w:r>
        <w:rPr>
          <w:color w:val="FF6B3D"/>
        </w:rPr>
        <w:t>認領後的 source_credibility</w:t>
      </w:r>
    </w:p>
    <w:p w14:paraId="6CF52233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策展層成績（official）被選手認領並上傳證書後，source_credibility 維持 official</w:t>
      </w:r>
    </w:p>
    <w:p w14:paraId="132DFB70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理由：資料來源本身沒有改變，認領只是建立帳號關聯，不影響原始資料的可信度</w:t>
      </w:r>
    </w:p>
    <w:p w14:paraId="6613A35E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claim_status 從 unclaimed 更新為 claimed，兩個欄位各自獨立表達不同語意</w:t>
      </w:r>
    </w:p>
    <w:p w14:paraId="1A6F4962" w14:textId="77777777" w:rsidR="00A77E4B" w:rsidRDefault="00A77E4B">
      <w:pPr>
        <w:spacing w:after="120"/>
      </w:pPr>
    </w:p>
    <w:p w14:paraId="3A5EEE39" w14:textId="77777777" w:rsidR="00A77E4B" w:rsidRDefault="00000000">
      <w:pPr>
        <w:pStyle w:val="Heading3"/>
      </w:pPr>
      <w:r>
        <w:rPr>
          <w:color w:val="FF6B3D"/>
        </w:rPr>
        <w:t>verification_status 的處置</w:t>
      </w:r>
    </w:p>
    <w:p w14:paraId="66E5CE55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原 verification_status（unverified / pending / verified）廢棄</w:t>
      </w:r>
    </w:p>
    <w:p w14:paraId="1929739D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證書上傳流程改用 source_credibility 升級表達：self_reported → certificate（審核通過後）</w:t>
      </w:r>
    </w:p>
    <w:p w14:paraId="6645149E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待審期間可在 claim_status 中以 pending 表示，不需要額外欄位</w:t>
      </w:r>
    </w:p>
    <w:p w14:paraId="0334CF4A" w14:textId="77777777" w:rsidR="00A77E4B" w:rsidRDefault="00A77E4B">
      <w:pPr>
        <w:spacing w:after="240"/>
      </w:pPr>
    </w:p>
    <w:p w14:paraId="1C00EDDA" w14:textId="77777777" w:rsidR="00A77E4B" w:rsidRDefault="00A77E4B">
      <w:pPr>
        <w:pBdr>
          <w:bottom w:val="single" w:sz="4" w:space="0" w:color="E2E8F0"/>
        </w:pBdr>
        <w:spacing w:before="160" w:after="160"/>
      </w:pPr>
    </w:p>
    <w:p>
      <w:pPr>
        <w:tabs>
          <w:tab w:val="right" w:pos="9000" w:leader="dot"/>
        </w:tabs>
        <w:spacing w:after="40" w:before="120"/>
      </w:pPr>
      <w:r>
        <w:rPr>
          <w:rFonts w:ascii="Arial" w:cs="Arial" w:eastAsia="Arial" w:hAnsi="Arial"/>
          <w:b/>
          <w:bCs/>
          <w:color w:val="060D18"/>
          <w:sz w:val="24"/>
          <w:szCs w:val="24"/>
        </w:rPr>
        <w:t xml:space="preserve">38.　追蹤選手功能規格（FollowButton）</w:t>
      </w:r>
    </w:p>
    <w:p>
      <w:pPr>
        <w:spacing w:after="20" w:before="30"/>
        <w:ind w:left="36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38.1　設計背景與範圍</w:t>
      </w:r>
    </w:p>
    <w:p>
      <w:pPr>
        <w:spacing w:after="20" w:before="30"/>
        <w:ind w:left="36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38.2　FollowButton 元件規格</w:t>
      </w:r>
    </w:p>
    <w:p>
      <w:pPr>
        <w:spacing w:after="20" w:before="30"/>
        <w:ind w:left="36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38.3　最速榜整合規格（修訂第 23 章）</w:t>
      </w:r>
    </w:p>
    <w:p>
      <w:pPr>
        <w:spacing w:after="20" w:before="30"/>
        <w:ind w:left="36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38.4　成績詳情頁整合規格（修訂第 3.4 章）</w:t>
      </w:r>
    </w:p>
    <w:p>
      <w:pPr>
        <w:spacing w:after="20" w:before="30"/>
        <w:ind w:left="36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38.5　資料庫設計 ／ 38.6　API 端點 ／ 38.7　Auth Modal intent</w:t>
      </w:r>
    </w:p>
    <w:p>
      <w:pPr>
        <w:spacing w:after="20" w:before="30"/>
        <w:ind w:left="36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38.8　User Stories（US-01 ～ US-04）</w:t>
      </w:r>
    </w:p>
    <w:p>
      <w:pPr>
        <w:pBdr>
          <w:bottom w:val="single" w:color="EEEEEE" w:sz="2"/>
        </w:pBdr>
        <w:spacing w:after="60" w:before="60"/>
      </w:pPr>
    </w:p>
    <w:p>
      <w:pPr>
        <w:tabs>
          <w:tab w:val="right" w:pos="9000" w:leader="dot"/>
        </w:tabs>
        <w:spacing w:after="40" w:before="120"/>
      </w:pPr>
      <w:r>
        <w:rPr>
          <w:rFonts w:ascii="Arial" w:cs="Arial" w:eastAsia="Arial" w:hAnsi="Arial"/>
          <w:b/>
          <w:bCs/>
          <w:color w:val="060D18"/>
          <w:sz w:val="24"/>
          <w:szCs w:val="24"/>
        </w:rPr>
        <w:t xml:space="preserve">39.　關注名單規格（/my/following）</w:t>
      </w:r>
    </w:p>
    <w:p>
      <w:pPr>
        <w:spacing w:after="20" w:before="30"/>
        <w:ind w:left="36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39.1　設計目的</w:t>
      </w:r>
    </w:p>
    <w:p>
      <w:pPr>
        <w:spacing w:after="20" w:before="30"/>
        <w:ind w:left="36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39.2　入口：Avatar 下拉選單（修訂第 30 章）</w:t>
      </w:r>
    </w:p>
    <w:p>
      <w:pPr>
        <w:spacing w:after="20" w:before="30"/>
        <w:ind w:left="36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39.3　頁面規格 ／ 39.4　選手卡片設計 ／ 39.5　空狀態</w:t>
      </w:r>
    </w:p>
    <w:p>
      <w:pPr>
        <w:spacing w:after="20" w:before="30"/>
        <w:ind w:left="36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39.6　API 端點 ／ 39.7　Avatar 選單更新方式</w:t>
      </w:r>
    </w:p>
    <w:p>
      <w:pPr>
        <w:spacing w:after="20" w:before="30"/>
        <w:ind w:left="36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39.8　User Stories（US-01 ～ US-04）</w:t>
      </w:r>
    </w:p>
    <w:p>
      <w:pPr>
        <w:pBdr>
          <w:bottom w:val="single" w:color="EEEEEE" w:sz="2"/>
        </w:pBdr>
        <w:spacing w:after="60" w:before="60"/>
      </w:pPr>
    </w:p>
    <w:p>
      <w:pPr>
        <w:tabs>
          <w:tab w:val="right" w:pos="9000" w:leader="dot"/>
        </w:tabs>
        <w:spacing w:after="40" w:before="120"/>
      </w:pPr>
      <w:r>
        <w:rPr>
          <w:rFonts w:ascii="Arial" w:cs="Arial" w:eastAsia="Arial" w:hAnsi="Arial"/>
          <w:b/>
          <w:bCs/>
          <w:color w:val="060D18"/>
          <w:sz w:val="24"/>
          <w:szCs w:val="24"/>
        </w:rPr>
        <w:t xml:space="preserve">40.　會員管理後台規格</w:t>
      </w:r>
    </w:p>
    <w:p>
      <w:pPr>
        <w:spacing w:after="20" w:before="30"/>
        <w:ind w:left="36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40.1　設計背景 ／ 40.2　ATHLETE 新增欄位</w:t>
      </w:r>
    </w:p>
    <w:p>
      <w:pPr>
        <w:spacing w:after="20" w:before="30"/>
        <w:ind w:left="36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40.3　停權效果 ／ 40.4　強制刪除規則</w:t>
      </w:r>
    </w:p>
    <w:p>
      <w:pPr>
        <w:spacing w:after="20" w:before="30"/>
        <w:ind w:left="36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40.5　會員列表（搜尋）／ 40.6　詳情 Popup（編輯）</w:t>
      </w:r>
    </w:p>
    <w:p>
      <w:pPr>
        <w:spacing w:after="20" w:before="30"/>
        <w:ind w:left="36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40.7　操作按鈕（停權 ／ 解除 ／ 刪除 ／ 復原）</w:t>
      </w:r>
    </w:p>
    <w:p>
      <w:pPr>
        <w:spacing w:after="20" w:before="30"/>
        <w:ind w:left="36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40.8　權限規則 ／ 40.9　API 端點 ／ 40.10　User Stories</w:t>
      </w:r>
    </w:p>
    <w:p>
      <w:pPr>
        <w:pBdr>
          <w:bottom w:val="single" w:color="EEEEEE" w:sz="2"/>
        </w:pBdr>
        <w:spacing w:after="60" w:before="60"/>
      </w:pPr>
    </w:p>
    <w:p w14:paraId="6AB17EDD" w14:textId="77777777" w:rsidR="00A77E4B" w:rsidRDefault="00000000">
      <w:pPr>
        <w:spacing w:before="160"/>
      </w:pPr>
      <w:r>
        <w:rPr>
          <w:rFonts w:eastAsia="Arial"/>
          <w:color w:val="AAAAAA"/>
          <w:sz w:val="18"/>
          <w:szCs w:val="18"/>
        </w:rPr>
        <w:t>Tri·log 產品規格文件 v2.9　·　2026 年 6 月　·　trilog.run</w:t>
      </w:r>
    </w:p>
    <w:p w14:paraId="365CDDBF" w14:textId="77777777" w:rsidR="00A77E4B" w:rsidRDefault="00000000">
      <w:pPr>
        <w:pStyle w:val="Heading1"/>
      </w:pPr>
      <w:r>
        <w:rPr>
          <w:color w:val="060D18"/>
        </w:rPr>
        <w:t>23. 最速榜設計規格</w:t>
      </w:r>
    </w:p>
    <w:p w14:paraId="23B3ACB9" w14:textId="77777777" w:rsidR="00A77E4B" w:rsidRDefault="00000000">
      <w:pPr>
        <w:pStyle w:val="Heading2"/>
      </w:pPr>
      <w:r>
        <w:rPr>
          <w:color w:val="0D1526"/>
        </w:rPr>
        <w:t>23.1 核心概念</w:t>
      </w:r>
    </w:p>
    <w:p w14:paraId="3EF601DC" w14:textId="77777777" w:rsidR="00A77E4B" w:rsidRDefault="00000000">
      <w:pPr>
        <w:spacing w:before="80" w:after="120"/>
      </w:pPr>
      <w:r>
        <w:rPr>
          <w:rFonts w:eastAsia="Arial"/>
          <w:color w:val="333333"/>
        </w:rPr>
        <w:t>最速榜是 Tri·log 的首頁核心視覺，也是整個產品的起心動念。它是台灣鐵人三項選手的個人最佳成績彙整，跨賽事排列，每人只取最快的那筆。榜單本身就是產品的核心價值，不是功能的附屬品。</w:t>
      </w:r>
    </w:p>
    <w:p w14:paraId="7EB227CA" w14:textId="77777777" w:rsidR="00A77E4B" w:rsidRDefault="00A77E4B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95"/>
        <w:gridCol w:w="6365"/>
      </w:tblGrid>
      <w:tr w:rsidR="00A77E4B" w14:paraId="00333A6D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AD6C8B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項目</w:t>
            </w:r>
          </w:p>
        </w:tc>
        <w:tc>
          <w:tcPr>
            <w:tcW w:w="636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29C338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設計決策</w:t>
            </w:r>
          </w:p>
        </w:tc>
      </w:tr>
      <w:tr w:rsidR="00A77E4B" w14:paraId="509E20AE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551D79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呈現邏輯</w:t>
            </w:r>
          </w:p>
        </w:tc>
        <w:tc>
          <w:tcPr>
            <w:tcW w:w="636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587571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每人只取個人最佳成績（Leaderboard 模式），同一選手不重複出現</w:t>
            </w:r>
          </w:p>
        </w:tc>
      </w:tr>
      <w:tr w:rsidR="00A77E4B" w14:paraId="13F67D89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5888A1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排列依據</w:t>
            </w:r>
          </w:p>
        </w:tc>
        <w:tc>
          <w:tcPr>
            <w:tcW w:w="636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7E6507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完賽總時間由快至慢</w:t>
            </w:r>
          </w:p>
        </w:tc>
      </w:tr>
      <w:tr w:rsidR="00A77E4B" w14:paraId="4C30AA8F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3AA8E3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選手範圍</w:t>
            </w:r>
          </w:p>
        </w:tc>
        <w:tc>
          <w:tcPr>
            <w:tcW w:w="636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6E0E8A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台灣選手（依國籍篩選），不限賽事舉辦地點</w:t>
            </w:r>
          </w:p>
        </w:tc>
      </w:tr>
      <w:tr w:rsidR="00A77E4B" w14:paraId="58DA7B88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0C1568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賽事範圍</w:t>
            </w:r>
          </w:p>
        </w:tc>
        <w:tc>
          <w:tcPr>
            <w:tcW w:w="636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9DE803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跨賽事，普悠瑪、Challenge Taiwan、IM Taiwan、海外賽事皆可納入</w:t>
            </w:r>
          </w:p>
        </w:tc>
      </w:tr>
      <w:tr w:rsidR="00A77E4B" w14:paraId="1F58DBF2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C1E2FA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初期距離</w:t>
            </w:r>
          </w:p>
        </w:tc>
        <w:tc>
          <w:tcPr>
            <w:tcW w:w="636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2D711B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226 全距離為首發，其他距離（113、51.5、25.75）預留頁籤，待資料累積後開啟</w:t>
            </w:r>
          </w:p>
        </w:tc>
      </w:tr>
      <w:tr w:rsidR="00A77E4B" w14:paraId="4FFABB67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FAA32A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性別分組</w:t>
            </w:r>
          </w:p>
        </w:tc>
        <w:tc>
          <w:tcPr>
            <w:tcW w:w="636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524A56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男子組、女子組各自排列，同頁呈現，用色彩系統區分</w:t>
            </w:r>
          </w:p>
        </w:tc>
      </w:tr>
      <w:tr w:rsidR="00A77E4B" w14:paraId="2B582BA8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F4496A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lastRenderedPageBreak/>
              <w:t>資料來源</w:t>
            </w:r>
          </w:p>
        </w:tc>
        <w:tc>
          <w:tcPr>
            <w:tcW w:w="636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B15009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策展層（助手建立）優先，社群登錄為補充</w:t>
            </w:r>
          </w:p>
        </w:tc>
      </w:tr>
    </w:tbl>
    <w:p w14:paraId="708FA352" w14:textId="77777777" w:rsidR="00A77E4B" w:rsidRDefault="00A77E4B">
      <w:pPr>
        <w:spacing w:after="120"/>
      </w:pPr>
    </w:p>
    <w:p w14:paraId="51797214" w14:textId="77777777" w:rsidR="00A77E4B" w:rsidRDefault="00000000">
      <w:pPr>
        <w:pStyle w:val="Heading2"/>
      </w:pPr>
      <w:r>
        <w:rPr>
          <w:color w:val="0D1526"/>
        </w:rPr>
        <w:t>23.2 視覺設計系統</w:t>
      </w:r>
    </w:p>
    <w:p w14:paraId="3B1A5BAF" w14:textId="77777777" w:rsidR="00A77E4B" w:rsidRDefault="00000000">
      <w:pPr>
        <w:pStyle w:val="Heading3"/>
      </w:pPr>
      <w:r>
        <w:rPr>
          <w:color w:val="FF6B3D"/>
        </w:rPr>
        <w:t>色彩系統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95"/>
        <w:gridCol w:w="3182"/>
        <w:gridCol w:w="3183"/>
      </w:tblGrid>
      <w:tr w:rsidR="00A77E4B" w14:paraId="68BBC5A4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3C0A0F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CSS 變數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5AD837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色值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2565B6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用途</w:t>
            </w:r>
          </w:p>
        </w:tc>
      </w:tr>
      <w:tr w:rsidR="00A77E4B" w14:paraId="5AFD70FF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9A0C35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--bg-deep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D308BF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#060D18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0369C4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主背景，最深層，賦予尊榮感</w:t>
            </w:r>
          </w:p>
        </w:tc>
      </w:tr>
      <w:tr w:rsidR="00A77E4B" w14:paraId="35D95B09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E4DCF3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--bg-surface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FD28D9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#0D1526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14ED1D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次要表面</w:t>
            </w:r>
          </w:p>
        </w:tc>
      </w:tr>
      <w:tr w:rsidR="00A77E4B" w14:paraId="095E4C32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863884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--bg-card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330E66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#111E35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BC2EDA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卡片背景</w:t>
            </w:r>
          </w:p>
        </w:tc>
      </w:tr>
      <w:tr w:rsidR="00A77E4B" w14:paraId="5B83D30C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9DDC54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--bg-hover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1A44E8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#162440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D22936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hover 狀態</w:t>
            </w:r>
          </w:p>
        </w:tc>
      </w:tr>
      <w:tr w:rsidR="00A77E4B" w14:paraId="6CEC64DF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444E0F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--swim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737DC0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#22C9C9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AC0299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游泳分項色（青藍）</w:t>
            </w:r>
          </w:p>
        </w:tc>
      </w:tr>
      <w:tr w:rsidR="00A77E4B" w14:paraId="49E24E2C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E6AF2E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--bike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DB4E68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#A8E063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5BA554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自行車分項色（草地綠）</w:t>
            </w:r>
          </w:p>
        </w:tc>
      </w:tr>
      <w:tr w:rsidR="00A77E4B" w14:paraId="475A0887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DDD2D7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--run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EE4851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#FF6B3D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590678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跑步分項色（珊瑚橘）兼主品牌強調色</w:t>
            </w:r>
          </w:p>
        </w:tc>
      </w:tr>
      <w:tr w:rsidR="00A77E4B" w14:paraId="684BFA69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060233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--gold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8F5297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#F5C842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60528E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第一名</w:t>
            </w:r>
          </w:p>
        </w:tc>
      </w:tr>
      <w:tr w:rsidR="00A77E4B" w14:paraId="5F1CEFB0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D26C7B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--silver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987876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#A0A0A0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520F2C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第二名</w:t>
            </w:r>
          </w:p>
        </w:tc>
      </w:tr>
      <w:tr w:rsidR="00A77E4B" w14:paraId="73F60076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241192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--bronze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C2F7B1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#CD9660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A4F920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第三名</w:t>
            </w:r>
          </w:p>
        </w:tc>
      </w:tr>
      <w:tr w:rsidR="00A77E4B" w14:paraId="758847B2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7CA5C7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--female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F0A753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#D4537E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4FE16F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女子組主色（粉紫）</w:t>
            </w:r>
          </w:p>
        </w:tc>
      </w:tr>
      <w:tr w:rsidR="00A77E4B" w14:paraId="13AE1593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3378D8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--text-1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AFAFA4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#F0EDE6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F1F0C2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主要文字：名字、時間</w:t>
            </w:r>
          </w:p>
        </w:tc>
      </w:tr>
      <w:tr w:rsidR="00A77E4B" w14:paraId="34F24C9E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7E6CBD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--text-2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1E5B50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#8A96A8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A1DEEF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次要文字</w:t>
            </w:r>
          </w:p>
        </w:tc>
      </w:tr>
      <w:tr w:rsidR="00A77E4B" w14:paraId="4CEF2190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72226A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--text-3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9F0E42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#4A5568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F2B3F8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輔助文字：名次、賽事名</w:t>
            </w:r>
          </w:p>
        </w:tc>
      </w:tr>
    </w:tbl>
    <w:p w14:paraId="0CE75D85" w14:textId="77777777" w:rsidR="00A77E4B" w:rsidRDefault="00A77E4B">
      <w:pPr>
        <w:spacing w:after="120"/>
      </w:pPr>
    </w:p>
    <w:p w14:paraId="22FB6061" w14:textId="77777777" w:rsidR="00A77E4B" w:rsidRDefault="00000000">
      <w:pPr>
        <w:pStyle w:val="Heading3"/>
      </w:pPr>
      <w:r>
        <w:rPr>
          <w:color w:val="FF6B3D"/>
        </w:rPr>
        <w:t>字體系統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95"/>
        <w:gridCol w:w="3182"/>
        <w:gridCol w:w="3183"/>
      </w:tblGrid>
      <w:tr w:rsidR="00A77E4B" w14:paraId="05193B24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AD3165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字體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4CC676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用途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665D62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特性</w:t>
            </w:r>
          </w:p>
        </w:tc>
      </w:tr>
      <w:tr w:rsidR="00A77E4B" w14:paraId="0B667033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FE92F2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Syne 800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58109A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品牌標誌、頁面大標題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81B0BE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幾何感、力量感</w:t>
            </w:r>
          </w:p>
        </w:tc>
      </w:tr>
      <w:tr w:rsidR="00A77E4B" w14:paraId="3FF4CA5E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EAFBB6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DM Mono 400/500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C7753F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時間數字、標籤、更新日期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E9BC97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等寬、精準、數據感</w:t>
            </w:r>
          </w:p>
        </w:tc>
      </w:tr>
      <w:tr w:rsidR="00A77E4B" w14:paraId="77255D19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044600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Noto Sans TC 300/400/500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FE3D47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中文選手姓名、UI 文字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818704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清晰、易讀</w:t>
            </w:r>
          </w:p>
        </w:tc>
      </w:tr>
    </w:tbl>
    <w:p w14:paraId="6F716E35" w14:textId="77777777" w:rsidR="00A77E4B" w:rsidRDefault="00A77E4B">
      <w:pPr>
        <w:spacing w:after="120"/>
      </w:pPr>
    </w:p>
    <w:p w14:paraId="6D9DD745" w14:textId="77777777" w:rsidR="00A77E4B" w:rsidRDefault="00000000">
      <w:pPr>
        <w:pStyle w:val="Heading2"/>
      </w:pPr>
      <w:r>
        <w:rPr>
          <w:color w:val="0D1526"/>
        </w:rPr>
        <w:t>23.3 榜單元件結構</w:t>
      </w:r>
    </w:p>
    <w:p w14:paraId="5B58612F" w14:textId="77777777" w:rsidR="00A77E4B" w:rsidRDefault="00000000">
      <w:pPr>
        <w:pStyle w:val="Heading3"/>
      </w:pPr>
      <w:r>
        <w:rPr>
          <w:color w:val="FF6B3D"/>
        </w:rPr>
        <w:t>HTML 元件 .tlb</w:t>
      </w:r>
    </w:p>
    <w:p w14:paraId="6895304C" w14:textId="77777777" w:rsidR="00A77E4B" w:rsidRDefault="00000000">
      <w:pPr>
        <w:spacing w:before="80" w:after="120"/>
      </w:pPr>
      <w:r>
        <w:rPr>
          <w:rFonts w:eastAsia="Arial"/>
          <w:color w:val="333333"/>
        </w:rPr>
        <w:t>最速榜封裝為獨立的 .tlb 元件，可重複使用於不同距離。以下為元件的 CSS class 說明：</w:t>
      </w:r>
    </w:p>
    <w:p w14:paraId="3E6AC6D9" w14:textId="77777777" w:rsidR="00A77E4B" w:rsidRDefault="00A77E4B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95"/>
        <w:gridCol w:w="6365"/>
      </w:tblGrid>
      <w:tr w:rsidR="00A77E4B" w14:paraId="1D9BAB96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5B5A9C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CSS Class</w:t>
            </w:r>
          </w:p>
        </w:tc>
        <w:tc>
          <w:tcPr>
            <w:tcW w:w="636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AFDC1A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說明</w:t>
            </w:r>
          </w:p>
        </w:tc>
      </w:tr>
      <w:tr w:rsidR="00A77E4B" w14:paraId="2E64DCEA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1260AC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lastRenderedPageBreak/>
              <w:t>.tlb</w:t>
            </w:r>
          </w:p>
        </w:tc>
        <w:tc>
          <w:tcPr>
            <w:tcW w:w="636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1395C0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最速榜根元件，深色背景 #060D18，圓角 16px，外邊框 1px</w:t>
            </w:r>
          </w:p>
        </w:tc>
      </w:tr>
      <w:tr w:rsidR="00A77E4B" w14:paraId="1204CD17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7BC1B7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.tlb-hero</w:t>
            </w:r>
          </w:p>
        </w:tc>
        <w:tc>
          <w:tcPr>
            <w:tcW w:w="636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C378FA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英雄區塊，含距離浮水印（data-distance 屬性）、標籤、標題、頁籤</w:t>
            </w:r>
          </w:p>
        </w:tc>
      </w:tr>
      <w:tr w:rsidR="00A77E4B" w14:paraId="77A18448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3C9CA8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.tlb-hero::before</w:t>
            </w:r>
          </w:p>
        </w:tc>
        <w:tc>
          <w:tcPr>
            <w:tcW w:w="636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52C6CC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CSS 偽元素，讀取 data-distance 屬性渲染大字浮水印，opacity 0.03</w:t>
            </w:r>
          </w:p>
        </w:tc>
      </w:tr>
      <w:tr w:rsidR="00A77E4B" w14:paraId="0952B7C9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5CA7E2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.tlb-tabs / .tlb-tab</w:t>
            </w:r>
          </w:p>
        </w:tc>
        <w:tc>
          <w:tcPr>
            <w:tcW w:w="636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A147F8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距離切換頁籤，active 狀態底線為 --run 色，disabled 狀態 opacity 0.35</w:t>
            </w:r>
          </w:p>
        </w:tc>
      </w:tr>
      <w:tr w:rsidR="00A77E4B" w14:paraId="7E562F9C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614075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.tlb-gender-head</w:t>
            </w:r>
          </w:p>
        </w:tc>
        <w:tc>
          <w:tcPr>
            <w:tcW w:w="636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F2A950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性別區塊標頭，含性別標籤、更新日期、筆數</w:t>
            </w:r>
          </w:p>
        </w:tc>
      </w:tr>
      <w:tr w:rsidR="00A77E4B" w14:paraId="432A7DDC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6D73CD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.tlb-gender-label</w:t>
            </w:r>
          </w:p>
        </w:tc>
        <w:tc>
          <w:tcPr>
            <w:tcW w:w="636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004A2D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男子組用 --swim 色 border-left，女子組加 .female class 改為 --female 色</w:t>
            </w:r>
          </w:p>
        </w:tc>
      </w:tr>
      <w:tr w:rsidR="00A77E4B" w14:paraId="6CA27879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2B2EC6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.tlb-row</w:t>
            </w:r>
          </w:p>
        </w:tc>
        <w:tc>
          <w:tcPr>
            <w:tcW w:w="636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AE3135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榜單列，grid 四欄：名次 36px / 姓名 1fr / 時間 110px / 賽事 1fr</w:t>
            </w:r>
          </w:p>
        </w:tc>
      </w:tr>
      <w:tr w:rsidR="00A77E4B" w14:paraId="0828BE81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F498F8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.tlb-rank</w:t>
            </w:r>
          </w:p>
        </w:tc>
        <w:tc>
          <w:tcPr>
            <w:tcW w:w="636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9D21DB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名次，DM Mono，.rank-1 金色 / .rank-2 銀色 / .rank-3 銅色</w:t>
            </w:r>
          </w:p>
        </w:tc>
      </w:tr>
      <w:tr w:rsidR="00A77E4B" w14:paraId="238AA169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211C94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.tlb-name</w:t>
            </w:r>
          </w:p>
        </w:tc>
        <w:tc>
          <w:tcPr>
            <w:tcW w:w="636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5218B4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選手姓名，未認領加 .unclaimed class 降低透明度</w:t>
            </w:r>
          </w:p>
        </w:tc>
      </w:tr>
      <w:tr w:rsidR="00A77E4B" w14:paraId="08CC31AA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5F01E7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.tlb-time</w:t>
            </w:r>
          </w:p>
        </w:tc>
        <w:tc>
          <w:tcPr>
            <w:tcW w:w="636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D8BCB5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完賽時間，DM Mono 等寬。男 Sub10 加 .male-sub10（橘色）；女 Sub10 加 .female-sub10（粉紫色）；第一名分別加 .male-first / .female-first</w:t>
            </w:r>
          </w:p>
        </w:tc>
      </w:tr>
      <w:tr w:rsidR="00A77E4B" w14:paraId="278601A3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9A0C4B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.tlb-race</w:t>
            </w:r>
          </w:p>
        </w:tc>
        <w:tc>
          <w:tcPr>
            <w:tcW w:w="636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D6624D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賽事名稱，右對齊，DM Mono，text-3 色</w:t>
            </w:r>
          </w:p>
        </w:tc>
      </w:tr>
      <w:tr w:rsidR="00A77E4B" w14:paraId="64B9AB00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F97FA3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.tlb-divider</w:t>
            </w:r>
          </w:p>
        </w:tc>
        <w:tc>
          <w:tcPr>
            <w:tcW w:w="636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A27D9D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Sub 分界線，1px 細線，margin 4px 0，視覺隔開不同段位</w:t>
            </w:r>
          </w:p>
        </w:tc>
      </w:tr>
      <w:tr w:rsidR="00A77E4B" w14:paraId="08541970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E21D54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.tlb-gender-gap</w:t>
            </w:r>
          </w:p>
        </w:tc>
        <w:tc>
          <w:tcPr>
            <w:tcW w:w="636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8C02CC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男女組之間的 8px 空隙</w:t>
            </w:r>
          </w:p>
        </w:tc>
      </w:tr>
      <w:tr w:rsidR="00A77E4B" w14:paraId="41F87F7C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60A28D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.tlb-footer</w:t>
            </w:r>
          </w:p>
        </w:tc>
        <w:tc>
          <w:tcPr>
            <w:tcW w:w="636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48ABEE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底部，左側免責說明 + 右側「登錄我的成績」膠囊按鈕</w:t>
            </w:r>
          </w:p>
        </w:tc>
      </w:tr>
    </w:tbl>
    <w:p w14:paraId="753F9076" w14:textId="77777777" w:rsidR="00A77E4B" w:rsidRDefault="00A77E4B">
      <w:pPr>
        <w:spacing w:after="120"/>
      </w:pPr>
    </w:p>
    <w:p w14:paraId="2295E599" w14:textId="77777777" w:rsidR="00A77E4B" w:rsidRDefault="00000000">
      <w:pPr>
        <w:pStyle w:val="Heading2"/>
      </w:pPr>
      <w:r>
        <w:rPr>
          <w:color w:val="0D1526"/>
        </w:rPr>
        <w:t>23.4 Sub 分界線邏輯</w:t>
      </w:r>
    </w:p>
    <w:p w14:paraId="6B95D341" w14:textId="77777777" w:rsidR="00A77E4B" w:rsidRDefault="00000000">
      <w:pPr>
        <w:spacing w:before="80" w:after="120"/>
      </w:pPr>
      <w:r>
        <w:rPr>
          <w:rFonts w:eastAsia="Arial"/>
          <w:color w:val="333333"/>
        </w:rPr>
        <w:t>分界線是最速榜的核心視覺語言，不需要文字標示「Sub 10」或「Sub 11」，一條細線讓社群自己讀懂。</w:t>
      </w:r>
    </w:p>
    <w:p w14:paraId="6DD6590D" w14:textId="77777777" w:rsidR="00A77E4B" w:rsidRDefault="00A77E4B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95"/>
        <w:gridCol w:w="3182"/>
        <w:gridCol w:w="3183"/>
      </w:tblGrid>
      <w:tr w:rsidR="00A77E4B" w14:paraId="072F094A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232BE7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距離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581137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男子分界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992BB8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女子分界</w:t>
            </w:r>
          </w:p>
        </w:tc>
      </w:tr>
      <w:tr w:rsidR="00A77E4B" w14:paraId="4CB555C3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840E63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226 全距離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28AFC7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Sub 10（10:00:00）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EC2788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Sub 10 / Sub 11（依資料量決定）</w:t>
            </w:r>
          </w:p>
        </w:tc>
      </w:tr>
      <w:tr w:rsidR="00A77E4B" w14:paraId="59B70BF3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A7ED02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113 半程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3C5765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Sub 5（5:00:00）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F18638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Sub 5.5（待定）</w:t>
            </w:r>
          </w:p>
        </w:tc>
      </w:tr>
      <w:tr w:rsidR="00A77E4B" w14:paraId="7AC30EB9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5261FC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51.5 奧林匹克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85F24A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Sub 2（2:00:00）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ACD062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Sub 2.5（待定）</w:t>
            </w:r>
          </w:p>
        </w:tc>
      </w:tr>
      <w:tr w:rsidR="00A77E4B" w14:paraId="11E6A714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18C838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25.75 衝刺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C5CD4E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Sub 1（1:00:00）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6215AF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Sub 1.2（待定）</w:t>
            </w:r>
          </w:p>
        </w:tc>
      </w:tr>
    </w:tbl>
    <w:p w14:paraId="58A46F33" w14:textId="77777777" w:rsidR="00A77E4B" w:rsidRDefault="00A77E4B">
      <w:pPr>
        <w:spacing w:after="120"/>
      </w:pPr>
    </w:p>
    <w:p w14:paraId="374AD590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分界線位置由系統自動計算，不需要人工標記</w:t>
      </w:r>
    </w:p>
    <w:p w14:paraId="4CEFCD94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若某距離目前登錄數量不足，暫時不顯示分界線</w:t>
      </w:r>
    </w:p>
    <w:p w14:paraId="26AE7F8F" w14:textId="77777777" w:rsidR="00A77E4B" w:rsidRDefault="00A77E4B">
      <w:pPr>
        <w:spacing w:after="120"/>
      </w:pPr>
    </w:p>
    <w:p w14:paraId="0F604DCB" w14:textId="77777777" w:rsidR="00A77E4B" w:rsidRDefault="00000000">
      <w:pPr>
        <w:pStyle w:val="Heading2"/>
      </w:pPr>
      <w:r>
        <w:rPr>
          <w:color w:val="0D1526"/>
        </w:rPr>
        <w:t>23.5 距離頁籤擴充計畫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95"/>
        <w:gridCol w:w="3182"/>
        <w:gridCol w:w="3183"/>
      </w:tblGrid>
      <w:tr w:rsidR="00A77E4B" w14:paraId="221D2FD0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952B1A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距離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A373CB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狀態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9DE312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啟用條件</w:t>
            </w:r>
          </w:p>
        </w:tc>
      </w:tr>
      <w:tr w:rsidR="00A77E4B" w14:paraId="317B38EE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C010C2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lastRenderedPageBreak/>
              <w:t>226 全距離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4FC647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MVP 啟用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768FE5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初期手動建立台灣主要賽事歷史資料</w:t>
            </w:r>
          </w:p>
        </w:tc>
      </w:tr>
      <w:tr w:rsidR="00A77E4B" w14:paraId="5F7B10B2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43DC26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113 半程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6187E7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預留頁籤（disabled）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A78A8D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累積超過 50 筆已公證成績後啟用</w:t>
            </w:r>
          </w:p>
        </w:tc>
      </w:tr>
      <w:tr w:rsidR="00A77E4B" w14:paraId="00DDA8E1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3C75D4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51.5 奧林匹克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80EE7B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預留頁籤（disabled）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499B74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累積超過 100 筆已公證成績後啟用</w:t>
            </w:r>
          </w:p>
        </w:tc>
      </w:tr>
      <w:tr w:rsidR="00A77E4B" w14:paraId="33653B0F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A47D41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25.75 衝刺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660554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預留頁籤（disabled）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E716DE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累積超過 100 筆已公證成績後啟用</w:t>
            </w:r>
          </w:p>
        </w:tc>
      </w:tr>
    </w:tbl>
    <w:p w14:paraId="4D978451" w14:textId="77777777" w:rsidR="00A77E4B" w:rsidRDefault="00A77E4B">
      <w:pPr>
        <w:spacing w:after="120"/>
      </w:pPr>
    </w:p>
    <w:p w14:paraId="48BBF769" w14:textId="77777777" w:rsidR="00A77E4B" w:rsidRDefault="00000000">
      <w:pPr>
        <w:pStyle w:val="Heading2"/>
      </w:pPr>
      <w:r>
        <w:rPr>
          <w:color w:val="0D1526"/>
        </w:rPr>
        <w:t>23.6 頁面架構</w:t>
      </w:r>
    </w:p>
    <w:p w14:paraId="6E0F44C5" w14:textId="77777777" w:rsidR="00A77E4B" w:rsidRDefault="00000000">
      <w:pPr>
        <w:spacing w:before="80" w:after="120"/>
      </w:pPr>
      <w:r>
        <w:rPr>
          <w:rFonts w:eastAsia="Arial"/>
          <w:color w:val="333333"/>
        </w:rPr>
        <w:t>最速榜作為首頁（/）的核心視覺，選手點擊任一列可進入選手個人頁面，看到完整的分項時間歷史；點擊賽事名稱可進入賽事頁面，看到該賽事的歷屆成績與天氣資料。</w:t>
      </w:r>
    </w:p>
    <w:p w14:paraId="5ACE1A4C" w14:textId="77777777" w:rsidR="00A77E4B" w:rsidRDefault="00A77E4B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95"/>
        <w:gridCol w:w="3182"/>
        <w:gridCol w:w="3183"/>
      </w:tblGrid>
      <w:tr w:rsidR="00A77E4B" w14:paraId="727AB4C0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D3C2A2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互動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DE7F57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目標頁面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C8192E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說明</w:t>
            </w:r>
          </w:p>
        </w:tc>
      </w:tr>
      <w:tr w:rsidR="00A77E4B" w14:paraId="3BE5650C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752F0C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點擊選手列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9ABE97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/athletes/:id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8EA1E4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個人頁面，含分項時間、歷年成績、接力紀錄</w:t>
            </w:r>
          </w:p>
        </w:tc>
      </w:tr>
      <w:tr w:rsidR="00A77E4B" w14:paraId="0CBD995A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624031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點擊賽事名稱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4598E7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/races/:slug/editions/:year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07AE7C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賽事屆次頁，含天氣、成績分佈</w:t>
            </w:r>
          </w:p>
        </w:tc>
      </w:tr>
      <w:tr w:rsidR="00A77E4B" w14:paraId="2D9DB233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B0BE0D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距離頁籤切換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77E6F0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同頁切換，URL 加 ?distance=113 等參數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38CCF" w14:textId="77777777" w:rsidR="00A77E4B" w:rsidRDefault="00A77E4B"/>
        </w:tc>
      </w:tr>
      <w:tr w:rsidR="00A77E4B" w14:paraId="1C77C253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CA0F91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登錄我的成績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C3FAA2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/result/new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72BADF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新增成績頁面</w:t>
            </w:r>
          </w:p>
        </w:tc>
      </w:tr>
    </w:tbl>
    <w:p w14:paraId="39669E4E" w14:textId="77777777" w:rsidR="00A77E4B" w:rsidRDefault="00A77E4B">
      <w:pPr>
        <w:spacing w:after="120"/>
      </w:pPr>
    </w:p>
    <w:p w14:paraId="30D3D9FF" w14:textId="77777777" w:rsidR="00A77E4B" w:rsidRDefault="00000000">
      <w:pPr>
        <w:pStyle w:val="Heading2"/>
      </w:pPr>
      <w:r>
        <w:rPr>
          <w:color w:val="0D1526"/>
        </w:rPr>
        <w:t>23.7 參考實作檔案</w:t>
      </w:r>
    </w:p>
    <w:p w14:paraId="4A5EE64D" w14:textId="77777777" w:rsidR="00A77E4B" w:rsidRDefault="00000000">
      <w:pPr>
        <w:spacing w:before="80" w:after="120"/>
      </w:pPr>
      <w:r>
        <w:rPr>
          <w:rFonts w:eastAsia="Arial"/>
          <w:color w:val="333333"/>
        </w:rPr>
        <w:t>完整的最速榜 HTML 參考實作，包含詳細的 CSS 注釋與設計系統說明，存放於：</w:t>
      </w:r>
    </w:p>
    <w:p w14:paraId="35B5E992" w14:textId="77777777" w:rsidR="00A77E4B" w:rsidRDefault="00A77E4B">
      <w:pPr>
        <w:spacing w:after="120"/>
      </w:pPr>
    </w:p>
    <w:p w14:paraId="1ECE5876" w14:textId="77777777" w:rsidR="00A77E4B" w:rsidRDefault="00000000">
      <w:pPr>
        <w:spacing w:before="40" w:after="60"/>
        <w:ind w:left="720"/>
      </w:pPr>
      <w:r>
        <w:rPr>
          <w:rFonts w:ascii="Courier New" w:eastAsia="Courier New" w:hAnsi="Courier New" w:cs="Courier New"/>
          <w:color w:val="1A3A5C"/>
          <w:sz w:val="18"/>
          <w:szCs w:val="18"/>
        </w:rPr>
        <w:t>trilog_fastest_board.html</w:t>
      </w:r>
    </w:p>
    <w:p w14:paraId="6D247936" w14:textId="77777777" w:rsidR="00A77E4B" w:rsidRDefault="00A77E4B">
      <w:pPr>
        <w:spacing w:after="120"/>
      </w:pPr>
    </w:p>
    <w:p w14:paraId="2B4AFE5C" w14:textId="77777777" w:rsidR="00A77E4B" w:rsidRDefault="00000000">
      <w:pPr>
        <w:spacing w:before="80" w:after="120"/>
      </w:pPr>
      <w:r>
        <w:rPr>
          <w:rFonts w:eastAsia="Arial"/>
          <w:color w:val="333333"/>
        </w:rPr>
        <w:t>此檔案包含：完整的 CSS 設計系統（含所有 CSS 變數與注釋）、導覽列 nav 元件、頁面 hero 區塊、.tlb 元件完整實作、226 全距離男女子組完整範例資料。可直接作為 Next.js 元件開發的視覺參考基準。</w:t>
      </w:r>
    </w:p>
    <w:p w14:paraId="770CDEEB" w14:textId="77777777" w:rsidR="00A77E4B" w:rsidRDefault="00A77E4B">
      <w:pPr>
        <w:spacing w:after="240"/>
      </w:pPr>
    </w:p>
    <w:p w14:paraId="43D0D2DC" w14:textId="77777777" w:rsidR="00A77E4B" w:rsidRDefault="00A77E4B">
      <w:pPr>
        <w:pBdr>
          <w:bottom w:val="single" w:sz="4" w:space="0" w:color="E2E8F0"/>
        </w:pBdr>
        <w:spacing w:before="160" w:after="160"/>
      </w:pPr>
    </w:p>
    <w:p w14:paraId="3D361491" w14:textId="77777777" w:rsidR="00A77E4B" w:rsidRDefault="00000000">
      <w:pPr>
        <w:pStyle w:val="Heading1"/>
      </w:pPr>
      <w:r>
        <w:rPr>
          <w:color w:val="060D18"/>
        </w:rPr>
        <w:t>24. 導覽與管理區設計規格</w:t>
      </w:r>
    </w:p>
    <w:p w14:paraId="5EBFE5ED" w14:textId="77777777" w:rsidR="00A77E4B" w:rsidRDefault="00000000">
      <w:pPr>
        <w:pStyle w:val="Heading2"/>
      </w:pPr>
      <w:r>
        <w:rPr>
          <w:color w:val="0D1526"/>
        </w:rPr>
        <w:t>24.1 導覽列（Nav）連結規則</w:t>
      </w:r>
    </w:p>
    <w:p w14:paraId="02E49A7B" w14:textId="77777777" w:rsidR="00A77E4B" w:rsidRDefault="00000000">
      <w:pPr>
        <w:spacing w:before="80" w:after="120"/>
      </w:pPr>
      <w:r>
        <w:rPr>
          <w:rFonts w:eastAsia="Arial"/>
          <w:color w:val="333333"/>
          <w:sz w:val="20"/>
          <w:szCs w:val="20"/>
        </w:rPr>
        <w:t>導覽列為 Server Component，依登入狀態與角色動態顯示連結。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3280"/>
        <w:gridCol w:w="3280"/>
      </w:tblGrid>
      <w:tr w:rsidR="00A77E4B" w14:paraId="48A397C2" w14:textId="77777777">
        <w:tc>
          <w:tcPr>
            <w:tcW w:w="2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070AF2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連結</w:t>
            </w:r>
          </w:p>
        </w:tc>
        <w:tc>
          <w:tcPr>
            <w:tcW w:w="32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3BAA7B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路徑</w:t>
            </w:r>
          </w:p>
        </w:tc>
        <w:tc>
          <w:tcPr>
            <w:tcW w:w="32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7DC85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顯示條件</w:t>
            </w:r>
          </w:p>
        </w:tc>
      </w:tr>
      <w:tr w:rsidR="00A77E4B" w14:paraId="3A66EA9B" w14:textId="77777777">
        <w:tc>
          <w:tcPr>
            <w:tcW w:w="2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01C538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lastRenderedPageBreak/>
              <w:t>最速榜</w:t>
            </w:r>
          </w:p>
        </w:tc>
        <w:tc>
          <w:tcPr>
            <w:tcW w:w="32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F7D15B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/leaderboard</w:t>
            </w:r>
          </w:p>
        </w:tc>
        <w:tc>
          <w:tcPr>
            <w:tcW w:w="32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276BFF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永遠顯示</w:t>
            </w:r>
          </w:p>
        </w:tc>
      </w:tr>
      <w:tr w:rsidR="00A77E4B" w14:paraId="26213851" w14:textId="77777777">
        <w:tc>
          <w:tcPr>
            <w:tcW w:w="2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431567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排行榜</w:t>
            </w:r>
          </w:p>
        </w:tc>
        <w:tc>
          <w:tcPr>
            <w:tcW w:w="32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98C2C5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/rankings</w:t>
            </w:r>
          </w:p>
        </w:tc>
        <w:tc>
          <w:tcPr>
            <w:tcW w:w="32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74DBCE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永遠顯示</w:t>
            </w:r>
          </w:p>
        </w:tc>
      </w:tr>
      <w:tr w:rsidR="00A77E4B" w14:paraId="5AA9F74A" w14:textId="77777777">
        <w:tc>
          <w:tcPr>
            <w:tcW w:w="2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7A4408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未認領</w:t>
            </w:r>
          </w:p>
        </w:tc>
        <w:tc>
          <w:tcPr>
            <w:tcW w:w="32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90C11E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/unclaimed</w:t>
            </w:r>
          </w:p>
        </w:tc>
        <w:tc>
          <w:tcPr>
            <w:tcW w:w="32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4D906A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永遠顯示</w:t>
            </w:r>
          </w:p>
        </w:tc>
      </w:tr>
      <w:tr w:rsidR="00A77E4B" w14:paraId="5933CBBE" w14:textId="77777777">
        <w:tc>
          <w:tcPr>
            <w:tcW w:w="2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0C858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管理（下拉）</w:t>
            </w:r>
          </w:p>
        </w:tc>
        <w:tc>
          <w:tcPr>
            <w:tcW w:w="32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92B879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/admin 、 /admin/races</w:t>
            </w:r>
          </w:p>
        </w:tc>
        <w:tc>
          <w:tcPr>
            <w:tcW w:w="32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BBF85D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已登入且角色 ≥ assistant</w:t>
            </w:r>
          </w:p>
        </w:tc>
      </w:tr>
      <w:tr w:rsidR="00A77E4B" w14:paraId="48013A93" w14:textId="77777777">
        <w:tc>
          <w:tcPr>
            <w:tcW w:w="2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1C2E90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我的紀錄</w:t>
            </w:r>
          </w:p>
        </w:tc>
        <w:tc>
          <w:tcPr>
            <w:tcW w:w="32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330B6D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/records</w:t>
            </w:r>
          </w:p>
        </w:tc>
        <w:tc>
          <w:tcPr>
            <w:tcW w:w="32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4A2884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已登入</w:t>
            </w:r>
          </w:p>
        </w:tc>
      </w:tr>
      <w:tr w:rsidR="00A77E4B" w14:paraId="54B76CF4" w14:textId="77777777">
        <w:tc>
          <w:tcPr>
            <w:tcW w:w="2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310572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+ 新增</w:t>
            </w:r>
          </w:p>
        </w:tc>
        <w:tc>
          <w:tcPr>
            <w:tcW w:w="32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AAE3C5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/records/new</w:t>
            </w:r>
          </w:p>
        </w:tc>
        <w:tc>
          <w:tcPr>
            <w:tcW w:w="32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F0D20E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已登入</w:t>
            </w:r>
          </w:p>
        </w:tc>
      </w:tr>
      <w:tr w:rsidR="00A77E4B" w14:paraId="684BAAB6" w14:textId="77777777">
        <w:tc>
          <w:tcPr>
            <w:tcW w:w="2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DBAEE0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首字母頭像</w:t>
            </w:r>
          </w:p>
        </w:tc>
        <w:tc>
          <w:tcPr>
            <w:tcW w:w="32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D07FDF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/profile</w:t>
            </w:r>
          </w:p>
        </w:tc>
        <w:tc>
          <w:tcPr>
            <w:tcW w:w="32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C66634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已登入</w:t>
            </w:r>
          </w:p>
        </w:tc>
      </w:tr>
      <w:tr w:rsidR="00A77E4B" w14:paraId="32B071E2" w14:textId="77777777">
        <w:tc>
          <w:tcPr>
            <w:tcW w:w="2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E0EF72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登入</w:t>
            </w:r>
          </w:p>
        </w:tc>
        <w:tc>
          <w:tcPr>
            <w:tcW w:w="32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4EAE67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/login</w:t>
            </w:r>
          </w:p>
        </w:tc>
        <w:tc>
          <w:tcPr>
            <w:tcW w:w="32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854B8F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未登入</w:t>
            </w:r>
          </w:p>
        </w:tc>
      </w:tr>
      <w:tr w:rsidR="00A77E4B" w14:paraId="7DA2E7A9" w14:textId="77777777">
        <w:tc>
          <w:tcPr>
            <w:tcW w:w="2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0DC923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註冊</w:t>
            </w:r>
          </w:p>
        </w:tc>
        <w:tc>
          <w:tcPr>
            <w:tcW w:w="32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EA1BFB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/register</w:t>
            </w:r>
          </w:p>
        </w:tc>
        <w:tc>
          <w:tcPr>
            <w:tcW w:w="32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4044F9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未登入</w:t>
            </w:r>
          </w:p>
        </w:tc>
      </w:tr>
    </w:tbl>
    <w:p w14:paraId="6D9E2B1D" w14:textId="77777777" w:rsidR="00A77E4B" w:rsidRDefault="00000000">
      <w:pPr>
        <w:pStyle w:val="Heading3"/>
      </w:pPr>
      <w:r>
        <w:rPr>
          <w:color w:val="FF6B3D"/>
        </w:rPr>
        <w:t>管理下拉選單</w:t>
      </w:r>
    </w:p>
    <w:p w14:paraId="67E8E6F4" w14:textId="77777777" w:rsidR="00A77E4B" w:rsidRDefault="00000000">
      <w:pPr>
        <w:spacing w:before="80" w:after="120"/>
      </w:pPr>
      <w:r>
        <w:rPr>
          <w:rFonts w:eastAsia="Arial"/>
          <w:color w:val="333333"/>
          <w:sz w:val="20"/>
          <w:szCs w:val="20"/>
        </w:rPr>
        <w:t>「管理」連結以下拉選單呈現（Client Component），點擊展開後可直接選擇目標頁面。點擊選單外側自動關閉。此設計取代原本的單一連結，因管理區包含多個獨立功能頁面。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A77E4B" w14:paraId="778CF6C2" w14:textId="77777777">
        <w:tc>
          <w:tcPr>
            <w:tcW w:w="46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F0FC60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選項</w:t>
            </w:r>
          </w:p>
        </w:tc>
        <w:tc>
          <w:tcPr>
            <w:tcW w:w="46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0ED1A1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路徑</w:t>
            </w:r>
          </w:p>
        </w:tc>
      </w:tr>
      <w:tr w:rsidR="00A77E4B" w14:paraId="709533D8" w14:textId="77777777">
        <w:tc>
          <w:tcPr>
            <w:tcW w:w="46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E3789E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審核中心</w:t>
            </w:r>
          </w:p>
        </w:tc>
        <w:tc>
          <w:tcPr>
            <w:tcW w:w="46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974740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/admin</w:t>
            </w:r>
          </w:p>
        </w:tc>
      </w:tr>
      <w:tr w:rsidR="00A77E4B" w14:paraId="5033E9BF" w14:textId="77777777">
        <w:tc>
          <w:tcPr>
            <w:tcW w:w="46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F2DE41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賽事管理</w:t>
            </w:r>
          </w:p>
        </w:tc>
        <w:tc>
          <w:tcPr>
            <w:tcW w:w="46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4535F5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/admin/races</w:t>
            </w:r>
          </w:p>
        </w:tc>
      </w:tr>
    </w:tbl>
    <w:p w14:paraId="729B13E2" w14:textId="77777777" w:rsidR="00A77E4B" w:rsidRDefault="00000000">
      <w:pPr>
        <w:pStyle w:val="Heading2"/>
      </w:pPr>
      <w:r>
        <w:rPr>
          <w:color w:val="0D1526"/>
        </w:rPr>
        <w:t>24.2 管理區架構</w:t>
      </w:r>
    </w:p>
    <w:p w14:paraId="4256BA97" w14:textId="77777777" w:rsidR="00A77E4B" w:rsidRDefault="00000000">
      <w:pPr>
        <w:spacing w:before="80" w:after="120"/>
      </w:pPr>
      <w:r>
        <w:rPr>
          <w:rFonts w:eastAsia="Arial"/>
          <w:color w:val="333333"/>
          <w:sz w:val="20"/>
          <w:szCs w:val="20"/>
        </w:rPr>
        <w:t>管理區使用獨立的 (admin) route group，與一般用戶的 (main) route group 完全分離。兩者各有自己的 layout.tsx，未來調整各自版面不會互相影響。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3280"/>
        <w:gridCol w:w="3280"/>
      </w:tblGrid>
      <w:tr w:rsidR="00A77E4B" w14:paraId="1F75779D" w14:textId="77777777">
        <w:tc>
          <w:tcPr>
            <w:tcW w:w="2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410581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Route Group</w:t>
            </w:r>
          </w:p>
        </w:tc>
        <w:tc>
          <w:tcPr>
            <w:tcW w:w="32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7CE6C1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包含路由</w:t>
            </w:r>
          </w:p>
        </w:tc>
        <w:tc>
          <w:tcPr>
            <w:tcW w:w="32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AD3920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說明</w:t>
            </w:r>
          </w:p>
        </w:tc>
      </w:tr>
      <w:tr w:rsidR="00A77E4B" w14:paraId="4B504D64" w14:textId="77777777">
        <w:tc>
          <w:tcPr>
            <w:tcW w:w="2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7A8697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(main)</w:t>
            </w:r>
          </w:p>
        </w:tc>
        <w:tc>
          <w:tcPr>
            <w:tcW w:w="32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8A56C7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/leaderboard 、 /rankings 、 /unclaimed 、 /records 、 /profile</w:t>
            </w:r>
          </w:p>
        </w:tc>
        <w:tc>
          <w:tcPr>
            <w:tcW w:w="32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2FD6CD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一般用戶頁面</w:t>
            </w:r>
          </w:p>
        </w:tc>
      </w:tr>
      <w:tr w:rsidR="00A77E4B" w14:paraId="1CB540B2" w14:textId="77777777">
        <w:tc>
          <w:tcPr>
            <w:tcW w:w="2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B5C3C7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(admin)</w:t>
            </w:r>
          </w:p>
        </w:tc>
        <w:tc>
          <w:tcPr>
            <w:tcW w:w="32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2489F3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/admin 、 /admin/races 、 /admin/races/[id]</w:t>
            </w:r>
          </w:p>
        </w:tc>
        <w:tc>
          <w:tcPr>
            <w:tcW w:w="32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CD1540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管理區，獨立 layout，不受一般頁面改動影響</w:t>
            </w:r>
          </w:p>
        </w:tc>
      </w:tr>
      <w:tr w:rsidR="00A77E4B" w14:paraId="7EE6EC44" w14:textId="77777777">
        <w:tc>
          <w:tcPr>
            <w:tcW w:w="2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7FBDA9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(auth)</w:t>
            </w:r>
          </w:p>
        </w:tc>
        <w:tc>
          <w:tcPr>
            <w:tcW w:w="32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9BE3CB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/login 、 /register</w:t>
            </w:r>
          </w:p>
        </w:tc>
        <w:tc>
          <w:tcPr>
            <w:tcW w:w="32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7ED60F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全螢幕置中 layout</w:t>
            </w:r>
          </w:p>
        </w:tc>
      </w:tr>
    </w:tbl>
    <w:p w14:paraId="7C02DF57" w14:textId="77777777" w:rsidR="00A77E4B" w:rsidRDefault="00000000">
      <w:pPr>
        <w:pStyle w:val="Heading3"/>
      </w:pPr>
      <w:r>
        <w:rPr>
          <w:color w:val="FF6B3D"/>
        </w:rPr>
        <w:t>管理區內頁籤切換</w:t>
      </w:r>
    </w:p>
    <w:p w14:paraId="153F095D" w14:textId="77777777" w:rsidR="00A77E4B" w:rsidRDefault="00000000">
      <w:pPr>
        <w:spacing w:before="80" w:after="120"/>
      </w:pPr>
      <w:r>
        <w:rPr>
          <w:rFonts w:eastAsia="Arial"/>
          <w:color w:val="333333"/>
          <w:sz w:val="20"/>
          <w:szCs w:val="20"/>
        </w:rPr>
        <w:t>進入管理區後，透過 AdminTabs 元件在「審核中心」與「賽事管理」之間切換，不需再經由 Nav 下拉選單。</w:t>
      </w:r>
    </w:p>
    <w:p w14:paraId="2E56F8E5" w14:textId="77777777" w:rsidR="00A77E4B" w:rsidRDefault="00000000">
      <w:pPr>
        <w:pStyle w:val="Heading1"/>
      </w:pPr>
      <w:r>
        <w:rPr>
          <w:color w:val="060D18"/>
        </w:rPr>
        <w:t>25. 賽事屆次管理規格（修訂第 3、16 章）</w:t>
      </w:r>
    </w:p>
    <w:p w14:paraId="5997474D" w14:textId="77777777" w:rsidR="00A77E4B" w:rsidRDefault="00000000">
      <w:pPr>
        <w:pStyle w:val="Heading2"/>
      </w:pPr>
      <w:r>
        <w:rPr>
          <w:color w:val="0D1526"/>
        </w:rPr>
        <w:t>25.1 距離標示與標準距離</w:t>
      </w:r>
    </w:p>
    <w:p w14:paraId="1B973436" w14:textId="77777777" w:rsidR="00A77E4B" w:rsidRDefault="00000000">
      <w:pPr>
        <w:spacing w:before="80" w:after="120"/>
      </w:pPr>
      <w:r>
        <w:rPr>
          <w:rFonts w:eastAsia="Arial"/>
          <w:color w:val="333333"/>
          <w:sz w:val="20"/>
          <w:szCs w:val="20"/>
        </w:rPr>
        <w:t>全站統一以數字顯示距離組別，對應 DB 的 distance_category 欄位值。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080"/>
        <w:gridCol w:w="2080"/>
        <w:gridCol w:w="3000"/>
      </w:tblGrid>
      <w:tr w:rsidR="00A77E4B" w14:paraId="6CD5DCD4" w14:textId="77777777">
        <w:tc>
          <w:tcPr>
            <w:tcW w:w="2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BAA9ED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DB 值</w:t>
            </w:r>
          </w:p>
        </w:tc>
        <w:tc>
          <w:tcPr>
            <w:tcW w:w="20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15A651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顯示標示</w:t>
            </w:r>
          </w:p>
        </w:tc>
        <w:tc>
          <w:tcPr>
            <w:tcW w:w="20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9A3443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游泳（m）</w:t>
            </w:r>
          </w:p>
        </w:tc>
        <w:tc>
          <w:tcPr>
            <w:tcW w:w="3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D3C915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騎車（km）/ 跑步（km）</w:t>
            </w:r>
          </w:p>
        </w:tc>
      </w:tr>
      <w:tr w:rsidR="00A77E4B" w14:paraId="345246CC" w14:textId="77777777">
        <w:tc>
          <w:tcPr>
            <w:tcW w:w="2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85A5AD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full</w:t>
            </w:r>
          </w:p>
        </w:tc>
        <w:tc>
          <w:tcPr>
            <w:tcW w:w="20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31D702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226</w:t>
            </w:r>
          </w:p>
        </w:tc>
        <w:tc>
          <w:tcPr>
            <w:tcW w:w="20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12368E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3800</w:t>
            </w:r>
          </w:p>
        </w:tc>
        <w:tc>
          <w:tcPr>
            <w:tcW w:w="3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C39C5B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180 / 42.2</w:t>
            </w:r>
          </w:p>
        </w:tc>
      </w:tr>
      <w:tr w:rsidR="00A77E4B" w14:paraId="2D2DE17A" w14:textId="77777777">
        <w:tc>
          <w:tcPr>
            <w:tcW w:w="2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72BDA0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lastRenderedPageBreak/>
              <w:t>70.3</w:t>
            </w:r>
          </w:p>
        </w:tc>
        <w:tc>
          <w:tcPr>
            <w:tcW w:w="20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E181D5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113</w:t>
            </w:r>
          </w:p>
        </w:tc>
        <w:tc>
          <w:tcPr>
            <w:tcW w:w="20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3EB8FF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1900</w:t>
            </w:r>
          </w:p>
        </w:tc>
        <w:tc>
          <w:tcPr>
            <w:tcW w:w="3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4BE8C6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90 / 21.1</w:t>
            </w:r>
          </w:p>
        </w:tc>
      </w:tr>
      <w:tr w:rsidR="00A77E4B" w14:paraId="15D4DCC8" w14:textId="77777777">
        <w:tc>
          <w:tcPr>
            <w:tcW w:w="2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2FCE3A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olympic</w:t>
            </w:r>
          </w:p>
        </w:tc>
        <w:tc>
          <w:tcPr>
            <w:tcW w:w="20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0756CB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51.5</w:t>
            </w:r>
          </w:p>
        </w:tc>
        <w:tc>
          <w:tcPr>
            <w:tcW w:w="20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998DC7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1500</w:t>
            </w:r>
          </w:p>
        </w:tc>
        <w:tc>
          <w:tcPr>
            <w:tcW w:w="3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E0D193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40 / 10</w:t>
            </w:r>
          </w:p>
        </w:tc>
      </w:tr>
      <w:tr w:rsidR="00A77E4B" w14:paraId="24772041" w14:textId="77777777">
        <w:tc>
          <w:tcPr>
            <w:tcW w:w="2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26991C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sprint</w:t>
            </w:r>
          </w:p>
        </w:tc>
        <w:tc>
          <w:tcPr>
            <w:tcW w:w="20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CC8058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Sprint</w:t>
            </w:r>
          </w:p>
        </w:tc>
        <w:tc>
          <w:tcPr>
            <w:tcW w:w="20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647A25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750</w:t>
            </w:r>
          </w:p>
        </w:tc>
        <w:tc>
          <w:tcPr>
            <w:tcW w:w="3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AED6E6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20 / 5</w:t>
            </w:r>
          </w:p>
        </w:tc>
      </w:tr>
    </w:tbl>
    <w:p w14:paraId="091D2A45" w14:textId="77777777" w:rsidR="00A77E4B" w:rsidRDefault="00000000">
      <w:pPr>
        <w:pStyle w:val="Heading2"/>
      </w:pPr>
      <w:r>
        <w:rPr>
          <w:color w:val="0D1526"/>
        </w:rPr>
        <w:t>25.2 屆次概念修訂</w:t>
      </w:r>
    </w:p>
    <w:p w14:paraId="3EEB4593" w14:textId="77777777" w:rsidR="00A77E4B" w:rsidRDefault="00000000">
      <w:pPr>
        <w:spacing w:before="80" w:after="120"/>
      </w:pPr>
      <w:r>
        <w:rPr>
          <w:rFonts w:eastAsia="Arial"/>
          <w:color w:val="333333"/>
          <w:sz w:val="20"/>
          <w:szCs w:val="20"/>
        </w:rPr>
        <w:t>屆次（Edition）以「年份」為操作單位，而非「年份 + 距離」。一個屆次對應一個年份，可包含多個距離組別。DB 中每個 race_id + year + distance_category 為一筆記錄，UI 以年份整合呈現。</w:t>
      </w:r>
    </w:p>
    <w:p w14:paraId="62D8EE32" w14:textId="77777777" w:rsidR="00A77E4B" w:rsidRDefault="00000000">
      <w:pPr>
        <w:pStyle w:val="Heading2"/>
      </w:pPr>
      <w:r>
        <w:rPr>
          <w:color w:val="0D1526"/>
        </w:rPr>
        <w:t>25.3 新增屆次流程</w:t>
      </w:r>
    </w:p>
    <w:p w14:paraId="3736CD2E" w14:textId="77777777" w:rsidR="00A77E4B" w:rsidRDefault="00000000">
      <w:pPr>
        <w:spacing w:before="80" w:after="120"/>
      </w:pPr>
      <w:r>
        <w:rPr>
          <w:rFonts w:eastAsia="Arial"/>
          <w:color w:val="333333"/>
          <w:sz w:val="20"/>
          <w:szCs w:val="20"/>
        </w:rPr>
        <w:t>1. 選擇開始日期（必填）與結束日期（選填，多日賽事）</w:t>
      </w:r>
    </w:p>
    <w:p w14:paraId="4C6A2F75" w14:textId="77777777" w:rsidR="00A77E4B" w:rsidRDefault="00000000">
      <w:pPr>
        <w:spacing w:before="80" w:after="120"/>
      </w:pPr>
      <w:r>
        <w:rPr>
          <w:rFonts w:eastAsia="Arial"/>
          <w:color w:val="333333"/>
          <w:sz w:val="20"/>
          <w:szCs w:val="20"/>
        </w:rPr>
        <w:t>2. 勾選本屆提供的距離組別（可多選：226 / 113 / 51.5 / Sprint）</w:t>
      </w:r>
    </w:p>
    <w:p w14:paraId="20AB7BDD" w14:textId="77777777" w:rsidR="00A77E4B" w:rsidRDefault="00000000">
      <w:pPr>
        <w:spacing w:before="80" w:after="120"/>
      </w:pPr>
      <w:r>
        <w:rPr>
          <w:rFonts w:eastAsia="Arial"/>
          <w:color w:val="333333"/>
          <w:sz w:val="20"/>
          <w:szCs w:val="20"/>
        </w:rPr>
        <w:t>3. 勾選後展開各距離的游泳 / 騎車 / 跑步欄位，預設帶入標準距離，可調整</w:t>
      </w:r>
    </w:p>
    <w:p w14:paraId="6DBB9763" w14:textId="77777777" w:rsidR="00A77E4B" w:rsidRDefault="00000000">
      <w:pPr>
        <w:spacing w:before="80" w:after="120"/>
      </w:pPr>
      <w:r>
        <w:rPr>
          <w:rFonts w:eastAsia="Arial"/>
          <w:color w:val="333333"/>
          <w:sz w:val="20"/>
          <w:szCs w:val="20"/>
        </w:rPr>
        <w:t>4. 填寫游泳環境、完賽人數、備註（選填）</w:t>
      </w:r>
    </w:p>
    <w:p w14:paraId="50ABA374" w14:textId="77777777" w:rsidR="00A77E4B" w:rsidRDefault="00000000">
      <w:pPr>
        <w:spacing w:before="80" w:after="120"/>
      </w:pPr>
      <w:r>
        <w:rPr>
          <w:rFonts w:eastAsia="Arial"/>
          <w:color w:val="333333"/>
          <w:sz w:val="20"/>
          <w:szCs w:val="20"/>
        </w:rPr>
        <w:t>5. 送出後每個勾選距離各建立一筆 race_editions 記錄</w:t>
      </w:r>
    </w:p>
    <w:p w14:paraId="63AA87F5" w14:textId="77777777" w:rsidR="00A77E4B" w:rsidRDefault="00000000">
      <w:pPr>
        <w:pStyle w:val="Heading2"/>
      </w:pPr>
      <w:r>
        <w:rPr>
          <w:color w:val="0D1526"/>
        </w:rPr>
        <w:t>25.4 編輯與刪除</w:t>
      </w:r>
    </w:p>
    <w:p w14:paraId="202EB4A5" w14:textId="77777777" w:rsidR="00A77E4B" w:rsidRDefault="00000000">
      <w:pPr>
        <w:spacing w:before="80" w:after="120"/>
      </w:pPr>
      <w:r>
        <w:rPr>
          <w:rFonts w:eastAsia="Arial"/>
          <w:color w:val="333333"/>
          <w:sz w:val="20"/>
          <w:szCs w:val="20"/>
        </w:rPr>
        <w:t>編輯以年份為單位：展開整個年份的表單，可修改日期、調整各距離 km、新增距離（勾選新距離）、移除距離（取消勾選，有成績時阻擋）。</w:t>
      </w:r>
    </w:p>
    <w:p w14:paraId="3AD4F456" w14:textId="77777777" w:rsidR="00A77E4B" w:rsidRDefault="00000000">
      <w:pPr>
        <w:spacing w:before="80" w:after="120"/>
      </w:pPr>
      <w:r>
        <w:rPr>
          <w:rFonts w:eastAsia="Arial"/>
          <w:color w:val="333333"/>
          <w:sz w:val="20"/>
          <w:szCs w:val="20"/>
        </w:rPr>
        <w:t>刪除以年份為單位：一次刪除該年全部距離記錄。任何距離底下有成績時，顯示筆數並阻擋刪除。</w:t>
      </w:r>
    </w:p>
    <w:p w14:paraId="16AE4B48" w14:textId="77777777" w:rsidR="00A77E4B" w:rsidRDefault="00000000">
      <w:pPr>
        <w:pStyle w:val="Heading2"/>
      </w:pPr>
      <w:r>
        <w:rPr>
          <w:color w:val="0D1526"/>
        </w:rPr>
        <w:t>25.5 使用者新增成績的賽事選擇</w:t>
      </w:r>
    </w:p>
    <w:p w14:paraId="378AB9EF" w14:textId="77777777" w:rsidR="00A77E4B" w:rsidRDefault="00000000">
      <w:pPr>
        <w:spacing w:before="80" w:after="120"/>
      </w:pPr>
      <w:r>
        <w:rPr>
          <w:rFonts w:eastAsia="Arial"/>
          <w:color w:val="333333"/>
          <w:sz w:val="20"/>
          <w:szCs w:val="20"/>
        </w:rPr>
        <w:t>兩步驟選擇：第一步選「賽事 + 年份」（如：太魯閣 2024），第二步若該年有多個距離則出現距離按鈕，只有一個距離時自動選取。</w:t>
      </w:r>
    </w:p>
    <w:p w14:paraId="600BE92D" w14:textId="77777777" w:rsidR="00A77E4B" w:rsidRDefault="00000000">
      <w:pPr>
        <w:spacing w:before="160"/>
      </w:pPr>
      <w:r>
        <w:rPr>
          <w:rFonts w:eastAsia="Arial"/>
          <w:color w:val="AAAAAA"/>
          <w:sz w:val="18"/>
          <w:szCs w:val="18"/>
        </w:rPr>
        <w:t>Tri·log 產品規格文件 v2.9　·　2026 年 6 月　·　trilog.run</w:t>
      </w:r>
    </w:p>
    <w:p w14:paraId="43FD5E01" w14:textId="77777777" w:rsidR="00185876" w:rsidRDefault="00000000">
      <w:pPr>
        <w:pStyle w:val="Heading1"/>
      </w:pPr>
      <w:r>
        <w:rPr>
          <w:color w:val="060D18"/>
        </w:rPr>
        <w:t>26. 排行榜距離篩選修訂（更新第 3、19、21 章）</w:t>
      </w:r>
    </w:p>
    <w:p w14:paraId="6A0C3376" w14:textId="77777777" w:rsidR="00185876" w:rsidRDefault="00000000">
      <w:pPr>
        <w:pStyle w:val="Heading2"/>
      </w:pPr>
      <w:r>
        <w:rPr>
          <w:color w:val="0D1526"/>
        </w:rPr>
        <w:t>26.1 問題描述</w:t>
      </w:r>
    </w:p>
    <w:p w14:paraId="711F33AB" w14:textId="77777777" w:rsidR="00185876" w:rsidRDefault="00000000">
      <w:pPr>
        <w:spacing w:before="80" w:after="120"/>
      </w:pPr>
      <w:r>
        <w:rPr>
          <w:rFonts w:eastAsia="Arial"/>
          <w:color w:val="333333"/>
        </w:rPr>
        <w:t>排行榜若允許「所有距離」作為預設或可選狀態，短距離成績（Sprint、Olympic）的完賽時間天然比長距離（226、113）快，會自動排在榜單最前面。這讓跨距離混合的榜單完全失去參考意義，製造視覺上的弔詭——排第一的可能只是跑了 Sprint，而非最強的全距離選手。</w:t>
      </w:r>
    </w:p>
    <w:p w14:paraId="550E2659" w14:textId="77777777" w:rsidR="00185876" w:rsidRDefault="00185876">
      <w:pPr>
        <w:spacing w:after="120"/>
      </w:pPr>
    </w:p>
    <w:p w14:paraId="1AE20E82" w14:textId="77777777" w:rsidR="00185876" w:rsidRDefault="00000000">
      <w:pPr>
        <w:pStyle w:val="Heading2"/>
      </w:pPr>
      <w:r>
        <w:rPr>
          <w:color w:val="0D1526"/>
        </w:rPr>
        <w:t>26.2 設計決策</w:t>
      </w:r>
    </w:p>
    <w:p w14:paraId="6D535376" w14:textId="77777777" w:rsidR="00185876" w:rsidRDefault="00000000">
      <w:pPr>
        <w:spacing w:before="80" w:after="120"/>
      </w:pPr>
      <w:r>
        <w:rPr>
          <w:rFonts w:eastAsia="Arial"/>
          <w:color w:val="333333"/>
        </w:rPr>
        <w:t>移除排行榜的「所有距離」選項。距離為排行榜的必要篩選維度，使用者進入排行榜時必須選擇一個距離才能看到榜單。</w:t>
      </w:r>
    </w:p>
    <w:p w14:paraId="30B5C596" w14:textId="77777777" w:rsidR="00185876" w:rsidRDefault="00185876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995"/>
        <w:gridCol w:w="3182"/>
        <w:gridCol w:w="3183"/>
      </w:tblGrid>
      <w:tr w:rsidR="00185876" w14:paraId="5A3C8C6A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69DEBD" w14:textId="77777777" w:rsidR="00185876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項目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92CAEF" w14:textId="77777777" w:rsidR="00185876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修訂前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7FF73C" w14:textId="77777777" w:rsidR="00185876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修訂後</w:t>
            </w:r>
          </w:p>
        </w:tc>
      </w:tr>
      <w:tr w:rsidR="00185876" w14:paraId="7281C725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E3B39E" w14:textId="77777777" w:rsidR="00185876" w:rsidRDefault="00000000">
            <w:r>
              <w:rPr>
                <w:rFonts w:eastAsia="Arial"/>
                <w:color w:val="333333"/>
                <w:sz w:val="20"/>
                <w:szCs w:val="20"/>
              </w:rPr>
              <w:t>距離篩選器預設值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6EB0EE" w14:textId="77777777" w:rsidR="00185876" w:rsidRDefault="00000000">
            <w:r>
              <w:rPr>
                <w:rFonts w:eastAsia="Arial"/>
                <w:color w:val="333333"/>
                <w:sz w:val="20"/>
                <w:szCs w:val="20"/>
              </w:rPr>
              <w:t>所有距離（全部混合）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866FF4" w14:textId="77777777" w:rsidR="00185876" w:rsidRDefault="00000000">
            <w:r>
              <w:rPr>
                <w:rFonts w:eastAsia="Arial"/>
                <w:color w:val="333333"/>
                <w:sz w:val="20"/>
                <w:szCs w:val="20"/>
              </w:rPr>
              <w:t>226 全距離（預設）</w:t>
            </w:r>
          </w:p>
        </w:tc>
      </w:tr>
      <w:tr w:rsidR="00185876" w14:paraId="09B24D7B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C1B8AB" w14:textId="77777777" w:rsidR="00185876" w:rsidRDefault="00000000">
            <w:r>
              <w:rPr>
                <w:rFonts w:eastAsia="Arial"/>
                <w:color w:val="333333"/>
                <w:sz w:val="20"/>
                <w:szCs w:val="20"/>
              </w:rPr>
              <w:lastRenderedPageBreak/>
              <w:t>「所有距離」選項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D67D6B" w14:textId="77777777" w:rsidR="00185876" w:rsidRDefault="00000000">
            <w:r>
              <w:rPr>
                <w:rFonts w:eastAsia="Arial"/>
                <w:color w:val="333333"/>
                <w:sz w:val="20"/>
                <w:szCs w:val="20"/>
              </w:rPr>
              <w:t>存在，可選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96511C" w14:textId="77777777" w:rsidR="00185876" w:rsidRDefault="00000000">
            <w:r>
              <w:rPr>
                <w:rFonts w:eastAsia="Arial"/>
                <w:color w:val="333333"/>
                <w:sz w:val="20"/>
                <w:szCs w:val="20"/>
              </w:rPr>
              <w:t>移除，不存在</w:t>
            </w:r>
          </w:p>
        </w:tc>
      </w:tr>
      <w:tr w:rsidR="00185876" w14:paraId="389085C3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5324E7" w14:textId="77777777" w:rsidR="00185876" w:rsidRDefault="00000000">
            <w:r>
              <w:rPr>
                <w:rFonts w:eastAsia="Arial"/>
                <w:color w:val="333333"/>
                <w:sz w:val="20"/>
                <w:szCs w:val="20"/>
              </w:rPr>
              <w:t>進入排行榜的體驗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BB74C1" w14:textId="77777777" w:rsidR="00185876" w:rsidRDefault="00000000">
            <w:r>
              <w:rPr>
                <w:rFonts w:eastAsia="Arial"/>
                <w:color w:val="333333"/>
                <w:sz w:val="20"/>
                <w:szCs w:val="20"/>
              </w:rPr>
              <w:t>直接看到所有距離混合的榜單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7AEADA" w14:textId="77777777" w:rsidR="00185876" w:rsidRDefault="00000000">
            <w:r>
              <w:rPr>
                <w:rFonts w:eastAsia="Arial"/>
                <w:color w:val="333333"/>
                <w:sz w:val="20"/>
                <w:szCs w:val="20"/>
              </w:rPr>
              <w:t>預設看到 226 榜單，可切換其他距離</w:t>
            </w:r>
          </w:p>
        </w:tc>
      </w:tr>
      <w:tr w:rsidR="00185876" w14:paraId="4198DEC6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685824" w14:textId="77777777" w:rsidR="00185876" w:rsidRDefault="00000000">
            <w:r>
              <w:rPr>
                <w:rFonts w:eastAsia="Arial"/>
                <w:color w:val="333333"/>
                <w:sz w:val="20"/>
                <w:szCs w:val="20"/>
              </w:rPr>
              <w:t>距離選項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0A2FCD" w14:textId="77777777" w:rsidR="00185876" w:rsidRDefault="00000000">
            <w:r>
              <w:rPr>
                <w:rFonts w:eastAsia="Arial"/>
                <w:color w:val="333333"/>
                <w:sz w:val="20"/>
                <w:szCs w:val="20"/>
              </w:rPr>
              <w:t>所有距離 / Sprint / OLY / 70.3 / Full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D89354" w14:textId="77777777" w:rsidR="00185876" w:rsidRDefault="00000000">
            <w:r>
              <w:rPr>
                <w:rFonts w:eastAsia="Arial"/>
                <w:color w:val="333333"/>
                <w:sz w:val="20"/>
                <w:szCs w:val="20"/>
              </w:rPr>
              <w:t>226 / 113 / 51.5 / Sprint（必選一）</w:t>
            </w:r>
          </w:p>
        </w:tc>
      </w:tr>
    </w:tbl>
    <w:p w14:paraId="20A722EE" w14:textId="77777777" w:rsidR="00185876" w:rsidRDefault="00185876">
      <w:pPr>
        <w:spacing w:after="120"/>
      </w:pPr>
    </w:p>
    <w:p w14:paraId="46F3C580" w14:textId="77777777" w:rsidR="00185876" w:rsidRDefault="00000000">
      <w:pPr>
        <w:pStyle w:val="Heading2"/>
      </w:pPr>
      <w:r>
        <w:rPr>
          <w:color w:val="0D1526"/>
        </w:rPr>
        <w:t>26.3 兩個頁面的定位切割</w:t>
      </w:r>
    </w:p>
    <w:p w14:paraId="10EC8C74" w14:textId="77777777" w:rsidR="00185876" w:rsidRDefault="00000000">
      <w:pPr>
        <w:spacing w:before="80" w:after="120"/>
      </w:pPr>
      <w:r>
        <w:rPr>
          <w:rFonts w:eastAsia="Arial"/>
          <w:color w:val="333333"/>
        </w:rPr>
        <w:t>此修訂讓最速榜與排行榜的功能定位自然切開，不再重疊：</w:t>
      </w:r>
    </w:p>
    <w:p w14:paraId="5DD50685" w14:textId="77777777" w:rsidR="00185876" w:rsidRDefault="00185876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995"/>
        <w:gridCol w:w="2121"/>
        <w:gridCol w:w="2121"/>
        <w:gridCol w:w="2123"/>
      </w:tblGrid>
      <w:tr w:rsidR="00185876" w14:paraId="5BC6972C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6807FD" w14:textId="77777777" w:rsidR="00185876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頁面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074F6C" w14:textId="77777777" w:rsidR="00185876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路徑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7ECC42" w14:textId="77777777" w:rsidR="00185876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定位</w:t>
            </w:r>
          </w:p>
        </w:tc>
        <w:tc>
          <w:tcPr>
            <w:tcW w:w="212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6EDAA3" w14:textId="77777777" w:rsidR="00185876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距離邏輯</w:t>
            </w:r>
          </w:p>
        </w:tc>
      </w:tr>
      <w:tr w:rsidR="00185876" w14:paraId="21BA36BA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A26BD7" w14:textId="77777777" w:rsidR="00185876" w:rsidRDefault="00000000">
            <w:r>
              <w:rPr>
                <w:rFonts w:eastAsia="Arial"/>
                <w:color w:val="333333"/>
                <w:sz w:val="20"/>
                <w:szCs w:val="20"/>
              </w:rPr>
              <w:t>最速榜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1016C9" w14:textId="77777777" w:rsidR="00185876" w:rsidRDefault="00000000">
            <w:r>
              <w:rPr>
                <w:rFonts w:eastAsia="Arial"/>
                <w:color w:val="333333"/>
                <w:sz w:val="20"/>
                <w:szCs w:val="20"/>
              </w:rPr>
              <w:t>/leaderboard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46E447" w14:textId="77777777" w:rsidR="00185876" w:rsidRDefault="00000000">
            <w:r>
              <w:rPr>
                <w:rFonts w:eastAsia="Arial"/>
                <w:color w:val="333333"/>
                <w:sz w:val="20"/>
                <w:szCs w:val="20"/>
              </w:rPr>
              <w:t>榮耀榜：各距離最快的人是誰，每人只取個人最佳成績</w:t>
            </w:r>
          </w:p>
        </w:tc>
        <w:tc>
          <w:tcPr>
            <w:tcW w:w="212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B047AB" w14:textId="77777777" w:rsidR="00185876" w:rsidRDefault="00000000">
            <w:r>
              <w:rPr>
                <w:rFonts w:eastAsia="Arial"/>
                <w:color w:val="333333"/>
                <w:sz w:val="20"/>
                <w:szCs w:val="20"/>
              </w:rPr>
              <w:t>距離為頁籤，預設 226，不存在跨距離混合</w:t>
            </w:r>
          </w:p>
        </w:tc>
      </w:tr>
      <w:tr w:rsidR="00185876" w14:paraId="69073669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D23B9B" w14:textId="77777777" w:rsidR="00185876" w:rsidRDefault="00000000">
            <w:r>
              <w:rPr>
                <w:rFonts w:eastAsia="Arial"/>
                <w:color w:val="333333"/>
                <w:sz w:val="20"/>
                <w:szCs w:val="20"/>
              </w:rPr>
              <w:t>排行榜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45B8CC" w14:textId="77777777" w:rsidR="00185876" w:rsidRDefault="00000000">
            <w:r>
              <w:rPr>
                <w:rFonts w:eastAsia="Arial"/>
                <w:color w:val="333333"/>
                <w:sz w:val="20"/>
                <w:szCs w:val="20"/>
              </w:rPr>
              <w:t>/rankings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CF3DF4" w14:textId="77777777" w:rsidR="00185876" w:rsidRDefault="00000000">
            <w:r>
              <w:rPr>
                <w:rFonts w:eastAsia="Arial"/>
                <w:color w:val="333333"/>
                <w:sz w:val="20"/>
                <w:szCs w:val="20"/>
              </w:rPr>
              <w:t>查詢工具：可篩選賽事、年份、年齡組，同一選手可有多筆成績</w:t>
            </w:r>
          </w:p>
        </w:tc>
        <w:tc>
          <w:tcPr>
            <w:tcW w:w="212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889D4B" w14:textId="77777777" w:rsidR="00185876" w:rsidRDefault="00000000">
            <w:r>
              <w:rPr>
                <w:rFonts w:eastAsia="Arial"/>
                <w:color w:val="333333"/>
                <w:sz w:val="20"/>
                <w:szCs w:val="20"/>
              </w:rPr>
              <w:t>距離為必選篩選器，預設 226，無「全部」選項</w:t>
            </w:r>
          </w:p>
        </w:tc>
      </w:tr>
    </w:tbl>
    <w:p w14:paraId="54BF5720" w14:textId="77777777" w:rsidR="00185876" w:rsidRDefault="00185876">
      <w:pPr>
        <w:spacing w:after="120"/>
      </w:pPr>
    </w:p>
    <w:p w14:paraId="4B7E3F91" w14:textId="77777777" w:rsidR="00185876" w:rsidRDefault="00000000">
      <w:pPr>
        <w:pStyle w:val="Heading2"/>
      </w:pPr>
      <w:r>
        <w:rPr>
          <w:color w:val="0D1526"/>
        </w:rPr>
        <w:t>26.4 排行榜篩選器規格更新（修訂第 3.2 章）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995"/>
        <w:gridCol w:w="2121"/>
        <w:gridCol w:w="2121"/>
        <w:gridCol w:w="2123"/>
      </w:tblGrid>
      <w:tr w:rsidR="00185876" w14:paraId="1BABE44D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596874" w14:textId="77777777" w:rsidR="00185876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篩選項目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090E9F" w14:textId="77777777" w:rsidR="00185876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選項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82B37F" w14:textId="77777777" w:rsidR="00185876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預設值</w:t>
            </w:r>
          </w:p>
        </w:tc>
        <w:tc>
          <w:tcPr>
            <w:tcW w:w="212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2CB86C" w14:textId="77777777" w:rsidR="00185876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備註</w:t>
            </w:r>
          </w:p>
        </w:tc>
      </w:tr>
      <w:tr w:rsidR="00185876" w14:paraId="254F17A6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620D84" w14:textId="77777777" w:rsidR="00185876" w:rsidRDefault="00000000">
            <w:r>
              <w:rPr>
                <w:rFonts w:eastAsia="Arial"/>
                <w:color w:val="333333"/>
                <w:sz w:val="20"/>
                <w:szCs w:val="20"/>
              </w:rPr>
              <w:t>距離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AD513D" w14:textId="77777777" w:rsidR="00185876" w:rsidRDefault="00000000">
            <w:r>
              <w:rPr>
                <w:rFonts w:eastAsia="Arial"/>
                <w:color w:val="333333"/>
                <w:sz w:val="20"/>
                <w:szCs w:val="20"/>
              </w:rPr>
              <w:t>226 / 113 / 51.5 / Sprint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126FE8" w14:textId="77777777" w:rsidR="00185876" w:rsidRDefault="00000000">
            <w:r>
              <w:rPr>
                <w:rFonts w:eastAsia="Arial"/>
                <w:color w:val="333333"/>
                <w:sz w:val="20"/>
                <w:szCs w:val="20"/>
              </w:rPr>
              <w:t>226</w:t>
            </w:r>
          </w:p>
        </w:tc>
        <w:tc>
          <w:tcPr>
            <w:tcW w:w="212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5BF83D" w14:textId="77777777" w:rsidR="00185876" w:rsidRDefault="00000000">
            <w:r>
              <w:rPr>
                <w:rFonts w:eastAsia="Arial"/>
                <w:color w:val="333333"/>
                <w:sz w:val="20"/>
                <w:szCs w:val="20"/>
              </w:rPr>
              <w:t>必選，無「全部」選項</w:t>
            </w:r>
          </w:p>
        </w:tc>
      </w:tr>
      <w:tr w:rsidR="00185876" w14:paraId="288512F3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4B0CD3" w14:textId="77777777" w:rsidR="00185876" w:rsidRDefault="00000000">
            <w:r>
              <w:rPr>
                <w:rFonts w:eastAsia="Arial"/>
                <w:color w:val="333333"/>
                <w:sz w:val="20"/>
                <w:szCs w:val="20"/>
              </w:rPr>
              <w:t>性別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37EC77" w14:textId="77777777" w:rsidR="00185876" w:rsidRDefault="00000000">
            <w:r>
              <w:rPr>
                <w:rFonts w:eastAsia="Arial"/>
                <w:color w:val="333333"/>
                <w:sz w:val="20"/>
                <w:szCs w:val="20"/>
              </w:rPr>
              <w:t>男子組 / 女子組 / 全部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778E10" w14:textId="77777777" w:rsidR="00185876" w:rsidRDefault="00000000">
            <w:r>
              <w:rPr>
                <w:rFonts w:eastAsia="Arial"/>
                <w:color w:val="333333"/>
                <w:sz w:val="20"/>
                <w:szCs w:val="20"/>
              </w:rPr>
              <w:t>全部</w:t>
            </w:r>
          </w:p>
        </w:tc>
        <w:tc>
          <w:tcPr>
            <w:tcW w:w="212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91C6D1" w14:textId="77777777" w:rsidR="00185876" w:rsidRDefault="00185876"/>
        </w:tc>
      </w:tr>
      <w:tr w:rsidR="00185876" w14:paraId="2A5EF6F9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34B1A6" w14:textId="77777777" w:rsidR="00185876" w:rsidRDefault="00000000">
            <w:r>
              <w:rPr>
                <w:rFonts w:eastAsia="Arial"/>
                <w:color w:val="333333"/>
                <w:sz w:val="20"/>
                <w:szCs w:val="20"/>
              </w:rPr>
              <w:t>年齡組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8FD7B7" w14:textId="77777777" w:rsidR="00185876" w:rsidRDefault="00000000">
            <w:r>
              <w:rPr>
                <w:rFonts w:eastAsia="Arial"/>
                <w:color w:val="333333"/>
                <w:sz w:val="20"/>
                <w:szCs w:val="20"/>
              </w:rPr>
              <w:t>全部 / 18–24 / 25–29 / 30–34 / 35–39 / 40–44…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5359FA" w14:textId="77777777" w:rsidR="00185876" w:rsidRDefault="00000000">
            <w:r>
              <w:rPr>
                <w:rFonts w:eastAsia="Arial"/>
                <w:color w:val="333333"/>
                <w:sz w:val="20"/>
                <w:szCs w:val="20"/>
              </w:rPr>
              <w:t>全部</w:t>
            </w:r>
          </w:p>
        </w:tc>
        <w:tc>
          <w:tcPr>
            <w:tcW w:w="212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AFA522" w14:textId="77777777" w:rsidR="00185876" w:rsidRDefault="00185876"/>
        </w:tc>
      </w:tr>
      <w:tr w:rsidR="00185876" w14:paraId="4BCF44AB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357E55" w14:textId="77777777" w:rsidR="00185876" w:rsidRDefault="00000000">
            <w:r>
              <w:rPr>
                <w:rFonts w:eastAsia="Arial"/>
                <w:color w:val="333333"/>
                <w:sz w:val="20"/>
                <w:szCs w:val="20"/>
              </w:rPr>
              <w:t>地區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3C4E7B" w14:textId="77777777" w:rsidR="00185876" w:rsidRDefault="00000000">
            <w:r>
              <w:rPr>
                <w:rFonts w:eastAsia="Arial"/>
                <w:color w:val="333333"/>
                <w:sz w:val="20"/>
                <w:szCs w:val="20"/>
              </w:rPr>
              <w:t>全球 / 亞洲 / 台灣 / 各國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9BA916" w14:textId="77777777" w:rsidR="00185876" w:rsidRDefault="00000000">
            <w:r>
              <w:rPr>
                <w:rFonts w:eastAsia="Arial"/>
                <w:color w:val="333333"/>
                <w:sz w:val="20"/>
                <w:szCs w:val="20"/>
              </w:rPr>
              <w:t>全球</w:t>
            </w:r>
          </w:p>
        </w:tc>
        <w:tc>
          <w:tcPr>
            <w:tcW w:w="212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B29A1E" w14:textId="77777777" w:rsidR="00185876" w:rsidRDefault="00185876"/>
        </w:tc>
      </w:tr>
      <w:tr w:rsidR="00185876" w14:paraId="2844A66E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8A30CE" w14:textId="77777777" w:rsidR="00185876" w:rsidRDefault="00000000">
            <w:r>
              <w:rPr>
                <w:rFonts w:eastAsia="Arial"/>
                <w:color w:val="333333"/>
                <w:sz w:val="20"/>
                <w:szCs w:val="20"/>
              </w:rPr>
              <w:t>賽事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7F431F" w14:textId="77777777" w:rsidR="00185876" w:rsidRDefault="00000000">
            <w:r>
              <w:rPr>
                <w:rFonts w:eastAsia="Arial"/>
                <w:color w:val="333333"/>
                <w:sz w:val="20"/>
                <w:szCs w:val="20"/>
              </w:rPr>
              <w:t>（可選）依賽事名稱篩選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3EF8DE" w14:textId="77777777" w:rsidR="00185876" w:rsidRDefault="00000000">
            <w:r>
              <w:rPr>
                <w:rFonts w:eastAsia="Arial"/>
                <w:color w:val="333333"/>
                <w:sz w:val="20"/>
                <w:szCs w:val="20"/>
              </w:rPr>
              <w:t>不限</w:t>
            </w:r>
          </w:p>
        </w:tc>
        <w:tc>
          <w:tcPr>
            <w:tcW w:w="212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DE392F" w14:textId="77777777" w:rsidR="00185876" w:rsidRDefault="00000000">
            <w:r>
              <w:rPr>
                <w:rFonts w:eastAsia="Arial"/>
                <w:color w:val="333333"/>
                <w:sz w:val="20"/>
                <w:szCs w:val="20"/>
              </w:rPr>
              <w:t>選填</w:t>
            </w:r>
          </w:p>
        </w:tc>
      </w:tr>
    </w:tbl>
    <w:p w14:paraId="6CB18214" w14:textId="77777777" w:rsidR="00185876" w:rsidRDefault="00185876">
      <w:pPr>
        <w:spacing w:after="120"/>
      </w:pPr>
    </w:p>
    <w:p w14:paraId="70D83B57" w14:textId="77777777" w:rsidR="00185876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排行榜 URL 應反映距離選擇，如 /rankings?distance=full，方便分享特定距離的榜單連結</w:t>
      </w:r>
    </w:p>
    <w:p w14:paraId="32695F09" w14:textId="77777777" w:rsidR="00185876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使用者首次進入 /rankings 時，預設帶入 226（full），直接顯示榜單，不需要先選擇才顯示</w:t>
      </w:r>
    </w:p>
    <w:p w14:paraId="0F6F9B70" w14:textId="77777777" w:rsidR="00185876" w:rsidRDefault="00185876">
      <w:pPr>
        <w:spacing w:after="120"/>
      </w:pPr>
    </w:p>
    <w:p w14:paraId="47AACFE2" w14:textId="77777777" w:rsidR="00185876" w:rsidRDefault="00000000">
      <w:pPr>
        <w:pStyle w:val="Heading2"/>
      </w:pPr>
      <w:r>
        <w:rPr>
          <w:color w:val="0D1526"/>
        </w:rPr>
        <w:t>26.5 API 更新（修訂第 19.2 章）</w:t>
      </w:r>
    </w:p>
    <w:p w14:paraId="7EF5F3C7" w14:textId="77777777" w:rsidR="00185876" w:rsidRDefault="00000000">
      <w:pPr>
        <w:spacing w:before="80" w:after="120"/>
      </w:pPr>
      <w:r>
        <w:rPr>
          <w:rFonts w:eastAsia="Arial"/>
          <w:color w:val="333333"/>
        </w:rPr>
        <w:lastRenderedPageBreak/>
        <w:t>GET /api/leaderboard 的 distance 參數由選填改為必填，server 端拒絕無 distance 的請求：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995"/>
        <w:gridCol w:w="3182"/>
        <w:gridCol w:w="3183"/>
      </w:tblGrid>
      <w:tr w:rsidR="00185876" w14:paraId="356359FF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9621F6" w14:textId="77777777" w:rsidR="00185876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參數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A1C031" w14:textId="77777777" w:rsidR="00185876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修訂前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57123B" w14:textId="77777777" w:rsidR="00185876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修訂後</w:t>
            </w:r>
          </w:p>
        </w:tc>
      </w:tr>
      <w:tr w:rsidR="00185876" w14:paraId="5C89CA22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804914" w14:textId="77777777" w:rsidR="00185876" w:rsidRDefault="00000000">
            <w:r>
              <w:rPr>
                <w:rFonts w:eastAsia="Arial"/>
                <w:color w:val="333333"/>
                <w:sz w:val="20"/>
                <w:szCs w:val="20"/>
              </w:rPr>
              <w:t>distance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805C02" w14:textId="77777777" w:rsidR="00185876" w:rsidRDefault="00000000">
            <w:r>
              <w:rPr>
                <w:rFonts w:eastAsia="Arial"/>
                <w:color w:val="333333"/>
                <w:sz w:val="20"/>
                <w:szCs w:val="20"/>
              </w:rPr>
              <w:t>選填，不傳回傳全距離混合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56871A" w14:textId="77777777" w:rsidR="00185876" w:rsidRDefault="00000000">
            <w:r>
              <w:rPr>
                <w:rFonts w:eastAsia="Arial"/>
                <w:color w:val="333333"/>
                <w:sz w:val="20"/>
                <w:szCs w:val="20"/>
              </w:rPr>
              <w:t>必填，不傳回傳 400 錯誤</w:t>
            </w:r>
          </w:p>
        </w:tc>
      </w:tr>
      <w:tr w:rsidR="00185876" w14:paraId="5594248E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1C6474" w14:textId="77777777" w:rsidR="00185876" w:rsidRDefault="00000000">
            <w:r>
              <w:rPr>
                <w:rFonts w:eastAsia="Arial"/>
                <w:color w:val="333333"/>
                <w:sz w:val="20"/>
                <w:szCs w:val="20"/>
              </w:rPr>
              <w:t>錯誤回應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467169" w14:textId="77777777" w:rsidR="00185876" w:rsidRDefault="00000000">
            <w:r>
              <w:rPr>
                <w:rFonts w:eastAsia="Arial"/>
                <w:color w:val="333333"/>
                <w:sz w:val="20"/>
                <w:szCs w:val="20"/>
              </w:rPr>
              <w:t>無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79969E" w14:textId="77777777" w:rsidR="00185876" w:rsidRDefault="00000000">
            <w:r>
              <w:rPr>
                <w:rFonts w:eastAsia="Arial"/>
                <w:color w:val="333333"/>
                <w:sz w:val="20"/>
                <w:szCs w:val="20"/>
              </w:rPr>
              <w:t>{ error: 'distance_required', message: '請指定距離組別' }</w:t>
            </w:r>
          </w:p>
        </w:tc>
      </w:tr>
    </w:tbl>
    <w:p w14:paraId="2F4B50C6" w14:textId="77777777" w:rsidR="00185876" w:rsidRDefault="00185876">
      <w:pPr>
        <w:spacing w:after="120"/>
      </w:pPr>
    </w:p>
    <w:p w14:paraId="77669910" w14:textId="77777777" w:rsidR="00185876" w:rsidRDefault="00000000">
      <w:pPr>
        <w:pStyle w:val="Heading2"/>
      </w:pPr>
      <w:r>
        <w:rPr>
          <w:color w:val="0D1526"/>
        </w:rPr>
        <w:t>26.6 前端邏輯更新</w:t>
      </w:r>
    </w:p>
    <w:p w14:paraId="360AF28D" w14:textId="77777777" w:rsidR="00185876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排行榜頁面（/rankings）：移除「所有距離」下拉選項，distance selector 改為必選型態（無空白預設值）</w:t>
      </w:r>
    </w:p>
    <w:p w14:paraId="5D07C8BD" w14:textId="77777777" w:rsidR="00185876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頁面載入時若 URL 無 distance 參數，自動補上 ?distance=full 並重新導向</w:t>
      </w:r>
    </w:p>
    <w:p w14:paraId="0EACD95F" w14:textId="77777777" w:rsidR="00185876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距離篩選器 UI 建議改為分頁按鈕（226 / 113 / 51.5 / Sprint），視覺上更清楚，不易誤選</w:t>
      </w:r>
    </w:p>
    <w:p w14:paraId="6085F54B" w14:textId="77777777" w:rsidR="00F411A8" w:rsidRDefault="00000000">
      <w:pPr>
        <w:pStyle w:val="Heading1"/>
        <w:pBdr>
          <w:left w:val="single" w:sz="18" w:space="8" w:color="FF6B3D"/>
        </w:pBdr>
        <w:spacing w:before="440"/>
      </w:pPr>
      <w:r>
        <w:rPr>
          <w:color w:val="060D18"/>
          <w:sz w:val="34"/>
          <w:szCs w:val="34"/>
        </w:rPr>
        <w:t>28. Auth Modal 登入設計規格</w:t>
      </w:r>
    </w:p>
    <w:p w14:paraId="0E2032EA" w14:textId="77777777" w:rsidR="00F411A8" w:rsidRDefault="00000000">
      <w:pPr>
        <w:pStyle w:val="Heading2"/>
        <w:spacing w:before="280" w:after="100"/>
      </w:pPr>
      <w:r>
        <w:rPr>
          <w:color w:val="0D1526"/>
        </w:rPr>
        <w:t>28.1 問題背景</w:t>
      </w:r>
    </w:p>
    <w:p w14:paraId="044DE75F" w14:textId="77777777" w:rsidR="00F411A8" w:rsidRDefault="00000000">
      <w:pPr>
        <w:spacing w:before="80" w:after="120"/>
      </w:pPr>
      <w:r>
        <w:rPr>
          <w:rFonts w:eastAsia="Arial"/>
          <w:color w:val="1A1A1A"/>
        </w:rPr>
        <w:t>原有設計將登入介面設為獨立頁面（/login），使用者點擊「登入」後會離開當前頁面，完成登入後需要瀏覽器返回才能回到原本的位置。這違反網站自由移動的基本原則，對以排行榜為主要入口的 Tri·log 尤其不友善——訪客在瀏覽最速榜時產生登入意願，卻被強迫離開正在看的內容。</w:t>
      </w:r>
    </w:p>
    <w:p w14:paraId="3BB1C901" w14:textId="77777777" w:rsidR="00F411A8" w:rsidRDefault="00F411A8">
      <w:pPr>
        <w:spacing w:after="120"/>
      </w:pPr>
    </w:p>
    <w:p w14:paraId="2E790C9F" w14:textId="77777777" w:rsidR="00F411A8" w:rsidRDefault="00000000">
      <w:pPr>
        <w:pStyle w:val="Heading2"/>
        <w:spacing w:before="280" w:after="100"/>
      </w:pPr>
      <w:r>
        <w:rPr>
          <w:color w:val="0D1526"/>
        </w:rPr>
        <w:t>28.2 設計決策</w:t>
      </w:r>
    </w:p>
    <w:p w14:paraId="74E600C2" w14:textId="77777777" w:rsidR="00F411A8" w:rsidRDefault="00000000">
      <w:pPr>
        <w:spacing w:before="80" w:after="120"/>
      </w:pPr>
      <w:r>
        <w:rPr>
          <w:rFonts w:eastAsia="Arial"/>
          <w:color w:val="1A1A1A"/>
        </w:rPr>
        <w:t>採用 Auth Modal 方案：登入介面以彈出 Modal 呈現，使用者在不離開當前頁面的情況下完成登入或關閉，頁面狀態完整保留。</w:t>
      </w:r>
    </w:p>
    <w:p w14:paraId="36B7F9E1" w14:textId="77777777" w:rsidR="00F411A8" w:rsidRDefault="00F411A8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995"/>
        <w:gridCol w:w="3182"/>
        <w:gridCol w:w="3183"/>
      </w:tblGrid>
      <w:tr w:rsidR="00F411A8" w14:paraId="46E919B1" w14:textId="77777777">
        <w:tc>
          <w:tcPr>
            <w:tcW w:w="2995" w:type="dxa"/>
            <w:tcBorders>
              <w:top w:val="single" w:sz="1" w:space="0" w:color="060D18"/>
              <w:left w:val="single" w:sz="1" w:space="0" w:color="060D18"/>
              <w:bottom w:val="single" w:sz="1" w:space="0" w:color="060D18"/>
              <w:right w:val="single" w:sz="1" w:space="0" w:color="060D18"/>
            </w:tcBorders>
            <w:shd w:val="clear" w:color="auto" w:fill="060D1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F9F9B0" w14:textId="77777777" w:rsidR="00F411A8" w:rsidRDefault="00000000">
            <w:r>
              <w:rPr>
                <w:rFonts w:eastAsia="Arial"/>
                <w:b/>
                <w:bCs/>
                <w:color w:val="F0EDE6"/>
                <w:sz w:val="20"/>
                <w:szCs w:val="20"/>
              </w:rPr>
              <w:t>方案</w:t>
            </w:r>
          </w:p>
        </w:tc>
        <w:tc>
          <w:tcPr>
            <w:tcW w:w="3182" w:type="dxa"/>
            <w:tcBorders>
              <w:top w:val="single" w:sz="1" w:space="0" w:color="060D18"/>
              <w:left w:val="single" w:sz="1" w:space="0" w:color="060D18"/>
              <w:bottom w:val="single" w:sz="1" w:space="0" w:color="060D18"/>
              <w:right w:val="single" w:sz="1" w:space="0" w:color="060D18"/>
            </w:tcBorders>
            <w:shd w:val="clear" w:color="auto" w:fill="060D1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ECC3AE" w14:textId="77777777" w:rsidR="00F411A8" w:rsidRDefault="00000000">
            <w:r>
              <w:rPr>
                <w:rFonts w:eastAsia="Arial"/>
                <w:b/>
                <w:bCs/>
                <w:color w:val="F0EDE6"/>
                <w:sz w:val="20"/>
                <w:szCs w:val="20"/>
              </w:rPr>
              <w:t>體驗</w:t>
            </w:r>
          </w:p>
        </w:tc>
        <w:tc>
          <w:tcPr>
            <w:tcW w:w="3183" w:type="dxa"/>
            <w:tcBorders>
              <w:top w:val="single" w:sz="1" w:space="0" w:color="060D18"/>
              <w:left w:val="single" w:sz="1" w:space="0" w:color="060D18"/>
              <w:bottom w:val="single" w:sz="1" w:space="0" w:color="060D18"/>
              <w:right w:val="single" w:sz="1" w:space="0" w:color="060D18"/>
            </w:tcBorders>
            <w:shd w:val="clear" w:color="auto" w:fill="060D1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1BD5E3" w14:textId="77777777" w:rsidR="00F411A8" w:rsidRDefault="00000000">
            <w:r>
              <w:rPr>
                <w:rFonts w:eastAsia="Arial"/>
                <w:b/>
                <w:bCs/>
                <w:color w:val="F0EDE6"/>
                <w:sz w:val="20"/>
                <w:szCs w:val="20"/>
              </w:rPr>
              <w:t>結論</w:t>
            </w:r>
          </w:p>
        </w:tc>
      </w:tr>
      <w:tr w:rsidR="00F411A8" w14:paraId="73655704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8B65EE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A：Auth Modal（選用）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D24064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點擊登入 → Modal 彈出 → 登入成功後 Modal 關閉，留在原頁面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FD0994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✓ 採用</w:t>
            </w:r>
          </w:p>
        </w:tc>
      </w:tr>
      <w:tr w:rsidR="00F411A8" w14:paraId="0855906D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C83602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B：Parallel Routes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CCA073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架構更正確，/login 可同時呈現為 modal 或獨立頁面，但複雜度高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343EAE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未來可考慮升級</w:t>
            </w:r>
          </w:p>
        </w:tc>
      </w:tr>
      <w:tr w:rsidR="00F411A8" w14:paraId="1917902A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9258C6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C：獨立頁面 + 返回邏輯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648017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加入 returnUrl 參數可緩解問題，但仍需跳頁，體驗最差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92DC3B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✗ 不採用</w:t>
            </w:r>
          </w:p>
        </w:tc>
      </w:tr>
    </w:tbl>
    <w:p w14:paraId="38024EBC" w14:textId="77777777" w:rsidR="00F411A8" w:rsidRDefault="00F411A8">
      <w:pPr>
        <w:spacing w:after="120"/>
      </w:pPr>
    </w:p>
    <w:p w14:paraId="4B9353F8" w14:textId="77777777" w:rsidR="00F411A8" w:rsidRDefault="00000000">
      <w:pPr>
        <w:pStyle w:val="Heading2"/>
        <w:spacing w:before="280" w:after="100"/>
      </w:pPr>
      <w:r>
        <w:rPr>
          <w:color w:val="0D1526"/>
        </w:rPr>
        <w:t>28.3 User Stories</w:t>
      </w:r>
    </w:p>
    <w:p w14:paraId="6E092A7B" w14:textId="77777777" w:rsidR="00F411A8" w:rsidRDefault="00000000">
      <w:pPr>
        <w:pStyle w:val="Heading3"/>
        <w:spacing w:before="180"/>
      </w:pPr>
      <w:r>
        <w:rPr>
          <w:color w:val="FF6B3D"/>
        </w:rPr>
        <w:t>US-01　訪客瀏覽最速榜，想登入</w:t>
      </w:r>
    </w:p>
    <w:p w14:paraId="70AFA545" w14:textId="77777777" w:rsidR="00F411A8" w:rsidRDefault="00000000">
      <w:pPr>
        <w:spacing w:before="80" w:after="120"/>
      </w:pPr>
      <w:r>
        <w:rPr>
          <w:rFonts w:eastAsia="Arial"/>
          <w:color w:val="1A1A1A"/>
        </w:rPr>
        <w:t>身為一位正在瀏覽最速榜的訪客，當我點擊 Nav 的「登入」按鈕時，我希望看到登入介面在目前頁面上彈出，而不是跳離最速榜，這樣我完成登入後可以繼續留在同一個位置。</w:t>
      </w:r>
    </w:p>
    <w:p w14:paraId="1D643A2F" w14:textId="77777777" w:rsidR="00F411A8" w:rsidRDefault="00F411A8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340"/>
        <w:gridCol w:w="7020"/>
      </w:tblGrid>
      <w:tr w:rsidR="00F411A8" w14:paraId="10B310B9" w14:textId="77777777">
        <w:tc>
          <w:tcPr>
            <w:tcW w:w="2340" w:type="dxa"/>
            <w:tcBorders>
              <w:top w:val="single" w:sz="1" w:space="0" w:color="060D18"/>
              <w:left w:val="single" w:sz="1" w:space="0" w:color="060D18"/>
              <w:bottom w:val="single" w:sz="1" w:space="0" w:color="060D18"/>
              <w:right w:val="single" w:sz="1" w:space="0" w:color="060D18"/>
            </w:tcBorders>
            <w:shd w:val="clear" w:color="auto" w:fill="060D1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18E921" w14:textId="77777777" w:rsidR="00F411A8" w:rsidRDefault="00000000">
            <w:r>
              <w:rPr>
                <w:rFonts w:eastAsia="Arial"/>
                <w:b/>
                <w:bCs/>
                <w:color w:val="F0EDE6"/>
                <w:sz w:val="20"/>
                <w:szCs w:val="20"/>
              </w:rPr>
              <w:t>項目</w:t>
            </w:r>
          </w:p>
        </w:tc>
        <w:tc>
          <w:tcPr>
            <w:tcW w:w="7020" w:type="dxa"/>
            <w:tcBorders>
              <w:top w:val="single" w:sz="1" w:space="0" w:color="060D18"/>
              <w:left w:val="single" w:sz="1" w:space="0" w:color="060D18"/>
              <w:bottom w:val="single" w:sz="1" w:space="0" w:color="060D18"/>
              <w:right w:val="single" w:sz="1" w:space="0" w:color="060D18"/>
            </w:tcBorders>
            <w:shd w:val="clear" w:color="auto" w:fill="060D1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B4587A" w14:textId="77777777" w:rsidR="00F411A8" w:rsidRDefault="00000000">
            <w:r>
              <w:rPr>
                <w:rFonts w:eastAsia="Arial"/>
                <w:b/>
                <w:bCs/>
                <w:color w:val="F0EDE6"/>
                <w:sz w:val="20"/>
                <w:szCs w:val="20"/>
              </w:rPr>
              <w:t>內容</w:t>
            </w:r>
          </w:p>
        </w:tc>
      </w:tr>
      <w:tr w:rsidR="00F411A8" w14:paraId="72584CD9" w14:textId="77777777">
        <w:tc>
          <w:tcPr>
            <w:tcW w:w="23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9538DD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觸發點</w:t>
            </w:r>
          </w:p>
        </w:tc>
        <w:tc>
          <w:tcPr>
            <w:tcW w:w="70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B33DD8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Nav「登入」按鈕</w:t>
            </w:r>
          </w:p>
        </w:tc>
      </w:tr>
      <w:tr w:rsidR="00F411A8" w14:paraId="01AB32AA" w14:textId="77777777">
        <w:tc>
          <w:tcPr>
            <w:tcW w:w="23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8928AD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行為</w:t>
            </w:r>
          </w:p>
        </w:tc>
        <w:tc>
          <w:tcPr>
            <w:tcW w:w="70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EA5AD3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Auth Modal 彈出，背景的最速榜仍可見（加上遮罩）</w:t>
            </w:r>
          </w:p>
        </w:tc>
      </w:tr>
      <w:tr w:rsidR="00F411A8" w14:paraId="6D0FBD2A" w14:textId="77777777">
        <w:tc>
          <w:tcPr>
            <w:tcW w:w="23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C3475A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成功路徑</w:t>
            </w:r>
          </w:p>
        </w:tc>
        <w:tc>
          <w:tcPr>
            <w:tcW w:w="70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9505E4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登入成功 → Modal 自動關閉 → 留在最速榜，Nav 更新為已登入狀態</w:t>
            </w:r>
          </w:p>
        </w:tc>
      </w:tr>
      <w:tr w:rsidR="00F411A8" w14:paraId="3FE36D82" w14:textId="77777777">
        <w:tc>
          <w:tcPr>
            <w:tcW w:w="23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D8DD16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取消路徑</w:t>
            </w:r>
          </w:p>
        </w:tc>
        <w:tc>
          <w:tcPr>
            <w:tcW w:w="70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A64CF8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點擊遮罩或關閉按鈕 → Modal 關閉 → 留在最速榜，狀態不變</w:t>
            </w:r>
          </w:p>
        </w:tc>
      </w:tr>
    </w:tbl>
    <w:p w14:paraId="12ECDC89" w14:textId="77777777" w:rsidR="00F411A8" w:rsidRDefault="00F411A8">
      <w:pPr>
        <w:spacing w:after="120"/>
      </w:pPr>
    </w:p>
    <w:p w14:paraId="23D5321D" w14:textId="77777777" w:rsidR="00F411A8" w:rsidRDefault="00000000">
      <w:pPr>
        <w:pStyle w:val="Heading3"/>
        <w:spacing w:before="180"/>
      </w:pPr>
      <w:r>
        <w:rPr>
          <w:color w:val="FF6B3D"/>
        </w:rPr>
        <w:t>US-02　訪客點擊「+ 新增成績」，尚未登入</w:t>
      </w:r>
    </w:p>
    <w:p w14:paraId="44F03ACE" w14:textId="77777777" w:rsidR="00F411A8" w:rsidRDefault="00000000">
      <w:pPr>
        <w:spacing w:before="80" w:after="120"/>
      </w:pPr>
      <w:r>
        <w:rPr>
          <w:rFonts w:eastAsia="Arial"/>
          <w:color w:val="1A1A1A"/>
        </w:rPr>
        <w:t>身為一位尚未登入的訪客，當我點擊「+ 新增成績」按鈕時，我希望系統先彈出登入 Modal，完成登入後直接進入新增成績的流程，而不是先被導向登入頁、再手動重新點擊新增成績。</w:t>
      </w:r>
    </w:p>
    <w:p w14:paraId="4F0CDA7C" w14:textId="77777777" w:rsidR="00F411A8" w:rsidRDefault="00F411A8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340"/>
        <w:gridCol w:w="7020"/>
      </w:tblGrid>
      <w:tr w:rsidR="00F411A8" w14:paraId="404173C3" w14:textId="77777777">
        <w:tc>
          <w:tcPr>
            <w:tcW w:w="2340" w:type="dxa"/>
            <w:tcBorders>
              <w:top w:val="single" w:sz="1" w:space="0" w:color="060D18"/>
              <w:left w:val="single" w:sz="1" w:space="0" w:color="060D18"/>
              <w:bottom w:val="single" w:sz="1" w:space="0" w:color="060D18"/>
              <w:right w:val="single" w:sz="1" w:space="0" w:color="060D18"/>
            </w:tcBorders>
            <w:shd w:val="clear" w:color="auto" w:fill="060D1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26A53B" w14:textId="77777777" w:rsidR="00F411A8" w:rsidRDefault="00000000">
            <w:r>
              <w:rPr>
                <w:rFonts w:eastAsia="Arial"/>
                <w:b/>
                <w:bCs/>
                <w:color w:val="F0EDE6"/>
                <w:sz w:val="20"/>
                <w:szCs w:val="20"/>
              </w:rPr>
              <w:t>項目</w:t>
            </w:r>
          </w:p>
        </w:tc>
        <w:tc>
          <w:tcPr>
            <w:tcW w:w="7020" w:type="dxa"/>
            <w:tcBorders>
              <w:top w:val="single" w:sz="1" w:space="0" w:color="060D18"/>
              <w:left w:val="single" w:sz="1" w:space="0" w:color="060D18"/>
              <w:bottom w:val="single" w:sz="1" w:space="0" w:color="060D18"/>
              <w:right w:val="single" w:sz="1" w:space="0" w:color="060D18"/>
            </w:tcBorders>
            <w:shd w:val="clear" w:color="auto" w:fill="060D1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9DAEA3" w14:textId="77777777" w:rsidR="00F411A8" w:rsidRDefault="00000000">
            <w:r>
              <w:rPr>
                <w:rFonts w:eastAsia="Arial"/>
                <w:b/>
                <w:bCs/>
                <w:color w:val="F0EDE6"/>
                <w:sz w:val="20"/>
                <w:szCs w:val="20"/>
              </w:rPr>
              <w:t>內容</w:t>
            </w:r>
          </w:p>
        </w:tc>
      </w:tr>
      <w:tr w:rsidR="00F411A8" w14:paraId="62BAC3BB" w14:textId="77777777">
        <w:tc>
          <w:tcPr>
            <w:tcW w:w="23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02E3CC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觸發點</w:t>
            </w:r>
          </w:p>
        </w:tc>
        <w:tc>
          <w:tcPr>
            <w:tcW w:w="70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E9C86C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Nav「+ 新增成績」按鈕（未登入狀態）</w:t>
            </w:r>
          </w:p>
        </w:tc>
      </w:tr>
      <w:tr w:rsidR="00F411A8" w14:paraId="2A0C8B76" w14:textId="77777777">
        <w:tc>
          <w:tcPr>
            <w:tcW w:w="23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F3B760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行為</w:t>
            </w:r>
          </w:p>
        </w:tc>
        <w:tc>
          <w:tcPr>
            <w:tcW w:w="70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CE9A90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Auth Modal 彈出，記錄觸發意圖（intent: 'new_result'）</w:t>
            </w:r>
          </w:p>
        </w:tc>
      </w:tr>
      <w:tr w:rsidR="00F411A8" w14:paraId="48421374" w14:textId="77777777">
        <w:tc>
          <w:tcPr>
            <w:tcW w:w="23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4EFF2A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成功路徑</w:t>
            </w:r>
          </w:p>
        </w:tc>
        <w:tc>
          <w:tcPr>
            <w:tcW w:w="70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9FCB2A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登入成功 → Modal 關閉 → 自動導向 /result/new</w:t>
            </w:r>
          </w:p>
        </w:tc>
      </w:tr>
      <w:tr w:rsidR="00F411A8" w14:paraId="78F1A220" w14:textId="77777777">
        <w:tc>
          <w:tcPr>
            <w:tcW w:w="23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F11319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取消路徑</w:t>
            </w:r>
          </w:p>
        </w:tc>
        <w:tc>
          <w:tcPr>
            <w:tcW w:w="70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766446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關閉 Modal → 留在當前頁面，不導向任何地方</w:t>
            </w:r>
          </w:p>
        </w:tc>
      </w:tr>
    </w:tbl>
    <w:p w14:paraId="68E59784" w14:textId="77777777" w:rsidR="00F411A8" w:rsidRDefault="00F411A8">
      <w:pPr>
        <w:spacing w:after="120"/>
      </w:pPr>
    </w:p>
    <w:p w14:paraId="4AF28063" w14:textId="77777777" w:rsidR="00F411A8" w:rsidRDefault="00000000">
      <w:pPr>
        <w:pStyle w:val="Heading3"/>
        <w:spacing w:before="180"/>
      </w:pPr>
      <w:r>
        <w:rPr>
          <w:color w:val="FF6B3D"/>
        </w:rPr>
        <w:t>US-03　訪客點擊未認領成績的「認領」按鈕，尚未登入</w:t>
      </w:r>
    </w:p>
    <w:p w14:paraId="54344336" w14:textId="77777777" w:rsidR="00F411A8" w:rsidRDefault="00000000">
      <w:pPr>
        <w:spacing w:before="80" w:after="120"/>
      </w:pPr>
      <w:r>
        <w:rPr>
          <w:rFonts w:eastAsia="Arial"/>
          <w:color w:val="1A1A1A"/>
        </w:rPr>
        <w:lastRenderedPageBreak/>
        <w:t>身為一位想認領成績的訪客，當我點擊某筆未認領成績的認領按鈕時，我希望登入 Modal 彈出，完成登入後直接進入該成績的認領流程，不需要重新找到那筆成績。</w:t>
      </w:r>
    </w:p>
    <w:p w14:paraId="74034202" w14:textId="77777777" w:rsidR="00F411A8" w:rsidRDefault="00F411A8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340"/>
        <w:gridCol w:w="7020"/>
      </w:tblGrid>
      <w:tr w:rsidR="00F411A8" w14:paraId="43A51C73" w14:textId="77777777">
        <w:tc>
          <w:tcPr>
            <w:tcW w:w="2340" w:type="dxa"/>
            <w:tcBorders>
              <w:top w:val="single" w:sz="1" w:space="0" w:color="060D18"/>
              <w:left w:val="single" w:sz="1" w:space="0" w:color="060D18"/>
              <w:bottom w:val="single" w:sz="1" w:space="0" w:color="060D18"/>
              <w:right w:val="single" w:sz="1" w:space="0" w:color="060D18"/>
            </w:tcBorders>
            <w:shd w:val="clear" w:color="auto" w:fill="060D1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084D4C" w14:textId="77777777" w:rsidR="00F411A8" w:rsidRDefault="00000000">
            <w:r>
              <w:rPr>
                <w:rFonts w:eastAsia="Arial"/>
                <w:b/>
                <w:bCs/>
                <w:color w:val="F0EDE6"/>
                <w:sz w:val="20"/>
                <w:szCs w:val="20"/>
              </w:rPr>
              <w:t>項目</w:t>
            </w:r>
          </w:p>
        </w:tc>
        <w:tc>
          <w:tcPr>
            <w:tcW w:w="7020" w:type="dxa"/>
            <w:tcBorders>
              <w:top w:val="single" w:sz="1" w:space="0" w:color="060D18"/>
              <w:left w:val="single" w:sz="1" w:space="0" w:color="060D18"/>
              <w:bottom w:val="single" w:sz="1" w:space="0" w:color="060D18"/>
              <w:right w:val="single" w:sz="1" w:space="0" w:color="060D18"/>
            </w:tcBorders>
            <w:shd w:val="clear" w:color="auto" w:fill="060D1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8A3F24" w14:textId="77777777" w:rsidR="00F411A8" w:rsidRDefault="00000000">
            <w:r>
              <w:rPr>
                <w:rFonts w:eastAsia="Arial"/>
                <w:b/>
                <w:bCs/>
                <w:color w:val="F0EDE6"/>
                <w:sz w:val="20"/>
                <w:szCs w:val="20"/>
              </w:rPr>
              <w:t>內容</w:t>
            </w:r>
          </w:p>
        </w:tc>
      </w:tr>
      <w:tr w:rsidR="00F411A8" w14:paraId="32D49E64" w14:textId="77777777">
        <w:tc>
          <w:tcPr>
            <w:tcW w:w="23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412F7C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觸發點</w:t>
            </w:r>
          </w:p>
        </w:tc>
        <w:tc>
          <w:tcPr>
            <w:tcW w:w="70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C77B5E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未認領成績列的「認領」按鈕（未登入狀態）</w:t>
            </w:r>
          </w:p>
        </w:tc>
      </w:tr>
      <w:tr w:rsidR="00F411A8" w14:paraId="3CAE7CEC" w14:textId="77777777">
        <w:tc>
          <w:tcPr>
            <w:tcW w:w="23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CD229E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行為</w:t>
            </w:r>
          </w:p>
        </w:tc>
        <w:tc>
          <w:tcPr>
            <w:tcW w:w="70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B5DB64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Auth Modal 彈出，記錄觸發意圖（intent: 'claim', resultId: 'xxx'）</w:t>
            </w:r>
          </w:p>
        </w:tc>
      </w:tr>
      <w:tr w:rsidR="00F411A8" w14:paraId="408F1DB8" w14:textId="77777777">
        <w:tc>
          <w:tcPr>
            <w:tcW w:w="23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FB2B4D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成功路徑</w:t>
            </w:r>
          </w:p>
        </w:tc>
        <w:tc>
          <w:tcPr>
            <w:tcW w:w="70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B8D9FA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登入成功 → Modal 關閉 → 自動導向 /results/xxx/claim</w:t>
            </w:r>
          </w:p>
        </w:tc>
      </w:tr>
      <w:tr w:rsidR="00F411A8" w14:paraId="0716CA69" w14:textId="77777777">
        <w:tc>
          <w:tcPr>
            <w:tcW w:w="23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73E3C6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取消路徑</w:t>
            </w:r>
          </w:p>
        </w:tc>
        <w:tc>
          <w:tcPr>
            <w:tcW w:w="70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F60B27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關閉 Modal → 留在當前頁面</w:t>
            </w:r>
          </w:p>
        </w:tc>
      </w:tr>
    </w:tbl>
    <w:p w14:paraId="105FDF8F" w14:textId="77777777" w:rsidR="00F411A8" w:rsidRDefault="00F411A8">
      <w:pPr>
        <w:spacing w:after="120"/>
      </w:pPr>
    </w:p>
    <w:p w14:paraId="49103A61" w14:textId="77777777" w:rsidR="00F411A8" w:rsidRDefault="00000000">
      <w:pPr>
        <w:pStyle w:val="Heading3"/>
        <w:spacing w:before="180"/>
      </w:pPr>
      <w:r>
        <w:rPr>
          <w:color w:val="FF6B3D"/>
        </w:rPr>
        <w:t>US-04　已登入選手，點擊登入（不應出現）</w:t>
      </w:r>
    </w:p>
    <w:p w14:paraId="0E9C7561" w14:textId="77777777" w:rsidR="00F411A8" w:rsidRDefault="00000000">
      <w:pPr>
        <w:spacing w:before="80" w:after="120"/>
      </w:pPr>
      <w:r>
        <w:rPr>
          <w:rFonts w:eastAsia="Arial"/>
          <w:color w:val="1A1A1A"/>
        </w:rPr>
        <w:t>身為一位已登入的選手，我不應該在 Nav 看到「登入」按鈕。Nav 應該在已登入狀態下顯示「+ 新增成績」和個人頭像（或暱稱縮寫），讓我確認自己的登入狀態。</w:t>
      </w:r>
    </w:p>
    <w:p w14:paraId="234FD16C" w14:textId="77777777" w:rsidR="00F411A8" w:rsidRDefault="00F411A8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276"/>
        <w:gridCol w:w="6084"/>
      </w:tblGrid>
      <w:tr w:rsidR="00F411A8" w14:paraId="282E4D81" w14:textId="77777777">
        <w:tc>
          <w:tcPr>
            <w:tcW w:w="3276" w:type="dxa"/>
            <w:tcBorders>
              <w:top w:val="single" w:sz="1" w:space="0" w:color="060D18"/>
              <w:left w:val="single" w:sz="1" w:space="0" w:color="060D18"/>
              <w:bottom w:val="single" w:sz="1" w:space="0" w:color="060D18"/>
              <w:right w:val="single" w:sz="1" w:space="0" w:color="060D18"/>
            </w:tcBorders>
            <w:shd w:val="clear" w:color="auto" w:fill="060D1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21E524" w14:textId="77777777" w:rsidR="00F411A8" w:rsidRDefault="00000000">
            <w:r>
              <w:rPr>
                <w:rFonts w:eastAsia="Arial"/>
                <w:b/>
                <w:bCs/>
                <w:color w:val="F0EDE6"/>
                <w:sz w:val="20"/>
                <w:szCs w:val="20"/>
              </w:rPr>
              <w:t>項目</w:t>
            </w:r>
          </w:p>
        </w:tc>
        <w:tc>
          <w:tcPr>
            <w:tcW w:w="6084" w:type="dxa"/>
            <w:tcBorders>
              <w:top w:val="single" w:sz="1" w:space="0" w:color="060D18"/>
              <w:left w:val="single" w:sz="1" w:space="0" w:color="060D18"/>
              <w:bottom w:val="single" w:sz="1" w:space="0" w:color="060D18"/>
              <w:right w:val="single" w:sz="1" w:space="0" w:color="060D18"/>
            </w:tcBorders>
            <w:shd w:val="clear" w:color="auto" w:fill="060D1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6065CD" w14:textId="77777777" w:rsidR="00F411A8" w:rsidRDefault="00000000">
            <w:r>
              <w:rPr>
                <w:rFonts w:eastAsia="Arial"/>
                <w:b/>
                <w:bCs/>
                <w:color w:val="F0EDE6"/>
                <w:sz w:val="20"/>
                <w:szCs w:val="20"/>
              </w:rPr>
              <w:t>內容</w:t>
            </w:r>
          </w:p>
        </w:tc>
      </w:tr>
      <w:tr w:rsidR="00F411A8" w14:paraId="3F25A7BD" w14:textId="77777777">
        <w:tc>
          <w:tcPr>
            <w:tcW w:w="327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601426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已登入 Nav 狀態</w:t>
            </w:r>
          </w:p>
        </w:tc>
        <w:tc>
          <w:tcPr>
            <w:tcW w:w="6084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F1B7D0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顯示「+ 新增成績」+ 個人頭像按鈕（點擊展開下拉：我的紀錄、個人資料、登出）</w:t>
            </w:r>
          </w:p>
        </w:tc>
      </w:tr>
      <w:tr w:rsidR="00F411A8" w14:paraId="4A9EB010" w14:textId="77777777">
        <w:tc>
          <w:tcPr>
            <w:tcW w:w="327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A0DD32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未登入 Nav 狀態</w:t>
            </w:r>
          </w:p>
        </w:tc>
        <w:tc>
          <w:tcPr>
            <w:tcW w:w="6084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529159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顯示「登入」+ 「+ 新增成績」（後者觸發 Auth Modal）</w:t>
            </w:r>
          </w:p>
        </w:tc>
      </w:tr>
    </w:tbl>
    <w:p w14:paraId="44D54083" w14:textId="77777777" w:rsidR="00F411A8" w:rsidRDefault="00F411A8">
      <w:pPr>
        <w:spacing w:after="120"/>
      </w:pPr>
    </w:p>
    <w:p w14:paraId="4418AE3E" w14:textId="77777777" w:rsidR="00F411A8" w:rsidRDefault="00000000">
      <w:pPr>
        <w:pStyle w:val="Heading3"/>
        <w:spacing w:before="180"/>
      </w:pPr>
      <w:r>
        <w:rPr>
          <w:color w:val="FF6B3D"/>
        </w:rPr>
        <w:t>US-05　選手使用 Google 快速登入</w:t>
      </w:r>
    </w:p>
    <w:p w14:paraId="01E15366" w14:textId="77777777" w:rsidR="00F411A8" w:rsidRDefault="00000000">
      <w:pPr>
        <w:spacing w:before="80" w:after="120"/>
      </w:pPr>
      <w:r>
        <w:rPr>
          <w:rFonts w:eastAsia="Arial"/>
          <w:color w:val="1A1A1A"/>
        </w:rPr>
        <w:t>身為一位不想記密碼的選手，我希望在 Auth Modal 裡可以直接點擊「以 Google 登入」，完成 OAuth 授權後回到平台，Modal 自動關閉，不需要設定密碼。</w:t>
      </w:r>
    </w:p>
    <w:p w14:paraId="3C491F7C" w14:textId="77777777" w:rsidR="00F411A8" w:rsidRDefault="00F411A8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340"/>
        <w:gridCol w:w="7020"/>
      </w:tblGrid>
      <w:tr w:rsidR="00F411A8" w14:paraId="21CEBA9B" w14:textId="77777777">
        <w:tc>
          <w:tcPr>
            <w:tcW w:w="2340" w:type="dxa"/>
            <w:tcBorders>
              <w:top w:val="single" w:sz="1" w:space="0" w:color="060D18"/>
              <w:left w:val="single" w:sz="1" w:space="0" w:color="060D18"/>
              <w:bottom w:val="single" w:sz="1" w:space="0" w:color="060D18"/>
              <w:right w:val="single" w:sz="1" w:space="0" w:color="060D18"/>
            </w:tcBorders>
            <w:shd w:val="clear" w:color="auto" w:fill="060D1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49B110" w14:textId="77777777" w:rsidR="00F411A8" w:rsidRDefault="00000000">
            <w:r>
              <w:rPr>
                <w:rFonts w:eastAsia="Arial"/>
                <w:b/>
                <w:bCs/>
                <w:color w:val="F0EDE6"/>
                <w:sz w:val="20"/>
                <w:szCs w:val="20"/>
              </w:rPr>
              <w:t>項目</w:t>
            </w:r>
          </w:p>
        </w:tc>
        <w:tc>
          <w:tcPr>
            <w:tcW w:w="7020" w:type="dxa"/>
            <w:tcBorders>
              <w:top w:val="single" w:sz="1" w:space="0" w:color="060D18"/>
              <w:left w:val="single" w:sz="1" w:space="0" w:color="060D18"/>
              <w:bottom w:val="single" w:sz="1" w:space="0" w:color="060D18"/>
              <w:right w:val="single" w:sz="1" w:space="0" w:color="060D18"/>
            </w:tcBorders>
            <w:shd w:val="clear" w:color="auto" w:fill="060D1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1A9B91" w14:textId="77777777" w:rsidR="00F411A8" w:rsidRDefault="00000000">
            <w:r>
              <w:rPr>
                <w:rFonts w:eastAsia="Arial"/>
                <w:b/>
                <w:bCs/>
                <w:color w:val="F0EDE6"/>
                <w:sz w:val="20"/>
                <w:szCs w:val="20"/>
              </w:rPr>
              <w:t>內容</w:t>
            </w:r>
          </w:p>
        </w:tc>
      </w:tr>
      <w:tr w:rsidR="00F411A8" w14:paraId="4DFFBE78" w14:textId="77777777">
        <w:tc>
          <w:tcPr>
            <w:tcW w:w="23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D9973D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Auth Modal 提供的登入方式</w:t>
            </w:r>
          </w:p>
        </w:tc>
        <w:tc>
          <w:tcPr>
            <w:tcW w:w="70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8BCB36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① Email + 密碼　② 以 Google 登入</w:t>
            </w:r>
          </w:p>
        </w:tc>
      </w:tr>
      <w:tr w:rsidR="00F411A8" w14:paraId="7334ABCD" w14:textId="77777777">
        <w:tc>
          <w:tcPr>
            <w:tcW w:w="23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3AD1FD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Google OAuth 流程</w:t>
            </w:r>
          </w:p>
        </w:tc>
        <w:tc>
          <w:tcPr>
            <w:tcW w:w="70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96D34A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點擊 → 跳轉 Google 授權頁 → 授權完成 → 導向 /auth/callback → callback 處理 session → 導向原頁面或 intent 目標</w:t>
            </w:r>
          </w:p>
        </w:tc>
      </w:tr>
      <w:tr w:rsidR="00F411A8" w14:paraId="5A1BB08E" w14:textId="77777777">
        <w:tc>
          <w:tcPr>
            <w:tcW w:w="23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AFC338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注意</w:t>
            </w:r>
          </w:p>
        </w:tc>
        <w:tc>
          <w:tcPr>
            <w:tcW w:w="70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E11CD3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Google OAuth 必須跳頁，/auth/callback 是必要路由，這是唯一需要跳頁的登入情境</w:t>
            </w:r>
          </w:p>
        </w:tc>
      </w:tr>
    </w:tbl>
    <w:p w14:paraId="7351129F" w14:textId="77777777" w:rsidR="00F411A8" w:rsidRDefault="00F411A8">
      <w:pPr>
        <w:spacing w:after="120"/>
      </w:pPr>
    </w:p>
    <w:p w14:paraId="08445234" w14:textId="77777777" w:rsidR="00F411A8" w:rsidRDefault="00000000">
      <w:pPr>
        <w:pStyle w:val="Heading2"/>
        <w:spacing w:before="280" w:after="100"/>
      </w:pPr>
      <w:r>
        <w:rPr>
          <w:color w:val="0D1526"/>
        </w:rPr>
        <w:t>28.4 技術實作規格</w:t>
      </w:r>
    </w:p>
    <w:p w14:paraId="401252B5" w14:textId="77777777" w:rsidR="00F411A8" w:rsidRDefault="00000000">
      <w:pPr>
        <w:pStyle w:val="Heading3"/>
        <w:spacing w:before="180"/>
      </w:pPr>
      <w:r>
        <w:rPr>
          <w:color w:val="FF6B3D"/>
        </w:rPr>
        <w:t>全域狀態管理</w:t>
      </w:r>
    </w:p>
    <w:p w14:paraId="19FBBDFA" w14:textId="77777777" w:rsidR="00F411A8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1A1A1A"/>
        </w:rPr>
        <w:t>使用 React Context 或 Zustand 管理 Auth Modal 的開關狀態與觸發意圖</w:t>
      </w:r>
    </w:p>
    <w:p w14:paraId="69B3D996" w14:textId="77777777" w:rsidR="00F411A8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1A1A1A"/>
        </w:rPr>
        <w:t>狀態結構：{ isOpen: boolean, intent: 'login' | 'new_result' | 'claim' | null, intentPayload: { resultId?: string } }</w:t>
      </w:r>
    </w:p>
    <w:p w14:paraId="33AF516B" w14:textId="77777777" w:rsidR="00F411A8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1A1A1A"/>
        </w:rPr>
        <w:t>任何元件皆可呼叫 openAuthModal(intent?, payload?) 觸發 Modal</w:t>
      </w:r>
    </w:p>
    <w:p w14:paraId="67D34E5C" w14:textId="77777777" w:rsidR="00F411A8" w:rsidRDefault="00F411A8">
      <w:pPr>
        <w:spacing w:after="120"/>
      </w:pPr>
    </w:p>
    <w:p w14:paraId="30720D1E" w14:textId="77777777" w:rsidR="00F411A8" w:rsidRDefault="00000000">
      <w:pPr>
        <w:pStyle w:val="Heading3"/>
        <w:spacing w:before="180"/>
      </w:pPr>
      <w:r>
        <w:rPr>
          <w:color w:val="FF6B3D"/>
        </w:rPr>
        <w:lastRenderedPageBreak/>
        <w:t>Modal 元件設計</w:t>
      </w:r>
    </w:p>
    <w:p w14:paraId="226E0EBE" w14:textId="77777777" w:rsidR="00F411A8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1A1A1A"/>
        </w:rPr>
        <w:t>放置於 RootLayout，確保所有頁面皆可觸發</w:t>
      </w:r>
    </w:p>
    <w:p w14:paraId="73385681" w14:textId="77777777" w:rsidR="00F411A8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1A1A1A"/>
        </w:rPr>
        <w:t>背景遮罩：半透明黑色（rgba(0,0,0,0.6)），點擊遮罩可關閉</w:t>
      </w:r>
    </w:p>
    <w:p w14:paraId="535B77A4" w14:textId="77777777" w:rsidR="00F411A8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1A1A1A"/>
        </w:rPr>
        <w:t>關閉按鈕：右上角 ✕，鍵盤 Escape 也可關閉</w:t>
      </w:r>
    </w:p>
    <w:p w14:paraId="7709B441" w14:textId="77777777" w:rsidR="00F411A8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1A1A1A"/>
        </w:rPr>
        <w:t>Modal 內包含：Email/密碼登入表單、「以 Google 登入」按鈕、「還沒有帳號？立即註冊」切換</w:t>
      </w:r>
    </w:p>
    <w:p w14:paraId="4A550E1C" w14:textId="77777777" w:rsidR="00F411A8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1A1A1A"/>
        </w:rPr>
        <w:t>登入與註冊在同一 Modal 內切換，不需要重新開啟</w:t>
      </w:r>
    </w:p>
    <w:p w14:paraId="3C0B229C" w14:textId="77777777" w:rsidR="00F411A8" w:rsidRDefault="00F411A8">
      <w:pPr>
        <w:spacing w:after="120"/>
      </w:pPr>
    </w:p>
    <w:p w14:paraId="123B9DBB" w14:textId="77777777" w:rsidR="00F411A8" w:rsidRDefault="00000000">
      <w:pPr>
        <w:pStyle w:val="Heading3"/>
        <w:spacing w:before="180"/>
      </w:pPr>
      <w:r>
        <w:rPr>
          <w:color w:val="FF6B3D"/>
        </w:rPr>
        <w:t>登入成功後的跳轉邏輯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995"/>
        <w:gridCol w:w="6365"/>
      </w:tblGrid>
      <w:tr w:rsidR="00F411A8" w14:paraId="5F010319" w14:textId="77777777">
        <w:tc>
          <w:tcPr>
            <w:tcW w:w="2995" w:type="dxa"/>
            <w:tcBorders>
              <w:top w:val="single" w:sz="1" w:space="0" w:color="060D18"/>
              <w:left w:val="single" w:sz="1" w:space="0" w:color="060D18"/>
              <w:bottom w:val="single" w:sz="1" w:space="0" w:color="060D18"/>
              <w:right w:val="single" w:sz="1" w:space="0" w:color="060D18"/>
            </w:tcBorders>
            <w:shd w:val="clear" w:color="auto" w:fill="060D1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1EC75C" w14:textId="77777777" w:rsidR="00F411A8" w:rsidRDefault="00000000">
            <w:r>
              <w:rPr>
                <w:rFonts w:eastAsia="Arial"/>
                <w:b/>
                <w:bCs/>
                <w:color w:val="F0EDE6"/>
                <w:sz w:val="20"/>
                <w:szCs w:val="20"/>
              </w:rPr>
              <w:t>intent</w:t>
            </w:r>
          </w:p>
        </w:tc>
        <w:tc>
          <w:tcPr>
            <w:tcW w:w="6365" w:type="dxa"/>
            <w:tcBorders>
              <w:top w:val="single" w:sz="1" w:space="0" w:color="060D18"/>
              <w:left w:val="single" w:sz="1" w:space="0" w:color="060D18"/>
              <w:bottom w:val="single" w:sz="1" w:space="0" w:color="060D18"/>
              <w:right w:val="single" w:sz="1" w:space="0" w:color="060D18"/>
            </w:tcBorders>
            <w:shd w:val="clear" w:color="auto" w:fill="060D1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D2BF47" w14:textId="77777777" w:rsidR="00F411A8" w:rsidRDefault="00000000">
            <w:r>
              <w:rPr>
                <w:rFonts w:eastAsia="Arial"/>
                <w:b/>
                <w:bCs/>
                <w:color w:val="F0EDE6"/>
                <w:sz w:val="20"/>
                <w:szCs w:val="20"/>
              </w:rPr>
              <w:t>登入成功後行為</w:t>
            </w:r>
          </w:p>
        </w:tc>
      </w:tr>
      <w:tr w:rsidR="00F411A8" w14:paraId="799CB5ED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E0BD1C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login（預設）</w:t>
            </w:r>
          </w:p>
        </w:tc>
        <w:tc>
          <w:tcPr>
            <w:tcW w:w="636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C3ABA4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Modal 關閉，留在當前頁面，Nav 更新</w:t>
            </w:r>
          </w:p>
        </w:tc>
      </w:tr>
      <w:tr w:rsidR="00F411A8" w14:paraId="558F6BC8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FC2EFA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new_result</w:t>
            </w:r>
          </w:p>
        </w:tc>
        <w:tc>
          <w:tcPr>
            <w:tcW w:w="636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A2D342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Modal 關閉，導向 /result/new</w:t>
            </w:r>
          </w:p>
        </w:tc>
      </w:tr>
      <w:tr w:rsidR="00F411A8" w14:paraId="1FB99E8B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26CB91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claim</w:t>
            </w:r>
          </w:p>
        </w:tc>
        <w:tc>
          <w:tcPr>
            <w:tcW w:w="636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5C79CE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Modal 關閉，導向 /results/:resultId/claim</w:t>
            </w:r>
          </w:p>
        </w:tc>
      </w:tr>
    </w:tbl>
    <w:p w14:paraId="2F03F1A5" w14:textId="77777777" w:rsidR="00F411A8" w:rsidRDefault="00F411A8">
      <w:pPr>
        <w:spacing w:after="120"/>
      </w:pPr>
    </w:p>
    <w:p w14:paraId="455A14CB" w14:textId="77777777" w:rsidR="00F411A8" w:rsidRDefault="00000000">
      <w:pPr>
        <w:pStyle w:val="Heading3"/>
        <w:spacing w:before="180"/>
      </w:pPr>
      <w:r>
        <w:rPr>
          <w:color w:val="FF6B3D"/>
        </w:rPr>
        <w:t>/auth/callback 路由</w:t>
      </w:r>
    </w:p>
    <w:p w14:paraId="2BDC7F06" w14:textId="77777777" w:rsidR="00F411A8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1A1A1A"/>
        </w:rPr>
        <w:t>Google OAuth 必須經過 /auth/callback 處理 session</w:t>
      </w:r>
    </w:p>
    <w:p w14:paraId="4501C366" w14:textId="77777777" w:rsidR="00F411A8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1A1A1A"/>
        </w:rPr>
        <w:t>callback 完成後，讀取 localStorage 暫存的 intent，執行對應跳轉</w:t>
      </w:r>
    </w:p>
    <w:p w14:paraId="6FB1FF10" w14:textId="77777777" w:rsidR="00F411A8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1A1A1A"/>
        </w:rPr>
        <w:t>若無 intent，導向 / （最速榜首頁）</w:t>
      </w:r>
    </w:p>
    <w:p w14:paraId="1A92EEF1" w14:textId="77777777" w:rsidR="00F411A8" w:rsidRDefault="00F411A8">
      <w:pPr>
        <w:spacing w:after="120"/>
      </w:pPr>
    </w:p>
    <w:p w14:paraId="11E55D35" w14:textId="77777777" w:rsidR="00F411A8" w:rsidRDefault="00000000">
      <w:pPr>
        <w:pStyle w:val="Heading3"/>
        <w:spacing w:before="180"/>
      </w:pPr>
      <w:r>
        <w:rPr>
          <w:color w:val="FF6B3D"/>
        </w:rPr>
        <w:t>/login 獨立頁面的處置</w:t>
      </w:r>
    </w:p>
    <w:p w14:paraId="273582F0" w14:textId="77777777" w:rsidR="00F411A8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1A1A1A"/>
        </w:rPr>
        <w:t>保留 /login 路由，但改為顯示完整的登入頁面（針對直接連結進入的情況，如 Email 通知中的連結）</w:t>
      </w:r>
    </w:p>
    <w:p w14:paraId="4AECEC02" w14:textId="77777777" w:rsidR="00F411A8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1A1A1A"/>
        </w:rPr>
        <w:t>從 Nav 觸發的登入一律走 Auth Modal，不導向 /login</w:t>
      </w:r>
    </w:p>
    <w:p w14:paraId="7E26D2C1" w14:textId="77777777" w:rsidR="00F411A8" w:rsidRDefault="00F411A8">
      <w:pPr>
        <w:spacing w:after="240"/>
      </w:pPr>
    </w:p>
    <w:p w14:paraId="327021A3" w14:textId="77777777" w:rsidR="00F411A8" w:rsidRDefault="00000000">
      <w:pPr>
        <w:pStyle w:val="Heading2"/>
        <w:spacing w:before="280" w:after="100"/>
      </w:pPr>
      <w:r>
        <w:rPr>
          <w:color w:val="0D1526"/>
        </w:rPr>
        <w:t>28.5 Auth Modal 狀態流程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995"/>
        <w:gridCol w:w="6365"/>
      </w:tblGrid>
      <w:tr w:rsidR="00F411A8" w14:paraId="6D90851B" w14:textId="77777777">
        <w:tc>
          <w:tcPr>
            <w:tcW w:w="2995" w:type="dxa"/>
            <w:tcBorders>
              <w:top w:val="single" w:sz="1" w:space="0" w:color="060D18"/>
              <w:left w:val="single" w:sz="1" w:space="0" w:color="060D18"/>
              <w:bottom w:val="single" w:sz="1" w:space="0" w:color="060D18"/>
              <w:right w:val="single" w:sz="1" w:space="0" w:color="060D18"/>
            </w:tcBorders>
            <w:shd w:val="clear" w:color="auto" w:fill="060D1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736DF" w14:textId="77777777" w:rsidR="00F411A8" w:rsidRDefault="00000000">
            <w:r>
              <w:rPr>
                <w:rFonts w:eastAsia="Arial"/>
                <w:b/>
                <w:bCs/>
                <w:color w:val="F0EDE6"/>
                <w:sz w:val="20"/>
                <w:szCs w:val="20"/>
              </w:rPr>
              <w:t>狀態</w:t>
            </w:r>
          </w:p>
        </w:tc>
        <w:tc>
          <w:tcPr>
            <w:tcW w:w="6365" w:type="dxa"/>
            <w:tcBorders>
              <w:top w:val="single" w:sz="1" w:space="0" w:color="060D18"/>
              <w:left w:val="single" w:sz="1" w:space="0" w:color="060D18"/>
              <w:bottom w:val="single" w:sz="1" w:space="0" w:color="060D18"/>
              <w:right w:val="single" w:sz="1" w:space="0" w:color="060D18"/>
            </w:tcBorders>
            <w:shd w:val="clear" w:color="auto" w:fill="060D1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90B584" w14:textId="77777777" w:rsidR="00F411A8" w:rsidRDefault="00000000">
            <w:r>
              <w:rPr>
                <w:rFonts w:eastAsia="Arial"/>
                <w:b/>
                <w:bCs/>
                <w:color w:val="F0EDE6"/>
                <w:sz w:val="20"/>
                <w:szCs w:val="20"/>
              </w:rPr>
              <w:t>描述</w:t>
            </w:r>
          </w:p>
        </w:tc>
      </w:tr>
      <w:tr w:rsidR="00F411A8" w14:paraId="0D4F8832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4F5C43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closed</w:t>
            </w:r>
          </w:p>
        </w:tc>
        <w:tc>
          <w:tcPr>
            <w:tcW w:w="636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934F21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Modal 未顯示，預設狀態</w:t>
            </w:r>
          </w:p>
        </w:tc>
      </w:tr>
      <w:tr w:rsidR="00F411A8" w14:paraId="48CF7F16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28AC86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open:login</w:t>
            </w:r>
          </w:p>
        </w:tc>
        <w:tc>
          <w:tcPr>
            <w:tcW w:w="636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6F59AA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顯示 Email/密碼登入表單</w:t>
            </w:r>
          </w:p>
        </w:tc>
      </w:tr>
      <w:tr w:rsidR="00F411A8" w14:paraId="7CE87E41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4B4EE6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open:register</w:t>
            </w:r>
          </w:p>
        </w:tc>
        <w:tc>
          <w:tcPr>
            <w:tcW w:w="636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1EBA93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顯示註冊表單（在 Modal 內切換）</w:t>
            </w:r>
          </w:p>
        </w:tc>
      </w:tr>
      <w:tr w:rsidR="00F411A8" w14:paraId="29AED991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40702E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open:loading</w:t>
            </w:r>
          </w:p>
        </w:tc>
        <w:tc>
          <w:tcPr>
            <w:tcW w:w="636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1C9C8F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登入請求進行中，表單 disabled，顯示 loading 指示</w:t>
            </w:r>
          </w:p>
        </w:tc>
      </w:tr>
      <w:tr w:rsidR="00F411A8" w14:paraId="3A362794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DD4B52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open:error</w:t>
            </w:r>
          </w:p>
        </w:tc>
        <w:tc>
          <w:tcPr>
            <w:tcW w:w="636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9F52BE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登入失敗，顯示錯誤訊息，表單重新可用</w:t>
            </w:r>
          </w:p>
        </w:tc>
      </w:tr>
      <w:tr w:rsidR="00F411A8" w14:paraId="3D9040EA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992977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closed:success</w:t>
            </w:r>
          </w:p>
        </w:tc>
        <w:tc>
          <w:tcPr>
            <w:tcW w:w="636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D885C1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登入成功，Modal 關閉，執行 intent 跳轉</w:t>
            </w:r>
          </w:p>
        </w:tc>
      </w:tr>
    </w:tbl>
    <w:p w14:paraId="621717F7" w14:textId="77777777" w:rsidR="00F411A8" w:rsidRDefault="00F411A8">
      <w:pPr>
        <w:spacing w:after="240"/>
      </w:pPr>
    </w:p>
    <w:p w14:paraId="2AFF3918" w14:textId="77777777" w:rsidR="00F411A8" w:rsidRDefault="00F411A8">
      <w:pPr>
        <w:pBdr>
          <w:bottom w:val="single" w:sz="4" w:space="0" w:color="FF6B3D"/>
        </w:pBdr>
        <w:spacing w:before="160" w:after="160"/>
      </w:pPr>
    </w:p>
    <w:p w14:paraId="1C3E29CF" w14:textId="77777777" w:rsidR="00F411A8" w:rsidRDefault="00000000">
      <w:pPr>
        <w:spacing w:before="160"/>
      </w:pPr>
      <w:r>
        <w:rPr>
          <w:rFonts w:eastAsia="Arial"/>
          <w:color w:val="8A96A8"/>
          <w:sz w:val="18"/>
          <w:szCs w:val="18"/>
        </w:rPr>
        <w:t>Tri·log 產品規格文件 v2.9　·　2026 年 6 月　·　trilog.run</w:t>
      </w:r>
    </w:p>
    <w:p w14:paraId="17D6A6BE" w14:textId="77777777" w:rsidR="00F411A8" w:rsidRDefault="00000000">
      <w:pPr>
        <w:pStyle w:val="Heading1"/>
        <w:pBdr>
          <w:left w:val="single" w:sz="18" w:space="8" w:color="FF6B3D"/>
        </w:pBdr>
        <w:spacing w:before="440"/>
      </w:pPr>
      <w:r>
        <w:rPr>
          <w:color w:val="060D18"/>
          <w:sz w:val="34"/>
          <w:szCs w:val="34"/>
        </w:rPr>
        <w:lastRenderedPageBreak/>
        <w:t>29. 品牌標誌實作規格</w:t>
      </w:r>
    </w:p>
    <w:p w14:paraId="20C797E0" w14:textId="77777777" w:rsidR="00F411A8" w:rsidRDefault="00000000">
      <w:pPr>
        <w:pStyle w:val="Heading2"/>
        <w:spacing w:before="280" w:after="100"/>
      </w:pPr>
      <w:r>
        <w:rPr>
          <w:color w:val="0D1526"/>
        </w:rPr>
        <w:t>29.1 設計概念</w:t>
      </w:r>
    </w:p>
    <w:p w14:paraId="241A1F7A" w14:textId="77777777" w:rsidR="00F411A8" w:rsidRDefault="00000000">
      <w:pPr>
        <w:spacing w:before="80" w:after="120"/>
      </w:pPr>
      <w:r>
        <w:rPr>
          <w:rFonts w:eastAsia="Arial"/>
          <w:color w:val="1A1A1A"/>
        </w:rPr>
        <w:t>標誌由兩個部分組成：左側的三角形符號（Mark）與右側的文字標誌（Wordmark）。三角形的三條邊各自採用不同的線條質感，直接對應鐵人三項的三個項目。這是設計的核心意圖——「懂的人一眼讀懂，不懂的人也覺得好看」。</w:t>
      </w:r>
    </w:p>
    <w:p w14:paraId="19366084" w14:textId="77777777" w:rsidR="00F411A8" w:rsidRDefault="00F411A8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995"/>
        <w:gridCol w:w="2121"/>
        <w:gridCol w:w="2121"/>
        <w:gridCol w:w="2123"/>
      </w:tblGrid>
      <w:tr w:rsidR="00F411A8" w14:paraId="491B83C3" w14:textId="77777777">
        <w:tc>
          <w:tcPr>
            <w:tcW w:w="2995" w:type="dxa"/>
            <w:tcBorders>
              <w:top w:val="single" w:sz="1" w:space="0" w:color="060D18"/>
              <w:left w:val="single" w:sz="1" w:space="0" w:color="060D18"/>
              <w:bottom w:val="single" w:sz="1" w:space="0" w:color="060D18"/>
              <w:right w:val="single" w:sz="1" w:space="0" w:color="060D18"/>
            </w:tcBorders>
            <w:shd w:val="clear" w:color="auto" w:fill="060D1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216F95" w14:textId="77777777" w:rsidR="00F411A8" w:rsidRDefault="00000000">
            <w:r>
              <w:rPr>
                <w:rFonts w:eastAsia="Arial"/>
                <w:b/>
                <w:bCs/>
                <w:color w:val="F0EDE6"/>
                <w:sz w:val="20"/>
                <w:szCs w:val="20"/>
              </w:rPr>
              <w:t>三角形邊</w:t>
            </w:r>
          </w:p>
        </w:tc>
        <w:tc>
          <w:tcPr>
            <w:tcW w:w="2121" w:type="dxa"/>
            <w:tcBorders>
              <w:top w:val="single" w:sz="1" w:space="0" w:color="060D18"/>
              <w:left w:val="single" w:sz="1" w:space="0" w:color="060D18"/>
              <w:bottom w:val="single" w:sz="1" w:space="0" w:color="060D18"/>
              <w:right w:val="single" w:sz="1" w:space="0" w:color="060D18"/>
            </w:tcBorders>
            <w:shd w:val="clear" w:color="auto" w:fill="060D1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C299D8" w14:textId="77777777" w:rsidR="00F411A8" w:rsidRDefault="00000000">
            <w:r>
              <w:rPr>
                <w:rFonts w:eastAsia="Arial"/>
                <w:b/>
                <w:bCs/>
                <w:color w:val="F0EDE6"/>
                <w:sz w:val="20"/>
                <w:szCs w:val="20"/>
              </w:rPr>
              <w:t>運動項目</w:t>
            </w:r>
          </w:p>
        </w:tc>
        <w:tc>
          <w:tcPr>
            <w:tcW w:w="2121" w:type="dxa"/>
            <w:tcBorders>
              <w:top w:val="single" w:sz="1" w:space="0" w:color="060D18"/>
              <w:left w:val="single" w:sz="1" w:space="0" w:color="060D18"/>
              <w:bottom w:val="single" w:sz="1" w:space="0" w:color="060D18"/>
              <w:right w:val="single" w:sz="1" w:space="0" w:color="060D18"/>
            </w:tcBorders>
            <w:shd w:val="clear" w:color="auto" w:fill="060D1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94D0D4" w14:textId="77777777" w:rsidR="00F411A8" w:rsidRDefault="00000000">
            <w:r>
              <w:rPr>
                <w:rFonts w:eastAsia="Arial"/>
                <w:b/>
                <w:bCs/>
                <w:color w:val="F0EDE6"/>
                <w:sz w:val="20"/>
                <w:szCs w:val="20"/>
              </w:rPr>
              <w:t>線條質感</w:t>
            </w:r>
          </w:p>
        </w:tc>
        <w:tc>
          <w:tcPr>
            <w:tcW w:w="2123" w:type="dxa"/>
            <w:tcBorders>
              <w:top w:val="single" w:sz="1" w:space="0" w:color="060D18"/>
              <w:left w:val="single" w:sz="1" w:space="0" w:color="060D18"/>
              <w:bottom w:val="single" w:sz="1" w:space="0" w:color="060D18"/>
              <w:right w:val="single" w:sz="1" w:space="0" w:color="060D18"/>
            </w:tcBorders>
            <w:shd w:val="clear" w:color="auto" w:fill="060D1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1C3B4C" w14:textId="77777777" w:rsidR="00F411A8" w:rsidRDefault="00000000">
            <w:r>
              <w:rPr>
                <w:rFonts w:eastAsia="Arial"/>
                <w:b/>
                <w:bCs/>
                <w:color w:val="F0EDE6"/>
                <w:sz w:val="20"/>
                <w:szCs w:val="20"/>
              </w:rPr>
              <w:t>顏色</w:t>
            </w:r>
          </w:p>
        </w:tc>
      </w:tr>
      <w:tr w:rsidR="00F411A8" w14:paraId="36E12546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9AAFAC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左邊（底左→頂點）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523F8A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游泳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5C53BE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波浪曲線</w:t>
            </w:r>
          </w:p>
        </w:tc>
        <w:tc>
          <w:tcPr>
            <w:tcW w:w="212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058C38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#22C9C9（--swim）</w:t>
            </w:r>
          </w:p>
        </w:tc>
      </w:tr>
      <w:tr w:rsidR="00F411A8" w14:paraId="17AD3C0B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5FBBAE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右邊（頂點→底右）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AFE677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自行車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293E6B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等距虛線</w:t>
            </w:r>
          </w:p>
        </w:tc>
        <w:tc>
          <w:tcPr>
            <w:tcW w:w="212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4C6AE3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#A8E063（--bike）</w:t>
            </w:r>
          </w:p>
        </w:tc>
      </w:tr>
      <w:tr w:rsidR="00F411A8" w14:paraId="6B8B5063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E52099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底邊（底右→底左）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208D09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跑步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CF6B10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鋸齒折線</w:t>
            </w:r>
          </w:p>
        </w:tc>
        <w:tc>
          <w:tcPr>
            <w:tcW w:w="212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4B01A8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#FF6B3D（--run）</w:t>
            </w:r>
          </w:p>
        </w:tc>
      </w:tr>
    </w:tbl>
    <w:p w14:paraId="5A97D54F" w14:textId="77777777" w:rsidR="00F411A8" w:rsidRDefault="00F411A8">
      <w:pPr>
        <w:spacing w:after="120"/>
      </w:pPr>
    </w:p>
    <w:p w14:paraId="0DDF0E65" w14:textId="77777777" w:rsidR="00F411A8" w:rsidRDefault="00000000">
      <w:pPr>
        <w:pStyle w:val="Heading2"/>
        <w:spacing w:before="280" w:after="100"/>
      </w:pPr>
      <w:r>
        <w:rPr>
          <w:color w:val="0D1526"/>
        </w:rPr>
        <w:t>29.2 文字標誌規格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995"/>
        <w:gridCol w:w="2121"/>
        <w:gridCol w:w="2121"/>
        <w:gridCol w:w="2123"/>
      </w:tblGrid>
      <w:tr w:rsidR="00F411A8" w14:paraId="1AC58FB2" w14:textId="77777777">
        <w:tc>
          <w:tcPr>
            <w:tcW w:w="2995" w:type="dxa"/>
            <w:tcBorders>
              <w:top w:val="single" w:sz="1" w:space="0" w:color="060D18"/>
              <w:left w:val="single" w:sz="1" w:space="0" w:color="060D18"/>
              <w:bottom w:val="single" w:sz="1" w:space="0" w:color="060D18"/>
              <w:right w:val="single" w:sz="1" w:space="0" w:color="060D18"/>
            </w:tcBorders>
            <w:shd w:val="clear" w:color="auto" w:fill="060D1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37F23D" w14:textId="77777777" w:rsidR="00F411A8" w:rsidRDefault="00000000">
            <w:r>
              <w:rPr>
                <w:rFonts w:eastAsia="Arial"/>
                <w:b/>
                <w:bCs/>
                <w:color w:val="F0EDE6"/>
                <w:sz w:val="20"/>
                <w:szCs w:val="20"/>
              </w:rPr>
              <w:t>部分</w:t>
            </w:r>
          </w:p>
        </w:tc>
        <w:tc>
          <w:tcPr>
            <w:tcW w:w="2121" w:type="dxa"/>
            <w:tcBorders>
              <w:top w:val="single" w:sz="1" w:space="0" w:color="060D18"/>
              <w:left w:val="single" w:sz="1" w:space="0" w:color="060D18"/>
              <w:bottom w:val="single" w:sz="1" w:space="0" w:color="060D18"/>
              <w:right w:val="single" w:sz="1" w:space="0" w:color="060D18"/>
            </w:tcBorders>
            <w:shd w:val="clear" w:color="auto" w:fill="060D1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54D4D2" w14:textId="77777777" w:rsidR="00F411A8" w:rsidRDefault="00000000">
            <w:r>
              <w:rPr>
                <w:rFonts w:eastAsia="Arial"/>
                <w:b/>
                <w:bCs/>
                <w:color w:val="F0EDE6"/>
                <w:sz w:val="20"/>
                <w:szCs w:val="20"/>
              </w:rPr>
              <w:t>內容</w:t>
            </w:r>
          </w:p>
        </w:tc>
        <w:tc>
          <w:tcPr>
            <w:tcW w:w="2121" w:type="dxa"/>
            <w:tcBorders>
              <w:top w:val="single" w:sz="1" w:space="0" w:color="060D18"/>
              <w:left w:val="single" w:sz="1" w:space="0" w:color="060D18"/>
              <w:bottom w:val="single" w:sz="1" w:space="0" w:color="060D18"/>
              <w:right w:val="single" w:sz="1" w:space="0" w:color="060D18"/>
            </w:tcBorders>
            <w:shd w:val="clear" w:color="auto" w:fill="060D1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753AC8" w14:textId="77777777" w:rsidR="00F411A8" w:rsidRDefault="00000000">
            <w:r>
              <w:rPr>
                <w:rFonts w:eastAsia="Arial"/>
                <w:b/>
                <w:bCs/>
                <w:color w:val="F0EDE6"/>
                <w:sz w:val="20"/>
                <w:szCs w:val="20"/>
              </w:rPr>
              <w:t>字重</w:t>
            </w:r>
          </w:p>
        </w:tc>
        <w:tc>
          <w:tcPr>
            <w:tcW w:w="2123" w:type="dxa"/>
            <w:tcBorders>
              <w:top w:val="single" w:sz="1" w:space="0" w:color="060D18"/>
              <w:left w:val="single" w:sz="1" w:space="0" w:color="060D18"/>
              <w:bottom w:val="single" w:sz="1" w:space="0" w:color="060D18"/>
              <w:right w:val="single" w:sz="1" w:space="0" w:color="060D18"/>
            </w:tcBorders>
            <w:shd w:val="clear" w:color="auto" w:fill="060D1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5CD0DE" w14:textId="77777777" w:rsidR="00F411A8" w:rsidRDefault="00000000">
            <w:r>
              <w:rPr>
                <w:rFonts w:eastAsia="Arial"/>
                <w:b/>
                <w:bCs/>
                <w:color w:val="F0EDE6"/>
                <w:sz w:val="20"/>
                <w:szCs w:val="20"/>
              </w:rPr>
              <w:t>顏色</w:t>
            </w:r>
          </w:p>
        </w:tc>
      </w:tr>
      <w:tr w:rsidR="00F411A8" w14:paraId="6C4AE02E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26583D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Tri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13D4F4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品牌名稱前段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DD88B5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font-weight: 800（超粗）</w:t>
            </w:r>
          </w:p>
        </w:tc>
        <w:tc>
          <w:tcPr>
            <w:tcW w:w="212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D24918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#F0EDE6（--text-1）</w:t>
            </w:r>
          </w:p>
        </w:tc>
      </w:tr>
      <w:tr w:rsidR="00F411A8" w14:paraId="02209D96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8722F9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·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557144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中間點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E70A21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font-weight: 800</w:t>
            </w:r>
          </w:p>
        </w:tc>
        <w:tc>
          <w:tcPr>
            <w:tcW w:w="212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7C7851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#FF6B3D（--run，品牌強調色）</w:t>
            </w:r>
          </w:p>
        </w:tc>
      </w:tr>
      <w:tr w:rsidR="00F411A8" w14:paraId="1E241415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4A3505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log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E0DD22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品牌名稱後段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90236F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font-weight: 300（超細）</w:t>
            </w:r>
          </w:p>
        </w:tc>
        <w:tc>
          <w:tcPr>
            <w:tcW w:w="212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AC6179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#F0EDE6（--text-1）</w:t>
            </w:r>
          </w:p>
        </w:tc>
      </w:tr>
    </w:tbl>
    <w:p w14:paraId="69233B26" w14:textId="77777777" w:rsidR="00F411A8" w:rsidRDefault="00F411A8">
      <w:pPr>
        <w:spacing w:after="120"/>
      </w:pPr>
    </w:p>
    <w:p w14:paraId="07A112A0" w14:textId="77777777" w:rsidR="00F411A8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1A1A1A"/>
        </w:rPr>
        <w:t>字重對比（800 vs 300）是標誌記憶點，不可調整為相同字重</w:t>
      </w:r>
    </w:p>
    <w:p w14:paraId="4954343B" w14:textId="77777777" w:rsidR="00F411A8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1A1A1A"/>
        </w:rPr>
        <w:t>字距：letter-spacing: -0.04em（視覺緊縮，避免散開感）</w:t>
      </w:r>
    </w:p>
    <w:p w14:paraId="3E648670" w14:textId="77777777" w:rsidR="00F411A8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1A1A1A"/>
        </w:rPr>
        <w:t>字體：系統優先使用 Arial，fallback 為 Helvetica Neue、sans-serif</w:t>
      </w:r>
    </w:p>
    <w:p w14:paraId="318649B6" w14:textId="77777777" w:rsidR="00F411A8" w:rsidRDefault="00F411A8">
      <w:pPr>
        <w:spacing w:after="120"/>
      </w:pPr>
    </w:p>
    <w:p w14:paraId="07C6887D" w14:textId="77777777" w:rsidR="00F411A8" w:rsidRDefault="00000000">
      <w:pPr>
        <w:pStyle w:val="Heading2"/>
        <w:spacing w:before="280" w:after="100"/>
      </w:pPr>
      <w:r>
        <w:rPr>
          <w:color w:val="0D1526"/>
        </w:rPr>
        <w:t>29.3 SVG 符號原始碼</w:t>
      </w:r>
    </w:p>
    <w:p w14:paraId="666ECDD1" w14:textId="77777777" w:rsidR="00F411A8" w:rsidRDefault="00000000">
      <w:pPr>
        <w:spacing w:before="80" w:after="120"/>
      </w:pPr>
      <w:r>
        <w:rPr>
          <w:rFonts w:eastAsia="Arial"/>
          <w:color w:val="1A1A1A"/>
        </w:rPr>
        <w:t>以下為標準尺寸 Logo 的完整 SVG，viewBox="0 0 260 68"，符號置於左側，文字置於右側。Claude Code 可直接複製使用。</w:t>
      </w:r>
    </w:p>
    <w:p w14:paraId="43DAC3C9" w14:textId="77777777" w:rsidR="00F411A8" w:rsidRDefault="00F411A8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60"/>
      </w:tblGrid>
      <w:tr w:rsidR="00F411A8" w14:paraId="3D5A19A9" w14:textId="77777777">
        <w:tc>
          <w:tcPr>
            <w:tcW w:w="0" w:type="auto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4F6FA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3A95CF56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&lt;svg width="195" height="52" viewBox="0 0 260 68"</w:t>
            </w:r>
          </w:p>
          <w:p w14:paraId="203FDD80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xmlns="http://www.w3.org/2000/svg"</w:t>
            </w:r>
          </w:p>
          <w:p w14:paraId="4D214760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role="img" aria-label="Tri·log"&gt;</w:t>
            </w:r>
          </w:p>
          <w:p w14:paraId="10BBF97B" w14:textId="77777777" w:rsidR="00F411A8" w:rsidRDefault="00F411A8">
            <w:pPr>
              <w:spacing w:after="40"/>
            </w:pPr>
          </w:p>
          <w:p w14:paraId="165EA1BA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&lt;!-- 游泳：波浪曲線（青藍，底左 → 頂點）--&gt;</w:t>
            </w:r>
          </w:p>
          <w:p w14:paraId="476F1F55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&lt;path d="M6 56 C10 44 16 30 21 20 C24 14 27 11 31 9"</w:t>
            </w:r>
          </w:p>
          <w:p w14:paraId="0D11D3A7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  fill="none" stroke="#22C9C9"</w:t>
            </w:r>
          </w:p>
          <w:p w14:paraId="7FF163FD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  stroke-width="3.5" stroke-linecap="round"/&gt;</w:t>
            </w:r>
          </w:p>
          <w:p w14:paraId="6A95D532" w14:textId="77777777" w:rsidR="00F411A8" w:rsidRDefault="00F411A8">
            <w:pPr>
              <w:spacing w:after="40"/>
            </w:pPr>
          </w:p>
          <w:p w14:paraId="1120DBC6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&lt;!-- 自行車：虛線（草地綠，頂點 → 底右）--&gt;</w:t>
            </w:r>
          </w:p>
          <w:p w14:paraId="349BF107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lastRenderedPageBreak/>
              <w:t xml:space="preserve">  &lt;path d="M31 9 L60 56"</w:t>
            </w:r>
          </w:p>
          <w:p w14:paraId="5D7A78ED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  fill="none" stroke="#A8E063"</w:t>
            </w:r>
          </w:p>
          <w:p w14:paraId="3E7DFEB4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  stroke-width="3.5" stroke-linecap="round"</w:t>
            </w:r>
          </w:p>
          <w:p w14:paraId="02A11ABB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  stroke-dasharray="5 3"/&gt;</w:t>
            </w:r>
          </w:p>
          <w:p w14:paraId="798B3B84" w14:textId="77777777" w:rsidR="00F411A8" w:rsidRDefault="00F411A8">
            <w:pPr>
              <w:spacing w:after="40"/>
            </w:pPr>
          </w:p>
          <w:p w14:paraId="6D773103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&lt;!-- 跑步：鋸齒折線（珊瑚橘，底右 → 底左）--&gt;</w:t>
            </w:r>
          </w:p>
          <w:p w14:paraId="10A02CD0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&lt;path d="M60 56 L53 49 L46 56 L39 49 L32 56</w:t>
            </w:r>
          </w:p>
          <w:p w14:paraId="6BE3F09D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        L25 49 L18 56 L11 49 L6 56"</w:t>
            </w:r>
          </w:p>
          <w:p w14:paraId="2292BB10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  fill="none" stroke="#FF6B3D"</w:t>
            </w:r>
          </w:p>
          <w:p w14:paraId="721F0A3C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  stroke-width="3.5" stroke-linecap="round"</w:t>
            </w:r>
          </w:p>
          <w:p w14:paraId="2BD88D32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  stroke-linejoin="round"/&gt;</w:t>
            </w:r>
          </w:p>
          <w:p w14:paraId="2DAD7222" w14:textId="77777777" w:rsidR="00F411A8" w:rsidRDefault="00F411A8">
            <w:pPr>
              <w:spacing w:after="40"/>
            </w:pPr>
          </w:p>
          <w:p w14:paraId="72005A51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&lt;!-- 文字：Tri（粗）--&gt;</w:t>
            </w:r>
          </w:p>
          <w:p w14:paraId="1295B8B5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&lt;text x="78" y="43"</w:t>
            </w:r>
          </w:p>
          <w:p w14:paraId="14DBC528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  font-family="Arial, Helvetica Neue, sans-serif"</w:t>
            </w:r>
          </w:p>
          <w:p w14:paraId="4E275B5C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  font-size="32" font-weight="800"</w:t>
            </w:r>
          </w:p>
          <w:p w14:paraId="56E8AB5E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  fill="#F0EDE6" letter-spacing="-2"&gt;Tri&lt;/text&gt;</w:t>
            </w:r>
          </w:p>
          <w:p w14:paraId="370311E9" w14:textId="77777777" w:rsidR="00F411A8" w:rsidRDefault="00F411A8">
            <w:pPr>
              <w:spacing w:after="40"/>
            </w:pPr>
          </w:p>
          <w:p w14:paraId="0BD2EC8B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&lt;!-- 文字：中點（橘色）--&gt;</w:t>
            </w:r>
          </w:p>
          <w:p w14:paraId="35C93C41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&lt;text x="126" y="43"</w:t>
            </w:r>
          </w:p>
          <w:p w14:paraId="04196674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  font-family="Arial, Helvetica Neue, sans-serif"</w:t>
            </w:r>
          </w:p>
          <w:p w14:paraId="5D7C25A3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  font-size="32" font-weight="800"</w:t>
            </w:r>
          </w:p>
          <w:p w14:paraId="7EBCD293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  fill="#FF6B3D"&gt;·&lt;/text&gt;</w:t>
            </w:r>
          </w:p>
          <w:p w14:paraId="2CE754FA" w14:textId="77777777" w:rsidR="00F411A8" w:rsidRDefault="00F411A8">
            <w:pPr>
              <w:spacing w:after="40"/>
            </w:pPr>
          </w:p>
          <w:p w14:paraId="41B3D329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&lt;!-- 文字：log（細）--&gt;</w:t>
            </w:r>
          </w:p>
          <w:p w14:paraId="2AB8ABA8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&lt;text x="136" y="43"</w:t>
            </w:r>
          </w:p>
          <w:p w14:paraId="099E04C1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  font-family="Arial, Helvetica Neue, sans-serif"</w:t>
            </w:r>
          </w:p>
          <w:p w14:paraId="0E2926D9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  font-size="32" font-weight="300"</w:t>
            </w:r>
          </w:p>
          <w:p w14:paraId="5BC4184A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  fill="#F0EDE6" letter-spacing="-2"&gt;log&lt;/text&gt;</w:t>
            </w:r>
          </w:p>
          <w:p w14:paraId="0CE4B756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&lt;/svg&gt;</w:t>
            </w:r>
          </w:p>
        </w:tc>
      </w:tr>
    </w:tbl>
    <w:p w14:paraId="449743CF" w14:textId="77777777" w:rsidR="00F411A8" w:rsidRDefault="00F411A8">
      <w:pPr>
        <w:spacing w:after="120"/>
      </w:pPr>
    </w:p>
    <w:p w14:paraId="7A1126C0" w14:textId="77777777" w:rsidR="00F411A8" w:rsidRDefault="00000000">
      <w:pPr>
        <w:pStyle w:val="Heading2"/>
        <w:spacing w:before="280" w:after="100"/>
      </w:pPr>
      <w:r>
        <w:rPr>
          <w:color w:val="0D1526"/>
        </w:rPr>
        <w:t>29.4 符號單獨版（Mark Only）</w:t>
      </w:r>
    </w:p>
    <w:p w14:paraId="7F0889AF" w14:textId="77777777" w:rsidR="00F411A8" w:rsidRDefault="00000000">
      <w:pPr>
        <w:spacing w:before="80" w:after="120"/>
      </w:pPr>
      <w:r>
        <w:rPr>
          <w:rFonts w:eastAsia="Arial"/>
          <w:color w:val="1A1A1A"/>
        </w:rPr>
        <w:t>用於 favicon、App icon、頭像等只需要符號的場合，viewBox="0 0 68 68"，三條邊線加粗以補償小尺寸的視覺損失。</w:t>
      </w:r>
    </w:p>
    <w:p w14:paraId="0596FB09" w14:textId="77777777" w:rsidR="00F411A8" w:rsidRDefault="00F411A8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60"/>
      </w:tblGrid>
      <w:tr w:rsidR="00F411A8" w14:paraId="61B466EF" w14:textId="77777777">
        <w:tc>
          <w:tcPr>
            <w:tcW w:w="0" w:type="auto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4F6FA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0C293082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&lt;svg width="48" height="48" viewBox="0 0 68 68"</w:t>
            </w:r>
          </w:p>
          <w:p w14:paraId="2336B376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xmlns="http://www.w3.org/2000/svg"</w:t>
            </w:r>
          </w:p>
          <w:p w14:paraId="048F6D3E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role="img" aria-label="Tri·log"&gt;</w:t>
            </w:r>
          </w:p>
          <w:p w14:paraId="0D5E9FEB" w14:textId="77777777" w:rsidR="00F411A8" w:rsidRDefault="00F411A8">
            <w:pPr>
              <w:spacing w:after="40"/>
            </w:pPr>
          </w:p>
          <w:p w14:paraId="0229BD49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&lt;!-- 游泳：波浪曲線 --&gt;</w:t>
            </w:r>
          </w:p>
          <w:p w14:paraId="164F54DE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&lt;path d="M6 56 C10 44 16 30 21 20 C24 14 27 11 31 9"</w:t>
            </w:r>
          </w:p>
          <w:p w14:paraId="7C7776BA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  fill="none" stroke="#22C9C9"</w:t>
            </w:r>
          </w:p>
          <w:p w14:paraId="0E12C99D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  stroke-width="4" stroke-linecap="round"/&gt;</w:t>
            </w:r>
          </w:p>
          <w:p w14:paraId="01CD523F" w14:textId="77777777" w:rsidR="00F411A8" w:rsidRDefault="00F411A8">
            <w:pPr>
              <w:spacing w:after="40"/>
            </w:pPr>
          </w:p>
          <w:p w14:paraId="3CD8F5EE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&lt;!-- 自行車：虛線 --&gt;</w:t>
            </w:r>
          </w:p>
          <w:p w14:paraId="6A5F8A65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&lt;path d="M31 9 L60 56"</w:t>
            </w:r>
          </w:p>
          <w:p w14:paraId="6E4D3ADA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  fill="none" stroke="#A8E063"</w:t>
            </w:r>
          </w:p>
          <w:p w14:paraId="23D7A832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  stroke-width="4" stroke-linecap="round"</w:t>
            </w:r>
          </w:p>
          <w:p w14:paraId="235C4854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  stroke-dasharray="6 3.5"/&gt;</w:t>
            </w:r>
          </w:p>
          <w:p w14:paraId="264F80E7" w14:textId="77777777" w:rsidR="00F411A8" w:rsidRDefault="00F411A8">
            <w:pPr>
              <w:spacing w:after="40"/>
            </w:pPr>
          </w:p>
          <w:p w14:paraId="5310F535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&lt;!-- 跑步：鋸齒折線 --&gt;</w:t>
            </w:r>
          </w:p>
          <w:p w14:paraId="4C9BE38C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&lt;path d="M60 56 L53 49 L46 56 L39 49 L32 56</w:t>
            </w:r>
          </w:p>
          <w:p w14:paraId="13753DEA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        L25 49 L18 56 L11 49 L6 56"</w:t>
            </w:r>
          </w:p>
          <w:p w14:paraId="13D4FB80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  fill="none" stroke="#FF6B3D"</w:t>
            </w:r>
          </w:p>
          <w:p w14:paraId="6CC10788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  stroke-width="4" stroke-linecap="round"</w:t>
            </w:r>
          </w:p>
          <w:p w14:paraId="444AE8CA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  stroke-linejoin="round"/&gt;</w:t>
            </w:r>
          </w:p>
          <w:p w14:paraId="08D154F1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&lt;/svg&gt;</w:t>
            </w:r>
          </w:p>
        </w:tc>
      </w:tr>
    </w:tbl>
    <w:p w14:paraId="60DDC04E" w14:textId="77777777" w:rsidR="00F411A8" w:rsidRDefault="00F411A8">
      <w:pPr>
        <w:spacing w:after="120"/>
      </w:pPr>
    </w:p>
    <w:p w14:paraId="3627563D" w14:textId="77777777" w:rsidR="00F411A8" w:rsidRDefault="00000000">
      <w:pPr>
        <w:pStyle w:val="Heading2"/>
        <w:spacing w:before="280" w:after="100"/>
      </w:pPr>
      <w:r>
        <w:rPr>
          <w:color w:val="0D1526"/>
        </w:rPr>
        <w:t>29.5 React / Next.js 元件</w:t>
      </w:r>
    </w:p>
    <w:p w14:paraId="1E243D33" w14:textId="77777777" w:rsidR="00F411A8" w:rsidRDefault="00000000">
      <w:pPr>
        <w:spacing w:before="80" w:after="120"/>
      </w:pPr>
      <w:r>
        <w:rPr>
          <w:rFonts w:eastAsia="Arial"/>
          <w:color w:val="1A1A1A"/>
        </w:rPr>
        <w:t>以下為可直接放入 Next.js 專案的 TSX 元件，支援 size 和 markOnly 兩個 prop。</w:t>
      </w:r>
    </w:p>
    <w:p w14:paraId="6F4C9B9A" w14:textId="77777777" w:rsidR="00F411A8" w:rsidRDefault="00F411A8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60"/>
      </w:tblGrid>
      <w:tr w:rsidR="00F411A8" w14:paraId="3A1AFDC4" w14:textId="77777777">
        <w:tc>
          <w:tcPr>
            <w:tcW w:w="0" w:type="auto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4F6FA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68FA471F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// components/TrilogLogo.tsx</w:t>
            </w:r>
          </w:p>
          <w:p w14:paraId="64876AEB" w14:textId="77777777" w:rsidR="00F411A8" w:rsidRDefault="00F411A8">
            <w:pPr>
              <w:spacing w:after="40"/>
            </w:pPr>
          </w:p>
          <w:p w14:paraId="3A1DA079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interface TrilogLogoProps {</w:t>
            </w:r>
          </w:p>
          <w:p w14:paraId="1DA21967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size?: "sm" | "md" | "lg"</w:t>
            </w:r>
          </w:p>
          <w:p w14:paraId="6EB536EB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markOnly?: boolean</w:t>
            </w:r>
          </w:p>
          <w:p w14:paraId="3908BF8C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}</w:t>
            </w:r>
          </w:p>
          <w:p w14:paraId="1FA9202C" w14:textId="77777777" w:rsidR="00F411A8" w:rsidRDefault="00F411A8">
            <w:pPr>
              <w:spacing w:after="40"/>
            </w:pPr>
          </w:p>
          <w:p w14:paraId="3644084F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const sizes = {</w:t>
            </w:r>
          </w:p>
          <w:p w14:paraId="6AFF8DBF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sm: { w: 130, h: 34 },</w:t>
            </w:r>
          </w:p>
          <w:p w14:paraId="68EDCA6D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md: { w: 195, h: 52 },</w:t>
            </w:r>
          </w:p>
          <w:p w14:paraId="057BA2F9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lg: { w: 260, h: 68 },</w:t>
            </w:r>
          </w:p>
          <w:p w14:paraId="7327E918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}</w:t>
            </w:r>
          </w:p>
          <w:p w14:paraId="5D26383A" w14:textId="77777777" w:rsidR="00F411A8" w:rsidRDefault="00F411A8">
            <w:pPr>
              <w:spacing w:after="40"/>
            </w:pPr>
          </w:p>
          <w:p w14:paraId="1E47E250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export function TrilogLogo({</w:t>
            </w:r>
          </w:p>
          <w:p w14:paraId="46C1D75A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size = "md",</w:t>
            </w:r>
          </w:p>
          <w:p w14:paraId="156F6BB1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markOnly = false,</w:t>
            </w:r>
          </w:p>
          <w:p w14:paraId="6E833087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}: TrilogLogoProps) {</w:t>
            </w:r>
          </w:p>
          <w:p w14:paraId="39E992F8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const { w, h } = sizes[size]</w:t>
            </w:r>
          </w:p>
          <w:p w14:paraId="50B80B89" w14:textId="77777777" w:rsidR="00F411A8" w:rsidRDefault="00F411A8">
            <w:pPr>
              <w:spacing w:after="40"/>
            </w:pPr>
          </w:p>
          <w:p w14:paraId="3F9F5FA3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if (markOnly) {</w:t>
            </w:r>
          </w:p>
          <w:p w14:paraId="6024B406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return (</w:t>
            </w:r>
          </w:p>
          <w:p w14:paraId="7B1B32C7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&lt;svg width={48} height={48} viewBox="0 0 68 68"</w:t>
            </w:r>
          </w:p>
          <w:p w14:paraId="5D77EC02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     xmlns="http://www.w3.org/2000/svg"</w:t>
            </w:r>
          </w:p>
          <w:p w14:paraId="5CA60255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     role="img" aria-label="Tri·log"&gt;</w:t>
            </w:r>
          </w:p>
          <w:p w14:paraId="67B46F83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  &lt;path d="M6 56 C10 44 16 30 21 20 C24 14 27 11 31 9"</w:t>
            </w:r>
          </w:p>
          <w:p w14:paraId="1026DF5E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        fill="none" stroke="#22C9C9"</w:t>
            </w:r>
          </w:p>
          <w:p w14:paraId="3E53C668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        strokeWidth={4} strokeLinecap="round"/&gt;</w:t>
            </w:r>
          </w:p>
          <w:p w14:paraId="2EEF5288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  &lt;path d="M31 9 L60 56"</w:t>
            </w:r>
          </w:p>
          <w:p w14:paraId="2E3E0193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        fill="none" stroke="#A8E063"</w:t>
            </w:r>
          </w:p>
          <w:p w14:paraId="1BCF39E6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        strokeWidth={4} strokeLinecap="round"</w:t>
            </w:r>
          </w:p>
          <w:p w14:paraId="77ECE9B1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        strokeDasharray="6 3.5"/&gt;</w:t>
            </w:r>
          </w:p>
          <w:p w14:paraId="56CE33E5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  &lt;path d="M60 56 L53 49 L46 56 L39 49 L32 56 L25 49 L18 56 L11 49 L6 56"</w:t>
            </w:r>
          </w:p>
          <w:p w14:paraId="3FA9B720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        fill="none" stroke="#FF6B3D"</w:t>
            </w:r>
          </w:p>
          <w:p w14:paraId="6CE325C8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        strokeWidth={4} strokeLinecap="round"</w:t>
            </w:r>
          </w:p>
          <w:p w14:paraId="612D5DB8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        strokeLinejoin="round"/&gt;</w:t>
            </w:r>
          </w:p>
          <w:p w14:paraId="2471439F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&lt;/svg&gt;</w:t>
            </w:r>
          </w:p>
          <w:p w14:paraId="283BF431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)</w:t>
            </w:r>
          </w:p>
          <w:p w14:paraId="1F13D5F1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}</w:t>
            </w:r>
          </w:p>
          <w:p w14:paraId="570345BB" w14:textId="77777777" w:rsidR="00F411A8" w:rsidRDefault="00F411A8">
            <w:pPr>
              <w:spacing w:after="40"/>
            </w:pPr>
          </w:p>
          <w:p w14:paraId="33970634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return (</w:t>
            </w:r>
          </w:p>
          <w:p w14:paraId="43D5C89D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&lt;svg width={w} height={h} viewBox="0 0 260 68"</w:t>
            </w:r>
          </w:p>
          <w:p w14:paraId="7B7E1310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   xmlns="http://www.w3.org/2000/svg"</w:t>
            </w:r>
          </w:p>
          <w:p w14:paraId="2EAE3976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   role="img" aria-label="Tri·log"&gt;</w:t>
            </w:r>
          </w:p>
          <w:p w14:paraId="6CDF25E0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&lt;path d="M6 56 C10 44 16 30 21 20 C24 14 27 11 31 9"</w:t>
            </w:r>
          </w:p>
          <w:p w14:paraId="47BD038D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      fill="none" stroke="#22C9C9"</w:t>
            </w:r>
          </w:p>
          <w:p w14:paraId="393E17C2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      strokeWidth={3.5} strokeLinecap="round"/&gt;</w:t>
            </w:r>
          </w:p>
          <w:p w14:paraId="1E2237A8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&lt;path d="M31 9 L60 56"</w:t>
            </w:r>
          </w:p>
          <w:p w14:paraId="21BDFB21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      fill="none" stroke="#A8E063"</w:t>
            </w:r>
          </w:p>
          <w:p w14:paraId="1057E553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      strokeWidth={3.5} strokeLinecap="round"</w:t>
            </w:r>
          </w:p>
          <w:p w14:paraId="17056DCF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      strokeDasharray="5 3"/&gt;</w:t>
            </w:r>
          </w:p>
          <w:p w14:paraId="46524AB5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&lt;path d="M60 56 L53 49 L46 56 L39 49 L32 56 L25 49 L18 56 L11 49 L6 56"</w:t>
            </w:r>
          </w:p>
          <w:p w14:paraId="5E08D78C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      fill="none" stroke="#FF6B3D"</w:t>
            </w:r>
          </w:p>
          <w:p w14:paraId="1441EEE1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      strokeWidth={3.5} strokeLinecap="round"</w:t>
            </w:r>
          </w:p>
          <w:p w14:paraId="4075D91F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      strokeLinejoin="round"/&gt;</w:t>
            </w:r>
          </w:p>
          <w:p w14:paraId="04175AA0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&lt;text x={78} y={43}</w:t>
            </w:r>
          </w:p>
          <w:p w14:paraId="0EFC4FDE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      fontFamily="Arial, Helvetica Neue, sans-serif"</w:t>
            </w:r>
          </w:p>
          <w:p w14:paraId="0090C3C8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      fontSize={32} fontWeight={800}</w:t>
            </w:r>
          </w:p>
          <w:p w14:paraId="4CB371C0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      fill="#F0EDE6" letterSpacing={-2}&gt;Tri&lt;/text&gt;</w:t>
            </w:r>
          </w:p>
          <w:p w14:paraId="1B1F9F08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&lt;text x={126} y={43}</w:t>
            </w:r>
          </w:p>
          <w:p w14:paraId="2724B167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      fontFamily="Arial, Helvetica Neue, sans-serif"</w:t>
            </w:r>
          </w:p>
          <w:p w14:paraId="45B6786F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      fontSize={32} fontWeight={800}</w:t>
            </w:r>
          </w:p>
          <w:p w14:paraId="04372720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      fill="#FF6B3D"&gt;·&lt;/text&gt;</w:t>
            </w:r>
          </w:p>
          <w:p w14:paraId="52E4A036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&lt;text x={136} y={43}</w:t>
            </w:r>
          </w:p>
          <w:p w14:paraId="27E30A31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      fontFamily="Arial, Helvetica Neue, sans-serif"</w:t>
            </w:r>
          </w:p>
          <w:p w14:paraId="4C0AB3B8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      fontSize={32} fontWeight={300}</w:t>
            </w:r>
          </w:p>
          <w:p w14:paraId="519D8358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      fill="#F0EDE6" letterSpacing={-2}&gt;log&lt;/text&gt;</w:t>
            </w:r>
          </w:p>
          <w:p w14:paraId="22C49738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&lt;/svg&gt;</w:t>
            </w:r>
          </w:p>
          <w:p w14:paraId="6AEA076C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)</w:t>
            </w:r>
          </w:p>
          <w:p w14:paraId="2F2BB066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}</w:t>
            </w:r>
          </w:p>
        </w:tc>
      </w:tr>
    </w:tbl>
    <w:p w14:paraId="38861155" w14:textId="77777777" w:rsidR="00F411A8" w:rsidRDefault="00F411A8">
      <w:pPr>
        <w:spacing w:after="120"/>
      </w:pPr>
    </w:p>
    <w:p w14:paraId="0A53CE83" w14:textId="77777777" w:rsidR="00F411A8" w:rsidRDefault="00000000">
      <w:pPr>
        <w:pStyle w:val="Heading2"/>
        <w:spacing w:before="280" w:after="100"/>
      </w:pPr>
      <w:r>
        <w:rPr>
          <w:color w:val="0D1526"/>
        </w:rPr>
        <w:t>29.6 使用方式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60"/>
      </w:tblGrid>
      <w:tr w:rsidR="00F411A8" w14:paraId="2638C99C" w14:textId="77777777">
        <w:tc>
          <w:tcPr>
            <w:tcW w:w="0" w:type="auto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4F6FA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4C2628E4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// Nav 導覽列（標準尺寸）</w:t>
            </w:r>
          </w:p>
          <w:p w14:paraId="6EFBA098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&lt;TrilogLogo size="md" /&gt;</w:t>
            </w:r>
          </w:p>
          <w:p w14:paraId="464CEB64" w14:textId="77777777" w:rsidR="00F411A8" w:rsidRDefault="00F411A8">
            <w:pPr>
              <w:spacing w:after="40"/>
            </w:pPr>
          </w:p>
          <w:p w14:paraId="0FEF450E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// 行動裝置 Nav（精簡尺寸）</w:t>
            </w:r>
          </w:p>
          <w:p w14:paraId="6938E8E0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&lt;TrilogLogo size="sm" /&gt;</w:t>
            </w:r>
          </w:p>
          <w:p w14:paraId="474ABB75" w14:textId="77777777" w:rsidR="00F411A8" w:rsidRDefault="00F411A8">
            <w:pPr>
              <w:spacing w:after="40"/>
            </w:pPr>
          </w:p>
          <w:p w14:paraId="1906486E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// Favicon / App icon（僅符號）</w:t>
            </w:r>
          </w:p>
          <w:p w14:paraId="21155E08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&lt;TrilogLogo markOnly /&gt;</w:t>
            </w:r>
          </w:p>
          <w:p w14:paraId="4BC529FA" w14:textId="77777777" w:rsidR="00F411A8" w:rsidRDefault="00F411A8">
            <w:pPr>
              <w:spacing w:after="40"/>
            </w:pPr>
          </w:p>
          <w:p w14:paraId="65E84A30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// 標題頁 / 大型展示</w:t>
            </w:r>
          </w:p>
          <w:p w14:paraId="1B7302A2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&lt;TrilogLogo size="lg" /&gt;</w:t>
            </w:r>
          </w:p>
        </w:tc>
      </w:tr>
    </w:tbl>
    <w:p w14:paraId="6B9B2775" w14:textId="77777777" w:rsidR="00F411A8" w:rsidRDefault="00F411A8">
      <w:pPr>
        <w:spacing w:after="120"/>
      </w:pPr>
    </w:p>
    <w:p w14:paraId="3A459FC7" w14:textId="77777777" w:rsidR="00F411A8" w:rsidRDefault="00000000">
      <w:pPr>
        <w:pStyle w:val="Heading2"/>
        <w:spacing w:before="280" w:after="100"/>
      </w:pPr>
      <w:r>
        <w:rPr>
          <w:color w:val="0D1526"/>
        </w:rPr>
        <w:t>29.7 使用規範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995"/>
        <w:gridCol w:w="6365"/>
      </w:tblGrid>
      <w:tr w:rsidR="00F411A8" w14:paraId="09193A18" w14:textId="77777777">
        <w:tc>
          <w:tcPr>
            <w:tcW w:w="2995" w:type="dxa"/>
            <w:tcBorders>
              <w:top w:val="single" w:sz="1" w:space="0" w:color="060D18"/>
              <w:left w:val="single" w:sz="1" w:space="0" w:color="060D18"/>
              <w:bottom w:val="single" w:sz="1" w:space="0" w:color="060D18"/>
              <w:right w:val="single" w:sz="1" w:space="0" w:color="060D18"/>
            </w:tcBorders>
            <w:shd w:val="clear" w:color="auto" w:fill="060D1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0F5AE7" w14:textId="77777777" w:rsidR="00F411A8" w:rsidRDefault="00000000">
            <w:r>
              <w:rPr>
                <w:rFonts w:eastAsia="Arial"/>
                <w:b/>
                <w:bCs/>
                <w:color w:val="F0EDE6"/>
                <w:sz w:val="20"/>
                <w:szCs w:val="20"/>
              </w:rPr>
              <w:t>規則</w:t>
            </w:r>
          </w:p>
        </w:tc>
        <w:tc>
          <w:tcPr>
            <w:tcW w:w="6365" w:type="dxa"/>
            <w:tcBorders>
              <w:top w:val="single" w:sz="1" w:space="0" w:color="060D18"/>
              <w:left w:val="single" w:sz="1" w:space="0" w:color="060D18"/>
              <w:bottom w:val="single" w:sz="1" w:space="0" w:color="060D18"/>
              <w:right w:val="single" w:sz="1" w:space="0" w:color="060D18"/>
            </w:tcBorders>
            <w:shd w:val="clear" w:color="auto" w:fill="060D1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1F1FF2" w14:textId="77777777" w:rsidR="00F411A8" w:rsidRDefault="00000000">
            <w:r>
              <w:rPr>
                <w:rFonts w:eastAsia="Arial"/>
                <w:b/>
                <w:bCs/>
                <w:color w:val="F0EDE6"/>
                <w:sz w:val="20"/>
                <w:szCs w:val="20"/>
              </w:rPr>
              <w:t>說明</w:t>
            </w:r>
          </w:p>
        </w:tc>
      </w:tr>
      <w:tr w:rsidR="00F411A8" w14:paraId="7C843EBD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D66085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最小使用尺寸</w:t>
            </w:r>
          </w:p>
        </w:tc>
        <w:tc>
          <w:tcPr>
            <w:tcW w:w="636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4191D3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完整 Logo 最小寬度 130px；Mark Only 最小 24px</w:t>
            </w:r>
          </w:p>
        </w:tc>
      </w:tr>
      <w:tr w:rsidR="00F411A8" w14:paraId="285EDB57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67D8DC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lastRenderedPageBreak/>
              <w:t>背景色</w:t>
            </w:r>
          </w:p>
        </w:tc>
        <w:tc>
          <w:tcPr>
            <w:tcW w:w="636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F76808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設計於深色背景（#060D18）上使用，淺色背景需另行測試對比度</w:t>
            </w:r>
          </w:p>
        </w:tc>
      </w:tr>
      <w:tr w:rsidR="00F411A8" w14:paraId="25E52D2D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1169AD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不可修改顏色</w:t>
            </w:r>
          </w:p>
        </w:tc>
        <w:tc>
          <w:tcPr>
            <w:tcW w:w="636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100037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三條邊的顏色為品牌設計系統的三項色，不可替換為其他顏色</w:t>
            </w:r>
          </w:p>
        </w:tc>
      </w:tr>
      <w:tr w:rsidR="00F411A8" w14:paraId="344E0C7E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02E01A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不可拉伸變形</w:t>
            </w:r>
          </w:p>
        </w:tc>
        <w:tc>
          <w:tcPr>
            <w:tcW w:w="636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5C2D98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維持 viewBox 比例，不可單獨拉寬或拉高</w:t>
            </w:r>
          </w:p>
        </w:tc>
      </w:tr>
      <w:tr w:rsidR="00F411A8" w14:paraId="40C0E7C6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42034F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字重不可改</w:t>
            </w:r>
          </w:p>
        </w:tc>
        <w:tc>
          <w:tcPr>
            <w:tcW w:w="636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85B6C1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Tri 必須是 800，log 必須是 300，對比是記憶點的來源</w:t>
            </w:r>
          </w:p>
        </w:tc>
      </w:tr>
      <w:tr w:rsidR="00F411A8" w14:paraId="465849B5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8872B8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留白</w:t>
            </w:r>
          </w:p>
        </w:tc>
        <w:tc>
          <w:tcPr>
            <w:tcW w:w="636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A5C3E0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Logo 四周最小留白為 Logo 高度的 25%</w:t>
            </w:r>
          </w:p>
        </w:tc>
      </w:tr>
    </w:tbl>
    <w:p w14:paraId="44107CB8" w14:textId="77777777" w:rsidR="00F411A8" w:rsidRDefault="00F411A8">
      <w:pPr>
        <w:spacing w:after="240"/>
      </w:pPr>
    </w:p>
    <w:p w14:paraId="478D8220" w14:textId="77777777" w:rsidR="00F411A8" w:rsidRDefault="00F411A8">
      <w:pPr>
        <w:pBdr>
          <w:bottom w:val="single" w:sz="4" w:space="0" w:color="FF6B3D"/>
        </w:pBdr>
        <w:spacing w:before="160" w:after="160"/>
      </w:pPr>
    </w:p>
    <w:p w14:paraId="1AC5D2F4" w14:textId="77777777" w:rsidR="00F411A8" w:rsidRDefault="00000000">
      <w:pPr>
        <w:spacing w:before="160"/>
      </w:pPr>
      <w:r>
        <w:rPr>
          <w:rFonts w:eastAsia="Arial"/>
          <w:color w:val="8A96A8"/>
          <w:sz w:val="18"/>
          <w:szCs w:val="18"/>
        </w:rPr>
        <w:t>Tri·log 產品規格文件 v2.9　·　2026 年 6 月　·　trilog.run</w:t>
      </w:r>
    </w:p>
    <w:p w14:paraId="323A9F80" w14:textId="77777777" w:rsidR="00F411A8" w:rsidRDefault="00000000">
      <w:pPr>
        <w:pStyle w:val="Heading1"/>
        <w:pBdr>
          <w:left w:val="single" w:sz="18" w:space="8" w:color="FF6B3D"/>
        </w:pBdr>
        <w:spacing w:before="440"/>
      </w:pPr>
      <w:r>
        <w:rPr>
          <w:color w:val="060D18"/>
          <w:sz w:val="34"/>
          <w:szCs w:val="34"/>
        </w:rPr>
        <w:t>29-A. 標誌動態波浪規格（補充第 29 章）</w:t>
      </w:r>
    </w:p>
    <w:p w14:paraId="0E05C892" w14:textId="77777777" w:rsidR="00F411A8" w:rsidRDefault="00000000">
      <w:pPr>
        <w:pStyle w:val="Heading2"/>
        <w:spacing w:before="280" w:after="100"/>
      </w:pPr>
      <w:r>
        <w:rPr>
          <w:color w:val="0D1526"/>
        </w:rPr>
        <w:t>29-A.1 動態設計決策</w:t>
      </w:r>
    </w:p>
    <w:p w14:paraId="0EEC3F11" w14:textId="77777777" w:rsidR="00F411A8" w:rsidRDefault="00000000">
      <w:pPr>
        <w:spacing w:before="80" w:after="120"/>
      </w:pPr>
      <w:r>
        <w:rPr>
          <w:rFonts w:eastAsia="Arial"/>
          <w:color w:val="1A1A1A"/>
        </w:rPr>
        <w:t>橘色底邊（跑步項目）採用心電圖式波浪向前流動的動態效果。三個連續波峰持續向左位移，製造跑步節奏感與生命感。游泳曲線（青藍）與自行車虛線（草地綠）保持靜止。</w:t>
      </w:r>
    </w:p>
    <w:p w14:paraId="183C213B" w14:textId="77777777" w:rsidR="00F411A8" w:rsidRDefault="00F411A8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995"/>
        <w:gridCol w:w="3182"/>
        <w:gridCol w:w="3183"/>
      </w:tblGrid>
      <w:tr w:rsidR="00F411A8" w14:paraId="6DCDCE06" w14:textId="77777777">
        <w:tc>
          <w:tcPr>
            <w:tcW w:w="2995" w:type="dxa"/>
            <w:tcBorders>
              <w:top w:val="single" w:sz="1" w:space="0" w:color="060D18"/>
              <w:left w:val="single" w:sz="1" w:space="0" w:color="060D18"/>
              <w:bottom w:val="single" w:sz="1" w:space="0" w:color="060D18"/>
              <w:right w:val="single" w:sz="1" w:space="0" w:color="060D18"/>
            </w:tcBorders>
            <w:shd w:val="clear" w:color="auto" w:fill="060D1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D394CC" w14:textId="77777777" w:rsidR="00F411A8" w:rsidRDefault="00000000">
            <w:r>
              <w:rPr>
                <w:rFonts w:eastAsia="Arial"/>
                <w:b/>
                <w:bCs/>
                <w:color w:val="F0EDE6"/>
                <w:sz w:val="20"/>
                <w:szCs w:val="20"/>
              </w:rPr>
              <w:t>場景</w:t>
            </w:r>
          </w:p>
        </w:tc>
        <w:tc>
          <w:tcPr>
            <w:tcW w:w="3182" w:type="dxa"/>
            <w:tcBorders>
              <w:top w:val="single" w:sz="1" w:space="0" w:color="060D18"/>
              <w:left w:val="single" w:sz="1" w:space="0" w:color="060D18"/>
              <w:bottom w:val="single" w:sz="1" w:space="0" w:color="060D18"/>
              <w:right w:val="single" w:sz="1" w:space="0" w:color="060D18"/>
            </w:tcBorders>
            <w:shd w:val="clear" w:color="auto" w:fill="060D1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003113" w14:textId="77777777" w:rsidR="00F411A8" w:rsidRDefault="00000000">
            <w:r>
              <w:rPr>
                <w:rFonts w:eastAsia="Arial"/>
                <w:b/>
                <w:bCs/>
                <w:color w:val="F0EDE6"/>
                <w:sz w:val="20"/>
                <w:szCs w:val="20"/>
              </w:rPr>
              <w:t>動畫速度</w:t>
            </w:r>
          </w:p>
        </w:tc>
        <w:tc>
          <w:tcPr>
            <w:tcW w:w="3183" w:type="dxa"/>
            <w:tcBorders>
              <w:top w:val="single" w:sz="1" w:space="0" w:color="060D18"/>
              <w:left w:val="single" w:sz="1" w:space="0" w:color="060D18"/>
              <w:bottom w:val="single" w:sz="1" w:space="0" w:color="060D18"/>
              <w:right w:val="single" w:sz="1" w:space="0" w:color="060D18"/>
            </w:tcBorders>
            <w:shd w:val="clear" w:color="auto" w:fill="060D1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676D02" w14:textId="77777777" w:rsidR="00F411A8" w:rsidRDefault="00000000">
            <w:r>
              <w:rPr>
                <w:rFonts w:eastAsia="Arial"/>
                <w:b/>
                <w:bCs/>
                <w:color w:val="F0EDE6"/>
                <w:sz w:val="20"/>
                <w:szCs w:val="20"/>
              </w:rPr>
              <w:t>說明</w:t>
            </w:r>
          </w:p>
        </w:tc>
      </w:tr>
      <w:tr w:rsidR="00F411A8" w14:paraId="4D89D32F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65B664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Nav 導覽列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12D7B1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3 秒 / 週期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E9986F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沉穩不搶眼，使用者瀏覽內容時不分心，像馬拉松配速</w:t>
            </w:r>
          </w:p>
        </w:tc>
      </w:tr>
      <w:tr w:rsidR="00F411A8" w14:paraId="179995C1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778B64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Login 登入頁 Logo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2B4295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1.8 秒 / 週期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A6445E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稍快的節奏製造活力感，讓使用者感覺平台是活的</w:t>
            </w:r>
          </w:p>
        </w:tc>
      </w:tr>
      <w:tr w:rsidR="00F411A8" w14:paraId="00810304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12CB27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其他場景（預設）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08804B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3 秒 / 週期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2E9117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未明確指定時，使用 Nav 版本</w:t>
            </w:r>
          </w:p>
        </w:tc>
      </w:tr>
    </w:tbl>
    <w:p w14:paraId="705D53E4" w14:textId="77777777" w:rsidR="00F411A8" w:rsidRDefault="00F411A8">
      <w:pPr>
        <w:spacing w:after="120"/>
      </w:pPr>
    </w:p>
    <w:p w14:paraId="47684ECF" w14:textId="77777777" w:rsidR="00F411A8" w:rsidRDefault="00000000">
      <w:pPr>
        <w:pStyle w:val="Heading2"/>
        <w:spacing w:before="280" w:after="100"/>
      </w:pPr>
      <w:r>
        <w:rPr>
          <w:color w:val="0D1526"/>
        </w:rPr>
        <w:t>29-A.2 波浪路徑說明</w:t>
      </w:r>
    </w:p>
    <w:p w14:paraId="07A43FAF" w14:textId="77777777" w:rsidR="00F411A8" w:rsidRDefault="00000000">
      <w:pPr>
        <w:spacing w:before="80" w:after="120"/>
      </w:pPr>
      <w:r>
        <w:rPr>
          <w:rFonts w:eastAsia="Arial"/>
          <w:color w:val="1A1A1A"/>
        </w:rPr>
        <w:t>波浪路徑從三角形邊界外（x=-12）延伸至邊界外（x=78），搭配 clipPath 限制可見範圍在底邊區域內，確保波浪兩端不溢出三角形。translateX 每次移動 -18px（一個波峰寬度），形成無縫循環。</w:t>
      </w:r>
    </w:p>
    <w:p w14:paraId="432BBFF1" w14:textId="77777777" w:rsidR="00F411A8" w:rsidRDefault="00F411A8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995"/>
        <w:gridCol w:w="3182"/>
        <w:gridCol w:w="3183"/>
      </w:tblGrid>
      <w:tr w:rsidR="00F411A8" w14:paraId="46D98F71" w14:textId="77777777">
        <w:tc>
          <w:tcPr>
            <w:tcW w:w="2995" w:type="dxa"/>
            <w:tcBorders>
              <w:top w:val="single" w:sz="1" w:space="0" w:color="060D18"/>
              <w:left w:val="single" w:sz="1" w:space="0" w:color="060D18"/>
              <w:bottom w:val="single" w:sz="1" w:space="0" w:color="060D18"/>
              <w:right w:val="single" w:sz="1" w:space="0" w:color="060D18"/>
            </w:tcBorders>
            <w:shd w:val="clear" w:color="auto" w:fill="060D1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6F5034" w14:textId="77777777" w:rsidR="00F411A8" w:rsidRDefault="00000000">
            <w:r>
              <w:rPr>
                <w:rFonts w:eastAsia="Arial"/>
                <w:b/>
                <w:bCs/>
                <w:color w:val="F0EDE6"/>
                <w:sz w:val="20"/>
                <w:szCs w:val="20"/>
              </w:rPr>
              <w:t>參數</w:t>
            </w:r>
          </w:p>
        </w:tc>
        <w:tc>
          <w:tcPr>
            <w:tcW w:w="3182" w:type="dxa"/>
            <w:tcBorders>
              <w:top w:val="single" w:sz="1" w:space="0" w:color="060D18"/>
              <w:left w:val="single" w:sz="1" w:space="0" w:color="060D18"/>
              <w:bottom w:val="single" w:sz="1" w:space="0" w:color="060D18"/>
              <w:right w:val="single" w:sz="1" w:space="0" w:color="060D18"/>
            </w:tcBorders>
            <w:shd w:val="clear" w:color="auto" w:fill="060D1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649197" w14:textId="77777777" w:rsidR="00F411A8" w:rsidRDefault="00000000">
            <w:r>
              <w:rPr>
                <w:rFonts w:eastAsia="Arial"/>
                <w:b/>
                <w:bCs/>
                <w:color w:val="F0EDE6"/>
                <w:sz w:val="20"/>
                <w:szCs w:val="20"/>
              </w:rPr>
              <w:t>數值</w:t>
            </w:r>
          </w:p>
        </w:tc>
        <w:tc>
          <w:tcPr>
            <w:tcW w:w="3183" w:type="dxa"/>
            <w:tcBorders>
              <w:top w:val="single" w:sz="1" w:space="0" w:color="060D18"/>
              <w:left w:val="single" w:sz="1" w:space="0" w:color="060D18"/>
              <w:bottom w:val="single" w:sz="1" w:space="0" w:color="060D18"/>
              <w:right w:val="single" w:sz="1" w:space="0" w:color="060D18"/>
            </w:tcBorders>
            <w:shd w:val="clear" w:color="auto" w:fill="060D1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321843" w14:textId="77777777" w:rsidR="00F411A8" w:rsidRDefault="00000000">
            <w:r>
              <w:rPr>
                <w:rFonts w:eastAsia="Arial"/>
                <w:b/>
                <w:bCs/>
                <w:color w:val="F0EDE6"/>
                <w:sz w:val="20"/>
                <w:szCs w:val="20"/>
              </w:rPr>
              <w:t>說明</w:t>
            </w:r>
          </w:p>
        </w:tc>
      </w:tr>
      <w:tr w:rsidR="00F411A8" w14:paraId="0BC44D87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60B85F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波峰數量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8DD194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3 個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ADF607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底邊可見範圍內維持 3 個完整波峰</w:t>
            </w:r>
          </w:p>
        </w:tc>
      </w:tr>
      <w:tr w:rsidR="00F411A8" w14:paraId="4C468400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DEE593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波峰寬度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19EE59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18px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D9C424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每個波峰佔 18px（底邊總寬 54px ÷ 3）</w:t>
            </w:r>
          </w:p>
        </w:tc>
      </w:tr>
      <w:tr w:rsidR="00F411A8" w14:paraId="00347DB0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42D58E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波峰高度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079575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9px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FD806D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波峰 y=47，波谷 y=56，振幅 9px</w:t>
            </w:r>
          </w:p>
        </w:tc>
      </w:tr>
      <w:tr w:rsidR="00F411A8" w14:paraId="74E4037E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C6833B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位移量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A55469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-18px / 週期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A43076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每個週期移動一個波峰寬度，確保無縫循環</w:t>
            </w:r>
          </w:p>
        </w:tc>
      </w:tr>
      <w:tr w:rsidR="00F411A8" w14:paraId="6B1C529A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66F6CD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lastRenderedPageBreak/>
              <w:t>動畫函數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17043F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linear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0A9C56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等速移動，不加 ease，模擬持續跑步節奏</w:t>
            </w:r>
          </w:p>
        </w:tc>
      </w:tr>
      <w:tr w:rsidR="00F411A8" w14:paraId="61712924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99C319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clipPath 範圍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DE7829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x:4~62, y:41~60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B4B42E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限制波浪在底邊三角形區域內</w:t>
            </w:r>
          </w:p>
        </w:tc>
      </w:tr>
    </w:tbl>
    <w:p w14:paraId="4D444183" w14:textId="77777777" w:rsidR="00F411A8" w:rsidRDefault="00F411A8">
      <w:pPr>
        <w:spacing w:after="120"/>
      </w:pPr>
    </w:p>
    <w:p w14:paraId="4E922CF5" w14:textId="77777777" w:rsidR="00F411A8" w:rsidRDefault="00000000">
      <w:pPr>
        <w:pStyle w:val="Heading2"/>
        <w:spacing w:before="280" w:after="100"/>
      </w:pPr>
      <w:r>
        <w:rPr>
          <w:color w:val="0D1526"/>
        </w:rPr>
        <w:t>29-A.3 CSS 動畫代碼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60"/>
      </w:tblGrid>
      <w:tr w:rsidR="00F411A8" w14:paraId="59937AF7" w14:textId="77777777">
        <w:tc>
          <w:tcPr>
            <w:tcW w:w="0" w:type="auto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4F6FA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58D3A232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/* Nav 版本 — 3 秒，沉穩 */</w:t>
            </w:r>
          </w:p>
          <w:p w14:paraId="4A024748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@keyframes wave-nav {</w:t>
            </w:r>
          </w:p>
          <w:p w14:paraId="54757D4E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from { transform: translateX(0); }</w:t>
            </w:r>
          </w:p>
          <w:p w14:paraId="3A55059C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to   { transform: translateX(-18px); }</w:t>
            </w:r>
          </w:p>
          <w:p w14:paraId="6AC4F734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}</w:t>
            </w:r>
          </w:p>
          <w:p w14:paraId="214C7550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.logo-wave-nav {</w:t>
            </w:r>
          </w:p>
          <w:p w14:paraId="0D3D3570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animation: wave-nav 3s linear infinite;</w:t>
            </w:r>
          </w:p>
          <w:p w14:paraId="0037C615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}</w:t>
            </w:r>
          </w:p>
          <w:p w14:paraId="76B6D689" w14:textId="77777777" w:rsidR="00F411A8" w:rsidRDefault="00F411A8">
            <w:pPr>
              <w:spacing w:after="40"/>
            </w:pPr>
          </w:p>
          <w:p w14:paraId="5F514DD7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/* Login 版本 — 1.8 秒，活力 */</w:t>
            </w:r>
          </w:p>
          <w:p w14:paraId="4D2413EF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@keyframes wave-login {</w:t>
            </w:r>
          </w:p>
          <w:p w14:paraId="7C1DA810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from { transform: translateX(0); }</w:t>
            </w:r>
          </w:p>
          <w:p w14:paraId="18C571C4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to   { transform: translateX(-18px); }</w:t>
            </w:r>
          </w:p>
          <w:p w14:paraId="69AA1ABB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}</w:t>
            </w:r>
          </w:p>
          <w:p w14:paraId="3DD0706B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.logo-wave-login {</w:t>
            </w:r>
          </w:p>
          <w:p w14:paraId="007595B6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animation: wave-login 1.8s linear infinite;</w:t>
            </w:r>
          </w:p>
          <w:p w14:paraId="39FD1C9E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}</w:t>
            </w:r>
          </w:p>
          <w:p w14:paraId="3E3FA767" w14:textId="77777777" w:rsidR="00F411A8" w:rsidRDefault="00F411A8">
            <w:pPr>
              <w:spacing w:after="40"/>
            </w:pPr>
          </w:p>
          <w:p w14:paraId="2B05DCBB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/* prefers-reduced-motion：停用動畫 */</w:t>
            </w:r>
          </w:p>
          <w:p w14:paraId="1AF1C242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@media (prefers-reduced-motion: reduce) {</w:t>
            </w:r>
          </w:p>
          <w:p w14:paraId="47B62D07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.logo-wave-nav,</w:t>
            </w:r>
          </w:p>
          <w:p w14:paraId="32EA3139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.logo-wave-login {</w:t>
            </w:r>
          </w:p>
          <w:p w14:paraId="5D6F1CB7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animation: none;</w:t>
            </w:r>
          </w:p>
          <w:p w14:paraId="0AAD7D7D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}</w:t>
            </w:r>
          </w:p>
          <w:p w14:paraId="3CB3D231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}</w:t>
            </w:r>
          </w:p>
        </w:tc>
      </w:tr>
    </w:tbl>
    <w:p w14:paraId="09E1356B" w14:textId="77777777" w:rsidR="00F411A8" w:rsidRDefault="00F411A8">
      <w:pPr>
        <w:spacing w:after="120"/>
      </w:pPr>
    </w:p>
    <w:p w14:paraId="1FCAFBA0" w14:textId="77777777" w:rsidR="00F411A8" w:rsidRDefault="00000000">
      <w:pPr>
        <w:pStyle w:val="Heading2"/>
        <w:spacing w:before="280" w:after="100"/>
      </w:pPr>
      <w:r>
        <w:rPr>
          <w:color w:val="0D1526"/>
        </w:rPr>
        <w:t>29-A.4 完整 SVG（含動畫）</w:t>
      </w:r>
    </w:p>
    <w:p w14:paraId="4923F3FA" w14:textId="77777777" w:rsidR="00F411A8" w:rsidRDefault="00000000">
      <w:pPr>
        <w:pStyle w:val="Heading3"/>
        <w:spacing w:before="180"/>
      </w:pPr>
      <w:r>
        <w:rPr>
          <w:color w:val="FF6B3D"/>
        </w:rPr>
        <w:t>Nav 版本（3 秒）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60"/>
      </w:tblGrid>
      <w:tr w:rsidR="00F411A8" w14:paraId="65E5922D" w14:textId="77777777">
        <w:tc>
          <w:tcPr>
            <w:tcW w:w="0" w:type="auto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4F6FA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0353A946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&lt;svg width="195" height="52" viewBox="0 0 260 68"</w:t>
            </w:r>
          </w:p>
          <w:p w14:paraId="3B9181AD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xmlns="http://www.w3.org/2000/svg"</w:t>
            </w:r>
          </w:p>
          <w:p w14:paraId="582899DF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role="img" aria-label="Tri·log"&gt;</w:t>
            </w:r>
          </w:p>
          <w:p w14:paraId="28A3F08E" w14:textId="77777777" w:rsidR="00F411A8" w:rsidRDefault="00F411A8">
            <w:pPr>
              <w:spacing w:after="40"/>
            </w:pPr>
          </w:p>
          <w:p w14:paraId="34504AAF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&lt;defs&gt;</w:t>
            </w:r>
          </w:p>
          <w:p w14:paraId="074DDFEA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&lt;!-- 限制底邊波浪的可見範圍 --&gt;</w:t>
            </w:r>
          </w:p>
          <w:p w14:paraId="5193BA4C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&lt;clipPath id="wave-clip"&gt;</w:t>
            </w:r>
          </w:p>
          <w:p w14:paraId="2B5EC87B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&lt;polygon points="4,60 62,60 62,41 4,41"/&gt;</w:t>
            </w:r>
          </w:p>
          <w:p w14:paraId="6E3DEC79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&lt;/clipPath&gt;</w:t>
            </w:r>
          </w:p>
          <w:p w14:paraId="58A5DD55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&lt;/defs&gt;</w:t>
            </w:r>
          </w:p>
          <w:p w14:paraId="6E28FDFD" w14:textId="77777777" w:rsidR="00F411A8" w:rsidRDefault="00F411A8">
            <w:pPr>
              <w:spacing w:after="40"/>
            </w:pPr>
          </w:p>
          <w:p w14:paraId="35A4B345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&lt;!-- 游泳：靜止波浪曲線（青藍）--&gt;</w:t>
            </w:r>
          </w:p>
          <w:p w14:paraId="0A7E282D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&lt;path d="M6 56 C10 44 16 30 21 20 C24 14 27 11 31 9"</w:t>
            </w:r>
          </w:p>
          <w:p w14:paraId="24D7EC1D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  fill="none" stroke="#22C9C9"</w:t>
            </w:r>
          </w:p>
          <w:p w14:paraId="0A89DCFF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lastRenderedPageBreak/>
              <w:t xml:space="preserve">        stroke-width="3.5" stroke-linecap="round"/&gt;</w:t>
            </w:r>
          </w:p>
          <w:p w14:paraId="65EFC88C" w14:textId="77777777" w:rsidR="00F411A8" w:rsidRDefault="00F411A8">
            <w:pPr>
              <w:spacing w:after="40"/>
            </w:pPr>
          </w:p>
          <w:p w14:paraId="3AED9F9E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&lt;!-- 自行車：靜止虛線（草地綠）--&gt;</w:t>
            </w:r>
          </w:p>
          <w:p w14:paraId="4911346F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&lt;path d="M31 9 L60 56"</w:t>
            </w:r>
          </w:p>
          <w:p w14:paraId="34155D78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  fill="none" stroke="#A8E063"</w:t>
            </w:r>
          </w:p>
          <w:p w14:paraId="32AF8196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  stroke-width="3.5" stroke-linecap="round"</w:t>
            </w:r>
          </w:p>
          <w:p w14:paraId="120B2BCA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  stroke-dasharray="5 3"/&gt;</w:t>
            </w:r>
          </w:p>
          <w:p w14:paraId="519BA51F" w14:textId="77777777" w:rsidR="00F411A8" w:rsidRDefault="00F411A8">
            <w:pPr>
              <w:spacing w:after="40"/>
            </w:pPr>
          </w:p>
          <w:p w14:paraId="5B1A6DB4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&lt;!-- 跑步：動態波浪（珊瑚橘），clipPath 限制範圍 --&gt;</w:t>
            </w:r>
          </w:p>
          <w:p w14:paraId="1FEF6B42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&lt;g clip-path="url(#wave-clip)"&gt;</w:t>
            </w:r>
          </w:p>
          <w:p w14:paraId="3EF286C9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&lt;g class="logo-wave-nav"&gt;</w:t>
            </w:r>
          </w:p>
          <w:p w14:paraId="7929B59E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&lt;path</w:t>
            </w:r>
          </w:p>
          <w:p w14:paraId="50295E1E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  d="M-12 56</w:t>
            </w:r>
          </w:p>
          <w:p w14:paraId="5E0C7824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     C-9 56 -7 47 -3 47 C1 47 3 56 6 56</w:t>
            </w:r>
          </w:p>
          <w:p w14:paraId="1F69F5B7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     C9 56 11 47 15 47 C19 47 21 56 24 56</w:t>
            </w:r>
          </w:p>
          <w:p w14:paraId="3F0431E4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     C27 56 29 47 33 47 C37 47 39 56 42 56</w:t>
            </w:r>
          </w:p>
          <w:p w14:paraId="1EFACB73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     C45 56 47 47 51 47 C55 47 57 56 60 56</w:t>
            </w:r>
          </w:p>
          <w:p w14:paraId="165BC988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     C63 56 65 47 69 47 C73 47 75 56 78 56"</w:t>
            </w:r>
          </w:p>
          <w:p w14:paraId="5A4F1636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  fill="none" stroke="#FF6B3D"</w:t>
            </w:r>
          </w:p>
          <w:p w14:paraId="2713EB1D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  stroke-width="3.5" stroke-linecap="round"</w:t>
            </w:r>
          </w:p>
          <w:p w14:paraId="422F74AD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  stroke-linejoin="round"/&gt;</w:t>
            </w:r>
          </w:p>
          <w:p w14:paraId="319BF314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&lt;/g&gt;</w:t>
            </w:r>
          </w:p>
          <w:p w14:paraId="46C92520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&lt;/g&gt;</w:t>
            </w:r>
          </w:p>
          <w:p w14:paraId="2DA214D1" w14:textId="77777777" w:rsidR="00F411A8" w:rsidRDefault="00F411A8">
            <w:pPr>
              <w:spacing w:after="40"/>
            </w:pPr>
          </w:p>
          <w:p w14:paraId="3E0567BF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&lt;!-- 文字：Tri（粗）--&gt;</w:t>
            </w:r>
          </w:p>
          <w:p w14:paraId="7069F1B6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&lt;text x="78" y="43"</w:t>
            </w:r>
          </w:p>
          <w:p w14:paraId="2B6ABF77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  font-family="Arial, Helvetica Neue, sans-serif"</w:t>
            </w:r>
          </w:p>
          <w:p w14:paraId="394004BC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  font-size="32" font-weight="800"</w:t>
            </w:r>
          </w:p>
          <w:p w14:paraId="6802653B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  fill="#F0EDE6" letter-spacing="-2"&gt;Tri&lt;/text&gt;</w:t>
            </w:r>
          </w:p>
          <w:p w14:paraId="3EF26678" w14:textId="77777777" w:rsidR="00F411A8" w:rsidRDefault="00F411A8">
            <w:pPr>
              <w:spacing w:after="40"/>
            </w:pPr>
          </w:p>
          <w:p w14:paraId="7451E1DB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&lt;!-- 文字：中點（橘色）--&gt;</w:t>
            </w:r>
          </w:p>
          <w:p w14:paraId="04528DB7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&lt;text x="126" y="43"</w:t>
            </w:r>
          </w:p>
          <w:p w14:paraId="6E136265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  font-family="Arial, Helvetica Neue, sans-serif"</w:t>
            </w:r>
          </w:p>
          <w:p w14:paraId="78B2B061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  font-size="32" font-weight="800"</w:t>
            </w:r>
          </w:p>
          <w:p w14:paraId="7A256475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  fill="#FF6B3D"&gt;·&lt;/text&gt;</w:t>
            </w:r>
          </w:p>
          <w:p w14:paraId="078BDA03" w14:textId="77777777" w:rsidR="00F411A8" w:rsidRDefault="00F411A8">
            <w:pPr>
              <w:spacing w:after="40"/>
            </w:pPr>
          </w:p>
          <w:p w14:paraId="1B376229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&lt;!-- 文字：log（細）--&gt;</w:t>
            </w:r>
          </w:p>
          <w:p w14:paraId="36BD73CB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&lt;text x="136" y="43"</w:t>
            </w:r>
          </w:p>
          <w:p w14:paraId="1D1015BB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  font-family="Arial, Helvetica Neue, sans-serif"</w:t>
            </w:r>
          </w:p>
          <w:p w14:paraId="0D1E5864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  font-size="32" font-weight="300"</w:t>
            </w:r>
          </w:p>
          <w:p w14:paraId="6031A34E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  fill="#F0EDE6" letter-spacing="-2"&gt;log&lt;/text&gt;</w:t>
            </w:r>
          </w:p>
          <w:p w14:paraId="6B52E344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&lt;/svg&gt;</w:t>
            </w:r>
          </w:p>
        </w:tc>
      </w:tr>
    </w:tbl>
    <w:p w14:paraId="3325A689" w14:textId="77777777" w:rsidR="00F411A8" w:rsidRDefault="00F411A8">
      <w:pPr>
        <w:spacing w:after="120"/>
      </w:pPr>
    </w:p>
    <w:p w14:paraId="4672959C" w14:textId="77777777" w:rsidR="00F411A8" w:rsidRDefault="00000000">
      <w:pPr>
        <w:pStyle w:val="Heading2"/>
        <w:spacing w:before="280" w:after="100"/>
      </w:pPr>
      <w:r>
        <w:rPr>
          <w:color w:val="0D1526"/>
        </w:rPr>
        <w:t>29-A.5 React / Next.js 動態元件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60"/>
      </w:tblGrid>
      <w:tr w:rsidR="00F411A8" w14:paraId="36A48F35" w14:textId="77777777">
        <w:tc>
          <w:tcPr>
            <w:tcW w:w="0" w:type="auto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4F6FA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34E25239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// components/TrilogLogo.tsx（含動態波浪版本）</w:t>
            </w:r>
          </w:p>
          <w:p w14:paraId="6979124C" w14:textId="77777777" w:rsidR="00F411A8" w:rsidRDefault="00F411A8">
            <w:pPr>
              <w:spacing w:after="40"/>
            </w:pPr>
          </w:p>
          <w:p w14:paraId="64BFD349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interface TrilogLogoProps {</w:t>
            </w:r>
          </w:p>
          <w:p w14:paraId="2E198404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size?:    "sm" | "md" | "lg"</w:t>
            </w:r>
          </w:p>
          <w:p w14:paraId="23EA67E5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context?: "nav" | "login" | "static"</w:t>
            </w:r>
          </w:p>
          <w:p w14:paraId="72A078E1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markOnly?: boolean</w:t>
            </w:r>
          </w:p>
          <w:p w14:paraId="114A54E4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}</w:t>
            </w:r>
          </w:p>
          <w:p w14:paraId="6BA759C2" w14:textId="77777777" w:rsidR="00F411A8" w:rsidRDefault="00F411A8">
            <w:pPr>
              <w:spacing w:after="40"/>
            </w:pPr>
          </w:p>
          <w:p w14:paraId="0E2B6AC1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const sizes = {</w:t>
            </w:r>
          </w:p>
          <w:p w14:paraId="32AB2A95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sm: { w: 130, h: 34 },</w:t>
            </w:r>
          </w:p>
          <w:p w14:paraId="6B8D6002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md: { w: 195, h: 52 },</w:t>
            </w:r>
          </w:p>
          <w:p w14:paraId="29A90A50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lg: { w: 260, h: 68 },</w:t>
            </w:r>
          </w:p>
          <w:p w14:paraId="54FD73F5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}</w:t>
            </w:r>
          </w:p>
          <w:p w14:paraId="1A565021" w14:textId="77777777" w:rsidR="00F411A8" w:rsidRDefault="00F411A8">
            <w:pPr>
              <w:spacing w:after="40"/>
            </w:pPr>
          </w:p>
          <w:p w14:paraId="7C4CB875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const waveDuration = {</w:t>
            </w:r>
          </w:p>
          <w:p w14:paraId="264D62BB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nav:    "3s",</w:t>
            </w:r>
          </w:p>
          <w:p w14:paraId="01D16DF0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login:  "1.8s",</w:t>
            </w:r>
          </w:p>
          <w:p w14:paraId="5A734709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static: "0s",   // 靜止，不動</w:t>
            </w:r>
          </w:p>
          <w:p w14:paraId="1378FC9E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}</w:t>
            </w:r>
          </w:p>
          <w:p w14:paraId="237FE36F" w14:textId="77777777" w:rsidR="00F411A8" w:rsidRDefault="00F411A8">
            <w:pPr>
              <w:spacing w:after="40"/>
            </w:pPr>
          </w:p>
          <w:p w14:paraId="7C44EF57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export function TrilogLogo({</w:t>
            </w:r>
          </w:p>
          <w:p w14:paraId="7B9ECA86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size    = "md",</w:t>
            </w:r>
          </w:p>
          <w:p w14:paraId="15CC6281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context = "nav",</w:t>
            </w:r>
          </w:p>
          <w:p w14:paraId="5CEBB106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markOnly = false,</w:t>
            </w:r>
          </w:p>
          <w:p w14:paraId="58F31BEE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}: TrilogLogoProps) {</w:t>
            </w:r>
          </w:p>
          <w:p w14:paraId="018350C2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const { w, h } = sizes[size]</w:t>
            </w:r>
          </w:p>
          <w:p w14:paraId="25BDC70B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const duration = waveDuration[context]</w:t>
            </w:r>
          </w:p>
          <w:p w14:paraId="7C89BD0C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const isAnimated = context !== "static"</w:t>
            </w:r>
          </w:p>
          <w:p w14:paraId="4B2668B6" w14:textId="77777777" w:rsidR="00F411A8" w:rsidRDefault="00F411A8">
            <w:pPr>
              <w:spacing w:after="40"/>
            </w:pPr>
          </w:p>
          <w:p w14:paraId="1B8BED34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const waveStyle: React.CSSProperties = isAnimated ? {</w:t>
            </w:r>
          </w:p>
          <w:p w14:paraId="6217AA9F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animation: `wave-run ${duration} linear infinite`,</w:t>
            </w:r>
          </w:p>
          <w:p w14:paraId="40F98195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} : {}</w:t>
            </w:r>
          </w:p>
          <w:p w14:paraId="3EED1994" w14:textId="77777777" w:rsidR="00F411A8" w:rsidRDefault="00F411A8">
            <w:pPr>
              <w:spacing w:after="40"/>
            </w:pPr>
          </w:p>
          <w:p w14:paraId="28FB248C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return (</w:t>
            </w:r>
          </w:p>
          <w:p w14:paraId="45B5EA46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&lt;&gt;</w:t>
            </w:r>
          </w:p>
          <w:p w14:paraId="6EE949FB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{isAnimated &amp;&amp; (</w:t>
            </w:r>
          </w:p>
          <w:p w14:paraId="06C81820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  &lt;style&gt;{`</w:t>
            </w:r>
          </w:p>
          <w:p w14:paraId="4552335B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    @keyframes wave-run {</w:t>
            </w:r>
          </w:p>
          <w:p w14:paraId="7D88F894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      from { transform: translateX(0); }</w:t>
            </w:r>
          </w:p>
          <w:p w14:paraId="0AB553C2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      to   { transform: translateX(-18px); }</w:t>
            </w:r>
          </w:p>
          <w:p w14:paraId="695AF50B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    }</w:t>
            </w:r>
          </w:p>
          <w:p w14:paraId="61779058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    @media (prefers-reduced-motion: reduce) {</w:t>
            </w:r>
          </w:p>
          <w:p w14:paraId="42E968A5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      .trilog-wave { animation: none !important; }</w:t>
            </w:r>
          </w:p>
          <w:p w14:paraId="0F605245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    }</w:t>
            </w:r>
          </w:p>
          <w:p w14:paraId="7D40C9C0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  `}&lt;/style&gt;</w:t>
            </w:r>
          </w:p>
          <w:p w14:paraId="3988BCCB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)}</w:t>
            </w:r>
          </w:p>
          <w:p w14:paraId="4DBF7CC1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&lt;svg width={w} height={h} viewBox="0 0 260 68"</w:t>
            </w:r>
          </w:p>
          <w:p w14:paraId="4621DD1E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     xmlns="http://www.w3.org/2000/svg"</w:t>
            </w:r>
          </w:p>
          <w:p w14:paraId="1C2C9C0C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     role="img" aria-label="Tri·log"&gt;</w:t>
            </w:r>
          </w:p>
          <w:p w14:paraId="766B2B28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  &lt;defs&gt;</w:t>
            </w:r>
          </w:p>
          <w:p w14:paraId="0863A395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    &lt;clipPath id="wave-clip"&gt;</w:t>
            </w:r>
          </w:p>
          <w:p w14:paraId="71873CF4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      &lt;polygon points="4,60 62,60 62,41 4,41"/&gt;</w:t>
            </w:r>
          </w:p>
          <w:p w14:paraId="6C3A54D3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    &lt;/clipPath&gt;</w:t>
            </w:r>
          </w:p>
          <w:p w14:paraId="14D509FB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  &lt;/defs&gt;</w:t>
            </w:r>
          </w:p>
          <w:p w14:paraId="4BECA83E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  {/* 游泳：靜止 */}</w:t>
            </w:r>
          </w:p>
          <w:p w14:paraId="50FF25FE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  &lt;path d="M6 56 C10 44 16 30 21 20 C24 14 27 11 31 9"</w:t>
            </w:r>
          </w:p>
          <w:p w14:paraId="67616873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        fill="none" stroke="#22C9C9"</w:t>
            </w:r>
          </w:p>
          <w:p w14:paraId="1EF0E230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        strokeWidth={3.5} strokeLinecap="round"/&gt;</w:t>
            </w:r>
          </w:p>
          <w:p w14:paraId="1A22202F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  {/* 自行車：靜止 */}</w:t>
            </w:r>
          </w:p>
          <w:p w14:paraId="2A396F43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  &lt;path d="M31 9 L60 56"</w:t>
            </w:r>
          </w:p>
          <w:p w14:paraId="786E1C0D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        fill="none" stroke="#A8E063"</w:t>
            </w:r>
          </w:p>
          <w:p w14:paraId="33372033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lastRenderedPageBreak/>
              <w:t xml:space="preserve">              strokeWidth={3.5} strokeLinecap="round"</w:t>
            </w:r>
          </w:p>
          <w:p w14:paraId="64DB1992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        strokeDasharray="5 3"/&gt;</w:t>
            </w:r>
          </w:p>
          <w:p w14:paraId="4470D619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  {/* 跑步：動態波浪 */}</w:t>
            </w:r>
          </w:p>
          <w:p w14:paraId="37D251AD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  &lt;g clipPath="url(#wave-clip)"&gt;</w:t>
            </w:r>
          </w:p>
          <w:p w14:paraId="1A943676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    &lt;g className="trilog-wave" style={waveStyle}&gt;</w:t>
            </w:r>
          </w:p>
          <w:p w14:paraId="42FA13D3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      &lt;path</w:t>
            </w:r>
          </w:p>
          <w:p w14:paraId="0ED76005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        d="M-12 56 C-9 56 -7 47 -3 47 C1 47 3 56 6 56</w:t>
            </w:r>
          </w:p>
          <w:p w14:paraId="778B5589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           C9 56 11 47 15 47 C19 47 21 56 24 56</w:t>
            </w:r>
          </w:p>
          <w:p w14:paraId="375D720A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           C27 56 29 47 33 47 C37 47 39 56 42 56</w:t>
            </w:r>
          </w:p>
          <w:p w14:paraId="16ECBA7C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           C45 56 47 47 51 47 C55 47 57 56 60 56</w:t>
            </w:r>
          </w:p>
          <w:p w14:paraId="12BADA27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           C63 56 65 47 69 47 C73 47 75 56 78 56"</w:t>
            </w:r>
          </w:p>
          <w:p w14:paraId="254FB900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        fill="none" stroke="#FF6B3D"</w:t>
            </w:r>
          </w:p>
          <w:p w14:paraId="7E78FCA1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        strokeWidth={3.5} strokeLinecap="round"</w:t>
            </w:r>
          </w:p>
          <w:p w14:paraId="02809F35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        strokeLinejoin="round"/&gt;</w:t>
            </w:r>
          </w:p>
          <w:p w14:paraId="1B686B54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    &lt;/g&gt;</w:t>
            </w:r>
          </w:p>
          <w:p w14:paraId="0FEA3C67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  &lt;/g&gt;</w:t>
            </w:r>
          </w:p>
          <w:p w14:paraId="281BFF74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  &lt;text x={78} y={43} fontFamily="Arial, Helvetica Neue, sans-serif"</w:t>
            </w:r>
          </w:p>
          <w:p w14:paraId="5523DC48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        fontSize={32} fontWeight={800}</w:t>
            </w:r>
          </w:p>
          <w:p w14:paraId="5BC69983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        fill="#F0EDE6" letterSpacing={-2}&gt;Tri&lt;/text&gt;</w:t>
            </w:r>
          </w:p>
          <w:p w14:paraId="6CFC0AE2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  &lt;text x={126} y={43} fontFamily="Arial, Helvetica Neue, sans-serif"</w:t>
            </w:r>
          </w:p>
          <w:p w14:paraId="1C3A6735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        fontSize={32} fontWeight={800} fill="#FF6B3D"&gt;·&lt;/text&gt;</w:t>
            </w:r>
          </w:p>
          <w:p w14:paraId="07960D56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  &lt;text x={136} y={43} fontFamily="Arial, Helvetica Neue, sans-serif"</w:t>
            </w:r>
          </w:p>
          <w:p w14:paraId="228A4EBF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        fontSize={32} fontWeight={300}</w:t>
            </w:r>
          </w:p>
          <w:p w14:paraId="2EFBB933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        fill="#F0EDE6" letterSpacing={-2}&gt;log&lt;/text&gt;</w:t>
            </w:r>
          </w:p>
          <w:p w14:paraId="09FC9BC5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&lt;/svg&gt;</w:t>
            </w:r>
          </w:p>
          <w:p w14:paraId="3AF0778F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&lt;/&gt;</w:t>
            </w:r>
          </w:p>
          <w:p w14:paraId="36277C1F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)</w:t>
            </w:r>
          </w:p>
          <w:p w14:paraId="23D17C91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}</w:t>
            </w:r>
          </w:p>
        </w:tc>
      </w:tr>
    </w:tbl>
    <w:p w14:paraId="6216B77F" w14:textId="77777777" w:rsidR="00F411A8" w:rsidRDefault="00F411A8">
      <w:pPr>
        <w:spacing w:after="120"/>
      </w:pPr>
    </w:p>
    <w:p w14:paraId="1C8A7BC6" w14:textId="77777777" w:rsidR="00F411A8" w:rsidRDefault="00000000">
      <w:pPr>
        <w:pStyle w:val="Heading2"/>
        <w:spacing w:before="280" w:after="100"/>
      </w:pPr>
      <w:r>
        <w:rPr>
          <w:color w:val="0D1526"/>
        </w:rPr>
        <w:t>29-A.6 使用方式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60"/>
      </w:tblGrid>
      <w:tr w:rsidR="00F411A8" w14:paraId="3A81A950" w14:textId="77777777">
        <w:tc>
          <w:tcPr>
            <w:tcW w:w="0" w:type="auto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4F6FA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07BB1F58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// Nav 導覽列（3 秒，沉穩）</w:t>
            </w:r>
          </w:p>
          <w:p w14:paraId="30AE203A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&lt;TrilogLogo size="md" context="nav" /&gt;</w:t>
            </w:r>
          </w:p>
          <w:p w14:paraId="23171FD2" w14:textId="77777777" w:rsidR="00F411A8" w:rsidRDefault="00F411A8">
            <w:pPr>
              <w:spacing w:after="40"/>
            </w:pPr>
          </w:p>
          <w:p w14:paraId="492C9175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// Login 登入頁（1.8 秒，活力）</w:t>
            </w:r>
          </w:p>
          <w:p w14:paraId="4DD50AFF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&lt;TrilogLogo size="lg" context="login" /&gt;</w:t>
            </w:r>
          </w:p>
          <w:p w14:paraId="0113BC25" w14:textId="77777777" w:rsidR="00F411A8" w:rsidRDefault="00F411A8">
            <w:pPr>
              <w:spacing w:after="40"/>
            </w:pPr>
          </w:p>
          <w:p w14:paraId="6D25934F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// 靜態（不動，用於文件 / 列印）</w:t>
            </w:r>
          </w:p>
          <w:p w14:paraId="55911C8F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&lt;TrilogLogo size="md" context="static" /&gt;</w:t>
            </w:r>
          </w:p>
          <w:p w14:paraId="3B017DAE" w14:textId="77777777" w:rsidR="00F411A8" w:rsidRDefault="00F411A8">
            <w:pPr>
              <w:spacing w:after="40"/>
            </w:pPr>
          </w:p>
          <w:p w14:paraId="433F4CFC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// Favicon（僅符號，不含波浪動畫）</w:t>
            </w:r>
          </w:p>
          <w:p w14:paraId="6E79320A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&lt;TrilogLogo markOnly /&gt;</w:t>
            </w:r>
          </w:p>
        </w:tc>
      </w:tr>
    </w:tbl>
    <w:p w14:paraId="1B492952" w14:textId="77777777" w:rsidR="00F411A8" w:rsidRDefault="00F411A8">
      <w:pPr>
        <w:spacing w:after="120"/>
      </w:pPr>
    </w:p>
    <w:p w14:paraId="60C2FEA9" w14:textId="77777777" w:rsidR="00F411A8" w:rsidRDefault="00000000">
      <w:pPr>
        <w:pStyle w:val="Heading2"/>
        <w:spacing w:before="280" w:after="100"/>
      </w:pPr>
      <w:r>
        <w:rPr>
          <w:color w:val="0D1526"/>
        </w:rPr>
        <w:t>29-A.7 無障礙注意事項</w:t>
      </w:r>
    </w:p>
    <w:p w14:paraId="33B08B5D" w14:textId="77777777" w:rsidR="00F411A8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1A1A1A"/>
        </w:rPr>
        <w:t>已加入 prefers-reduced-motion media query，使用者若在系統設定中開啟「減少動態效果」，波浪動畫自動停止</w:t>
      </w:r>
    </w:p>
    <w:p w14:paraId="16DF2CD4" w14:textId="77777777" w:rsidR="00F411A8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1A1A1A"/>
        </w:rPr>
        <w:t>SVG 已設定 role="img" 與 aria-label="Tri·log"，螢幕閱讀器可正確識別</w:t>
      </w:r>
    </w:p>
    <w:p w14:paraId="0AC783C8" w14:textId="77777777" w:rsidR="00F411A8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1A1A1A"/>
        </w:rPr>
        <w:t>動畫僅為視覺裝飾，不影響任何功能，停止動畫不影響使用體驗</w:t>
      </w:r>
    </w:p>
    <w:p w14:paraId="23173D11" w14:textId="77777777" w:rsidR="00F411A8" w:rsidRDefault="00F411A8">
      <w:pPr>
        <w:spacing w:after="240"/>
      </w:pPr>
    </w:p>
    <w:p w14:paraId="4D8E6B80" w14:textId="77777777" w:rsidR="00F411A8" w:rsidRDefault="00F411A8">
      <w:pPr>
        <w:pBdr>
          <w:bottom w:val="single" w:sz="4" w:space="0" w:color="FF6B3D"/>
        </w:pBdr>
        <w:spacing w:before="160" w:after="160"/>
      </w:pPr>
    </w:p>
    <w:p w14:paraId="6BBEDB6C" w14:textId="77777777" w:rsidR="00F411A8" w:rsidRDefault="00000000">
      <w:pPr>
        <w:spacing w:before="160"/>
      </w:pPr>
      <w:r>
        <w:rPr>
          <w:rFonts w:eastAsia="Arial"/>
          <w:color w:val="8A96A8"/>
          <w:sz w:val="18"/>
          <w:szCs w:val="18"/>
        </w:rPr>
        <w:t>Tri·log 產品規格文件 v2.9　·　2026 年 6 月　·　trilog.run</w:t>
      </w:r>
    </w:p>
    <w:p w14:paraId="13F4BAD8" w14:textId="77777777" w:rsidR="00F411A8" w:rsidRDefault="00000000">
      <w:pPr>
        <w:pStyle w:val="Heading1"/>
        <w:pBdr>
          <w:left w:val="single" w:sz="18" w:space="8" w:color="FF6B3D"/>
        </w:pBdr>
        <w:spacing w:before="440"/>
      </w:pPr>
      <w:r>
        <w:rPr>
          <w:color w:val="060D18"/>
          <w:sz w:val="34"/>
          <w:szCs w:val="34"/>
        </w:rPr>
        <w:t>30. 個人區域導覽設計規格</w:t>
      </w:r>
    </w:p>
    <w:p w14:paraId="2EB0A6A5" w14:textId="77777777" w:rsidR="00F411A8" w:rsidRDefault="00000000">
      <w:pPr>
        <w:pStyle w:val="Heading2"/>
        <w:spacing w:before="280" w:after="100"/>
      </w:pPr>
      <w:r>
        <w:rPr>
          <w:color w:val="0D1526"/>
        </w:rPr>
        <w:t>30.1 設計決策：Avatar 下拉選單</w:t>
      </w:r>
    </w:p>
    <w:p w14:paraId="49F5C7EE" w14:textId="77777777" w:rsidR="00F411A8" w:rsidRDefault="00000000">
      <w:pPr>
        <w:spacing w:before="80" w:after="120"/>
      </w:pPr>
      <w:r>
        <w:rPr>
          <w:rFonts w:eastAsia="Arial"/>
          <w:color w:val="1A1A1A"/>
        </w:rPr>
        <w:t>個人資料與我的紀錄在概念上同屬「我」的範疇，統一收納在 Nav 右側的 Avatar 下拉選單中。這是目前主流平台（GitHub、Strava、Garmin Connect 等）的標準導覽模式，讓 Nav 主要連結保持精簡，個人相關功能集中在單一入口。</w:t>
      </w:r>
    </w:p>
    <w:p w14:paraId="7503D3F1" w14:textId="77777777" w:rsidR="00F411A8" w:rsidRDefault="00F411A8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620"/>
        <w:gridCol w:w="3369"/>
        <w:gridCol w:w="3371"/>
      </w:tblGrid>
      <w:tr w:rsidR="00F411A8" w14:paraId="13ECB071" w14:textId="77777777">
        <w:tc>
          <w:tcPr>
            <w:tcW w:w="2620" w:type="dxa"/>
            <w:tcBorders>
              <w:top w:val="single" w:sz="1" w:space="0" w:color="060D18"/>
              <w:left w:val="single" w:sz="1" w:space="0" w:color="060D18"/>
              <w:bottom w:val="single" w:sz="1" w:space="0" w:color="060D18"/>
              <w:right w:val="single" w:sz="1" w:space="0" w:color="060D18"/>
            </w:tcBorders>
            <w:shd w:val="clear" w:color="auto" w:fill="060D1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E6C6A1" w14:textId="77777777" w:rsidR="00F411A8" w:rsidRDefault="00000000">
            <w:r>
              <w:rPr>
                <w:rFonts w:eastAsia="Arial"/>
                <w:b/>
                <w:bCs/>
                <w:color w:val="F0EDE6"/>
                <w:sz w:val="20"/>
                <w:szCs w:val="20"/>
              </w:rPr>
              <w:t>評估方案</w:t>
            </w:r>
          </w:p>
        </w:tc>
        <w:tc>
          <w:tcPr>
            <w:tcW w:w="3369" w:type="dxa"/>
            <w:tcBorders>
              <w:top w:val="single" w:sz="1" w:space="0" w:color="060D18"/>
              <w:left w:val="single" w:sz="1" w:space="0" w:color="060D18"/>
              <w:bottom w:val="single" w:sz="1" w:space="0" w:color="060D18"/>
              <w:right w:val="single" w:sz="1" w:space="0" w:color="060D18"/>
            </w:tcBorders>
            <w:shd w:val="clear" w:color="auto" w:fill="060D1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5ECE8D" w14:textId="77777777" w:rsidR="00F411A8" w:rsidRDefault="00000000">
            <w:r>
              <w:rPr>
                <w:rFonts w:eastAsia="Arial"/>
                <w:b/>
                <w:bCs/>
                <w:color w:val="F0EDE6"/>
                <w:sz w:val="20"/>
                <w:szCs w:val="20"/>
              </w:rPr>
              <w:t>結論</w:t>
            </w:r>
          </w:p>
        </w:tc>
        <w:tc>
          <w:tcPr>
            <w:tcW w:w="3371" w:type="dxa"/>
            <w:tcBorders>
              <w:top w:val="single" w:sz="1" w:space="0" w:color="060D18"/>
              <w:left w:val="single" w:sz="1" w:space="0" w:color="060D18"/>
              <w:bottom w:val="single" w:sz="1" w:space="0" w:color="060D18"/>
              <w:right w:val="single" w:sz="1" w:space="0" w:color="060D18"/>
            </w:tcBorders>
            <w:shd w:val="clear" w:color="auto" w:fill="060D1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26DCAD" w14:textId="77777777" w:rsidR="00F411A8" w:rsidRDefault="00000000">
            <w:r>
              <w:rPr>
                <w:rFonts w:eastAsia="Arial"/>
                <w:b/>
                <w:bCs/>
                <w:color w:val="F0EDE6"/>
                <w:sz w:val="20"/>
                <w:szCs w:val="20"/>
              </w:rPr>
              <w:t>理由</w:t>
            </w:r>
          </w:p>
        </w:tc>
      </w:tr>
      <w:tr w:rsidR="00F411A8" w14:paraId="07A0A331" w14:textId="77777777">
        <w:tc>
          <w:tcPr>
            <w:tcW w:w="26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399F7C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Avatar 下拉選單（選用）</w:t>
            </w:r>
          </w:p>
        </w:tc>
        <w:tc>
          <w:tcPr>
            <w:tcW w:w="3369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A86058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✓ 採用</w:t>
            </w:r>
          </w:p>
        </w:tc>
        <w:tc>
          <w:tcPr>
            <w:tcW w:w="337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84D308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主流模式，個人相關功能集中，Nav 主連結精簡</w:t>
            </w:r>
          </w:p>
        </w:tc>
      </w:tr>
      <w:tr w:rsidR="00F411A8" w14:paraId="095EFA16" w14:textId="77777777">
        <w:tc>
          <w:tcPr>
            <w:tcW w:w="26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A134A4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我的紀錄獨立在 Nav</w:t>
            </w:r>
          </w:p>
        </w:tc>
        <w:tc>
          <w:tcPr>
            <w:tcW w:w="3369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6D4701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✗ 移除</w:t>
            </w:r>
          </w:p>
        </w:tc>
        <w:tc>
          <w:tcPr>
            <w:tcW w:w="337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49B985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佔用 Nav 空間，與個人資料分離，邏輯不一致</w:t>
            </w:r>
          </w:p>
        </w:tc>
      </w:tr>
      <w:tr w:rsidR="00F411A8" w14:paraId="67F99639" w14:textId="77777777">
        <w:tc>
          <w:tcPr>
            <w:tcW w:w="26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ACDE82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個人資料用 Modal 呈現</w:t>
            </w:r>
          </w:p>
        </w:tc>
        <w:tc>
          <w:tcPr>
            <w:tcW w:w="3369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E0E3C3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✗ 不採用</w:t>
            </w:r>
          </w:p>
        </w:tc>
        <w:tc>
          <w:tcPr>
            <w:tcW w:w="337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8E9512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欄位較多，Modal 空間不足，內容可能被遮蔽</w:t>
            </w:r>
          </w:p>
        </w:tc>
      </w:tr>
    </w:tbl>
    <w:p w14:paraId="6D04FBDF" w14:textId="77777777" w:rsidR="00F411A8" w:rsidRDefault="00F411A8">
      <w:pPr>
        <w:spacing w:after="120"/>
      </w:pPr>
    </w:p>
    <w:p w14:paraId="733F7AD1" w14:textId="77777777" w:rsidR="00F411A8" w:rsidRDefault="00000000">
      <w:pPr>
        <w:pStyle w:val="Heading2"/>
        <w:spacing w:before="280" w:after="100"/>
      </w:pPr>
      <w:r>
        <w:rPr>
          <w:color w:val="0D1526"/>
        </w:rPr>
        <w:t>30.2 Nav 結構更新（修訂第 24 章）</w:t>
      </w:r>
    </w:p>
    <w:p w14:paraId="655797D7" w14:textId="77777777" w:rsidR="00F411A8" w:rsidRDefault="00000000">
      <w:pPr>
        <w:spacing w:before="80" w:after="120"/>
      </w:pPr>
      <w:r>
        <w:rPr>
          <w:rFonts w:eastAsia="Arial"/>
          <w:color w:val="1A1A1A"/>
        </w:rPr>
        <w:t>移除 Nav 主連結中的「我的紀錄」，改由 Avatar 下拉選單統一管理所有個人相關功能。</w:t>
      </w:r>
    </w:p>
    <w:p w14:paraId="6C68ECF1" w14:textId="77777777" w:rsidR="00F411A8" w:rsidRDefault="00F411A8">
      <w:pPr>
        <w:spacing w:after="120"/>
      </w:pPr>
    </w:p>
    <w:p w14:paraId="1056D197" w14:textId="77777777" w:rsidR="00F411A8" w:rsidRDefault="00000000">
      <w:pPr>
        <w:pStyle w:val="Heading3"/>
        <w:spacing w:before="180"/>
      </w:pPr>
      <w:r>
        <w:rPr>
          <w:color w:val="FF6B3D"/>
        </w:rPr>
        <w:t>未登入狀態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60"/>
      </w:tblGrid>
      <w:tr w:rsidR="00F411A8" w14:paraId="10CCEC54" w14:textId="77777777">
        <w:tc>
          <w:tcPr>
            <w:tcW w:w="0" w:type="auto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4F6FA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6DB340E1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最速榜   未認領   賽事   [+ 新增成績]   [登入]</w:t>
            </w:r>
          </w:p>
        </w:tc>
      </w:tr>
    </w:tbl>
    <w:p w14:paraId="20931E45" w14:textId="77777777" w:rsidR="00F411A8" w:rsidRDefault="00F411A8">
      <w:pPr>
        <w:spacing w:after="120"/>
      </w:pPr>
    </w:p>
    <w:p w14:paraId="46FD090B" w14:textId="77777777" w:rsidR="00F411A8" w:rsidRDefault="00000000">
      <w:pPr>
        <w:pStyle w:val="Heading3"/>
        <w:spacing w:before="180"/>
      </w:pPr>
      <w:r>
        <w:rPr>
          <w:color w:val="FF6B3D"/>
        </w:rPr>
        <w:t>已登入狀態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60"/>
      </w:tblGrid>
      <w:tr w:rsidR="00F411A8" w14:paraId="056D8003" w14:textId="77777777">
        <w:tc>
          <w:tcPr>
            <w:tcW w:w="0" w:type="auto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4F6FA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7450CBE0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最速榜   未認領   賽事   [+ 新增成績]   [Avatar ▾]</w:t>
            </w:r>
          </w:p>
          <w:p w14:paraId="5AAA4B42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                                        │</w:t>
            </w:r>
          </w:p>
          <w:p w14:paraId="5215F89E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                                        ├ D  Dino  /  dino@email.com   ← 身份標頭</w:t>
            </w:r>
          </w:p>
          <w:p w14:paraId="2FEFB6D7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                                        ├ ────────────────────────</w:t>
            </w:r>
          </w:p>
          <w:p w14:paraId="1A463019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                                        ├ 我的紀錄       → /my/results</w:t>
            </w:r>
          </w:p>
          <w:p w14:paraId="11AFE855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                                        ├ 個人資料       → /my/profile</w:t>
            </w:r>
          </w:p>
          <w:p w14:paraId="2470AFAA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                                        ├ ────────────────────────</w:t>
            </w:r>
          </w:p>
          <w:p w14:paraId="120FDBBC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                                        └ 登出</w:t>
            </w:r>
          </w:p>
        </w:tc>
      </w:tr>
    </w:tbl>
    <w:p w14:paraId="54D495DB" w14:textId="77777777" w:rsidR="00F411A8" w:rsidRDefault="00F411A8">
      <w:pPr>
        <w:spacing w:after="120"/>
      </w:pPr>
    </w:p>
    <w:p w14:paraId="7A85D72F" w14:textId="77777777" w:rsidR="00F411A8" w:rsidRDefault="00000000">
      <w:pPr>
        <w:pStyle w:val="Heading3"/>
        <w:spacing w:before="180"/>
      </w:pPr>
      <w:r>
        <w:rPr>
          <w:color w:val="FF6B3D"/>
        </w:rPr>
        <w:t>認證助手額外項目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60"/>
      </w:tblGrid>
      <w:tr w:rsidR="00F411A8" w14:paraId="796F8811" w14:textId="77777777">
        <w:tc>
          <w:tcPr>
            <w:tcW w:w="0" w:type="auto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4F6FA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7B9D241A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                                        ├ 我的紀錄       → /my/results</w:t>
            </w:r>
          </w:p>
          <w:p w14:paraId="567EE737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                                        ├ 個人資料       → /my/profile</w:t>
            </w:r>
          </w:p>
          <w:p w14:paraId="5D7906DD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lastRenderedPageBreak/>
              <w:t xml:space="preserve">                                              ├ ────────────────────────</w:t>
            </w:r>
          </w:p>
          <w:p w14:paraId="07093CFB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                                        ├ 管理後台       → /admin</w:t>
            </w:r>
          </w:p>
          <w:p w14:paraId="087523DB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                                        ├ ────────────────────────</w:t>
            </w:r>
          </w:p>
          <w:p w14:paraId="10ED44A7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                                        └ 登出</w:t>
            </w:r>
          </w:p>
        </w:tc>
      </w:tr>
    </w:tbl>
    <w:p w14:paraId="46C3E65E" w14:textId="77777777" w:rsidR="00F411A8" w:rsidRDefault="00F411A8">
      <w:pPr>
        <w:spacing w:after="120"/>
      </w:pPr>
    </w:p>
    <w:p w14:paraId="64697718" w14:textId="77777777" w:rsidR="00F411A8" w:rsidRDefault="00000000">
      <w:pPr>
        <w:pStyle w:val="Heading2"/>
        <w:spacing w:before="280" w:after="100"/>
      </w:pPr>
      <w:r>
        <w:rPr>
          <w:color w:val="0D1526"/>
        </w:rPr>
        <w:t>30.3 Avatar 顯示規則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620"/>
        <w:gridCol w:w="3369"/>
        <w:gridCol w:w="3371"/>
      </w:tblGrid>
      <w:tr w:rsidR="00F411A8" w14:paraId="20778F4E" w14:textId="77777777">
        <w:tc>
          <w:tcPr>
            <w:tcW w:w="2620" w:type="dxa"/>
            <w:tcBorders>
              <w:top w:val="single" w:sz="1" w:space="0" w:color="060D18"/>
              <w:left w:val="single" w:sz="1" w:space="0" w:color="060D18"/>
              <w:bottom w:val="single" w:sz="1" w:space="0" w:color="060D18"/>
              <w:right w:val="single" w:sz="1" w:space="0" w:color="060D18"/>
            </w:tcBorders>
            <w:shd w:val="clear" w:color="auto" w:fill="060D1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0AB07B" w14:textId="77777777" w:rsidR="00F411A8" w:rsidRDefault="00000000">
            <w:r>
              <w:rPr>
                <w:rFonts w:eastAsia="Arial"/>
                <w:b/>
                <w:bCs/>
                <w:color w:val="F0EDE6"/>
                <w:sz w:val="20"/>
                <w:szCs w:val="20"/>
              </w:rPr>
              <w:t>狀態</w:t>
            </w:r>
          </w:p>
        </w:tc>
        <w:tc>
          <w:tcPr>
            <w:tcW w:w="3369" w:type="dxa"/>
            <w:tcBorders>
              <w:top w:val="single" w:sz="1" w:space="0" w:color="060D18"/>
              <w:left w:val="single" w:sz="1" w:space="0" w:color="060D18"/>
              <w:bottom w:val="single" w:sz="1" w:space="0" w:color="060D18"/>
              <w:right w:val="single" w:sz="1" w:space="0" w:color="060D18"/>
            </w:tcBorders>
            <w:shd w:val="clear" w:color="auto" w:fill="060D1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213393" w14:textId="77777777" w:rsidR="00F411A8" w:rsidRDefault="00000000">
            <w:r>
              <w:rPr>
                <w:rFonts w:eastAsia="Arial"/>
                <w:b/>
                <w:bCs/>
                <w:color w:val="F0EDE6"/>
                <w:sz w:val="20"/>
                <w:szCs w:val="20"/>
              </w:rPr>
              <w:t>顯示內容</w:t>
            </w:r>
          </w:p>
        </w:tc>
        <w:tc>
          <w:tcPr>
            <w:tcW w:w="3371" w:type="dxa"/>
            <w:tcBorders>
              <w:top w:val="single" w:sz="1" w:space="0" w:color="060D18"/>
              <w:left w:val="single" w:sz="1" w:space="0" w:color="060D18"/>
              <w:bottom w:val="single" w:sz="1" w:space="0" w:color="060D18"/>
              <w:right w:val="single" w:sz="1" w:space="0" w:color="060D18"/>
            </w:tcBorders>
            <w:shd w:val="clear" w:color="auto" w:fill="060D1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C486E3" w14:textId="77777777" w:rsidR="00F411A8" w:rsidRDefault="00000000">
            <w:r>
              <w:rPr>
                <w:rFonts w:eastAsia="Arial"/>
                <w:b/>
                <w:bCs/>
                <w:color w:val="F0EDE6"/>
                <w:sz w:val="20"/>
                <w:szCs w:val="20"/>
              </w:rPr>
              <w:t>說明</w:t>
            </w:r>
          </w:p>
        </w:tc>
      </w:tr>
      <w:tr w:rsidR="00F411A8" w14:paraId="4542E323" w14:textId="77777777">
        <w:tc>
          <w:tcPr>
            <w:tcW w:w="26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C158D6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已上傳頭像</w:t>
            </w:r>
          </w:p>
        </w:tc>
        <w:tc>
          <w:tcPr>
            <w:tcW w:w="3369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79D7BF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圓形頭像縮圖</w:t>
            </w:r>
          </w:p>
        </w:tc>
        <w:tc>
          <w:tcPr>
            <w:tcW w:w="337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56713C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顯示使用者上傳的頭像照片</w:t>
            </w:r>
          </w:p>
        </w:tc>
      </w:tr>
      <w:tr w:rsidR="00F411A8" w14:paraId="3F3DB964" w14:textId="77777777">
        <w:tc>
          <w:tcPr>
            <w:tcW w:w="26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109579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未上傳頭像（有姓名）</w:t>
            </w:r>
          </w:p>
        </w:tc>
        <w:tc>
          <w:tcPr>
            <w:tcW w:w="3369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43220B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姓名第一個字的縮寫，深色底</w:t>
            </w:r>
          </w:p>
        </w:tc>
        <w:tc>
          <w:tcPr>
            <w:tcW w:w="337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7DC6BA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如「張」、「D」</w:t>
            </w:r>
          </w:p>
        </w:tc>
      </w:tr>
      <w:tr w:rsidR="00F411A8" w14:paraId="406F22FB" w14:textId="77777777">
        <w:tc>
          <w:tcPr>
            <w:tcW w:w="26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FE19C7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未上傳頭像（無姓名）</w:t>
            </w:r>
          </w:p>
        </w:tc>
        <w:tc>
          <w:tcPr>
            <w:tcW w:w="3369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2FC913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人形圖示（icon）</w:t>
            </w:r>
          </w:p>
        </w:tc>
        <w:tc>
          <w:tcPr>
            <w:tcW w:w="337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41B951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Profile 尚未填寫姓名時的 fallback</w:t>
            </w:r>
          </w:p>
        </w:tc>
      </w:tr>
      <w:tr w:rsidR="00F411A8" w14:paraId="7AAA2BDD" w14:textId="77777777">
        <w:tc>
          <w:tcPr>
            <w:tcW w:w="26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9DC6C3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未登入</w:t>
            </w:r>
          </w:p>
        </w:tc>
        <w:tc>
          <w:tcPr>
            <w:tcW w:w="3369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DED691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不顯示 Avatar，改顯示「登入」按鈕</w:t>
            </w:r>
          </w:p>
        </w:tc>
        <w:tc>
          <w:tcPr>
            <w:tcW w:w="337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DA6D90" w14:textId="77777777" w:rsidR="00F411A8" w:rsidRDefault="00F411A8"/>
        </w:tc>
      </w:tr>
    </w:tbl>
    <w:p w14:paraId="6D61B58B" w14:textId="77777777" w:rsidR="00F411A8" w:rsidRDefault="00F411A8">
      <w:pPr>
        <w:spacing w:after="120"/>
      </w:pPr>
    </w:p>
    <w:p w14:paraId="587E83DD" w14:textId="77777777" w:rsidR="00F411A8" w:rsidRDefault="00000000">
      <w:pPr>
        <w:pStyle w:val="Heading2"/>
        <w:spacing w:before="280" w:after="100"/>
      </w:pPr>
      <w:r>
        <w:rPr>
          <w:color w:val="0D1526"/>
        </w:rPr>
        <w:t>30.4 Avatar 下拉選單 User Stories</w:t>
      </w:r>
    </w:p>
    <w:p w14:paraId="0895A48F" w14:textId="77777777" w:rsidR="00F411A8" w:rsidRDefault="00F411A8">
      <w:pPr>
        <w:spacing w:after="60"/>
      </w:pPr>
    </w:p>
    <w:p w14:paraId="6FD6AB4F" w14:textId="77777777" w:rsidR="00F411A8" w:rsidRDefault="00000000">
      <w:pPr>
        <w:pStyle w:val="Heading3"/>
        <w:spacing w:before="180"/>
      </w:pPr>
      <w:r>
        <w:rPr>
          <w:color w:val="FF6B3D"/>
        </w:rPr>
        <w:t>US-01　點擊 Avatar 展開選單</w:t>
      </w:r>
    </w:p>
    <w:p w14:paraId="1976D9BB" w14:textId="77777777" w:rsidR="00F411A8" w:rsidRDefault="00000000">
      <w:pPr>
        <w:spacing w:before="80" w:after="120"/>
      </w:pPr>
      <w:r>
        <w:rPr>
          <w:rFonts w:eastAsia="Arial"/>
          <w:color w:val="1A1A1A"/>
        </w:rPr>
        <w:t>身為一位已登入的選手，我想要點擊 Nav 右側的 Avatar，看到一個下拉選單包含「我的紀錄」、「個人資料」和「登出」，讓我用一個動作就能到達任何個人相關頁面。</w:t>
      </w:r>
    </w:p>
    <w:p w14:paraId="7F8BA14A" w14:textId="77777777" w:rsidR="00F411A8" w:rsidRDefault="00F411A8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72"/>
        <w:gridCol w:w="7488"/>
      </w:tblGrid>
      <w:tr w:rsidR="00F411A8" w14:paraId="66D2FEBF" w14:textId="77777777">
        <w:tc>
          <w:tcPr>
            <w:tcW w:w="1872" w:type="dxa"/>
            <w:tcBorders>
              <w:top w:val="single" w:sz="1" w:space="0" w:color="060D18"/>
              <w:left w:val="single" w:sz="1" w:space="0" w:color="060D18"/>
              <w:bottom w:val="single" w:sz="1" w:space="0" w:color="060D18"/>
              <w:right w:val="single" w:sz="1" w:space="0" w:color="060D18"/>
            </w:tcBorders>
            <w:shd w:val="clear" w:color="auto" w:fill="060D1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B7833A" w14:textId="77777777" w:rsidR="00F411A8" w:rsidRDefault="00000000">
            <w:r>
              <w:rPr>
                <w:rFonts w:eastAsia="Arial"/>
                <w:b/>
                <w:bCs/>
                <w:color w:val="F0EDE6"/>
                <w:sz w:val="20"/>
                <w:szCs w:val="20"/>
              </w:rPr>
              <w:t>項目</w:t>
            </w:r>
          </w:p>
        </w:tc>
        <w:tc>
          <w:tcPr>
            <w:tcW w:w="7488" w:type="dxa"/>
            <w:tcBorders>
              <w:top w:val="single" w:sz="1" w:space="0" w:color="060D18"/>
              <w:left w:val="single" w:sz="1" w:space="0" w:color="060D18"/>
              <w:bottom w:val="single" w:sz="1" w:space="0" w:color="060D18"/>
              <w:right w:val="single" w:sz="1" w:space="0" w:color="060D18"/>
            </w:tcBorders>
            <w:shd w:val="clear" w:color="auto" w:fill="060D1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321EC3" w14:textId="77777777" w:rsidR="00F411A8" w:rsidRDefault="00000000">
            <w:r>
              <w:rPr>
                <w:rFonts w:eastAsia="Arial"/>
                <w:b/>
                <w:bCs/>
                <w:color w:val="F0EDE6"/>
                <w:sz w:val="20"/>
                <w:szCs w:val="20"/>
              </w:rPr>
              <w:t>內容</w:t>
            </w:r>
          </w:p>
        </w:tc>
      </w:tr>
      <w:tr w:rsidR="00F411A8" w14:paraId="5523676C" w14:textId="77777777">
        <w:tc>
          <w:tcPr>
            <w:tcW w:w="187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83D268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觸發點</w:t>
            </w:r>
          </w:p>
        </w:tc>
        <w:tc>
          <w:tcPr>
            <w:tcW w:w="7488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2BC4A3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點擊 Nav 右側 Avatar 圓形按鈕</w:t>
            </w:r>
          </w:p>
        </w:tc>
      </w:tr>
      <w:tr w:rsidR="00F411A8" w14:paraId="6C717DBF" w14:textId="77777777">
        <w:tc>
          <w:tcPr>
            <w:tcW w:w="187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437BA4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行為</w:t>
            </w:r>
          </w:p>
        </w:tc>
        <w:tc>
          <w:tcPr>
            <w:tcW w:w="7488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EB2184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顯示下拉選單，頂部顯示姓名與 Email 作為身份確認</w:t>
            </w:r>
          </w:p>
        </w:tc>
      </w:tr>
      <w:tr w:rsidR="00F411A8" w14:paraId="6F51A403" w14:textId="77777777">
        <w:tc>
          <w:tcPr>
            <w:tcW w:w="187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F1FC73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關閉方式</w:t>
            </w:r>
          </w:p>
        </w:tc>
        <w:tc>
          <w:tcPr>
            <w:tcW w:w="7488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6EAF8D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點擊選單外任意位置，或按 Escape 鍵</w:t>
            </w:r>
          </w:p>
        </w:tc>
      </w:tr>
      <w:tr w:rsidR="00F411A8" w14:paraId="574C2D31" w14:textId="77777777">
        <w:tc>
          <w:tcPr>
            <w:tcW w:w="187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0E0798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動畫</w:t>
            </w:r>
          </w:p>
        </w:tc>
        <w:tc>
          <w:tcPr>
            <w:tcW w:w="7488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461979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向下展開，100ms ease-out，與 Auth Modal 保持一致</w:t>
            </w:r>
          </w:p>
        </w:tc>
      </w:tr>
    </w:tbl>
    <w:p w14:paraId="206EA2C5" w14:textId="77777777" w:rsidR="00F411A8" w:rsidRDefault="00F411A8">
      <w:pPr>
        <w:spacing w:after="120"/>
      </w:pPr>
    </w:p>
    <w:p w14:paraId="4F671D9B" w14:textId="77777777" w:rsidR="00F411A8" w:rsidRDefault="00000000">
      <w:pPr>
        <w:pStyle w:val="Heading3"/>
        <w:spacing w:before="180"/>
      </w:pPr>
      <w:r>
        <w:rPr>
          <w:color w:val="FF6B3D"/>
        </w:rPr>
        <w:t>US-02　從選單進入我的紀錄</w:t>
      </w:r>
    </w:p>
    <w:p w14:paraId="41E7AC6F" w14:textId="77777777" w:rsidR="00F411A8" w:rsidRDefault="00000000">
      <w:pPr>
        <w:spacing w:before="80" w:after="120"/>
      </w:pPr>
      <w:r>
        <w:rPr>
          <w:rFonts w:eastAsia="Arial"/>
          <w:color w:val="1A1A1A"/>
        </w:rPr>
        <w:t>身為一位已登入的選手，我想要點擊 Avatar 選單裡的「我的紀錄」，直接進入我的成績列表，查看所有已登錄的成績、公開/私人狀態，以及公證狀態。</w:t>
      </w:r>
    </w:p>
    <w:p w14:paraId="6FCEF217" w14:textId="77777777" w:rsidR="00F411A8" w:rsidRDefault="00F411A8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72"/>
        <w:gridCol w:w="7488"/>
      </w:tblGrid>
      <w:tr w:rsidR="00F411A8" w14:paraId="2E9463F2" w14:textId="77777777">
        <w:tc>
          <w:tcPr>
            <w:tcW w:w="1872" w:type="dxa"/>
            <w:tcBorders>
              <w:top w:val="single" w:sz="1" w:space="0" w:color="060D18"/>
              <w:left w:val="single" w:sz="1" w:space="0" w:color="060D18"/>
              <w:bottom w:val="single" w:sz="1" w:space="0" w:color="060D18"/>
              <w:right w:val="single" w:sz="1" w:space="0" w:color="060D18"/>
            </w:tcBorders>
            <w:shd w:val="clear" w:color="auto" w:fill="060D1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2A5F67" w14:textId="77777777" w:rsidR="00F411A8" w:rsidRDefault="00000000">
            <w:r>
              <w:rPr>
                <w:rFonts w:eastAsia="Arial"/>
                <w:b/>
                <w:bCs/>
                <w:color w:val="F0EDE6"/>
                <w:sz w:val="20"/>
                <w:szCs w:val="20"/>
              </w:rPr>
              <w:t>項目</w:t>
            </w:r>
          </w:p>
        </w:tc>
        <w:tc>
          <w:tcPr>
            <w:tcW w:w="7488" w:type="dxa"/>
            <w:tcBorders>
              <w:top w:val="single" w:sz="1" w:space="0" w:color="060D18"/>
              <w:left w:val="single" w:sz="1" w:space="0" w:color="060D18"/>
              <w:bottom w:val="single" w:sz="1" w:space="0" w:color="060D18"/>
              <w:right w:val="single" w:sz="1" w:space="0" w:color="060D18"/>
            </w:tcBorders>
            <w:shd w:val="clear" w:color="auto" w:fill="060D1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9AE6C9" w14:textId="77777777" w:rsidR="00F411A8" w:rsidRDefault="00000000">
            <w:r>
              <w:rPr>
                <w:rFonts w:eastAsia="Arial"/>
                <w:b/>
                <w:bCs/>
                <w:color w:val="F0EDE6"/>
                <w:sz w:val="20"/>
                <w:szCs w:val="20"/>
              </w:rPr>
              <w:t>內容</w:t>
            </w:r>
          </w:p>
        </w:tc>
      </w:tr>
      <w:tr w:rsidR="00F411A8" w14:paraId="4092FB8E" w14:textId="77777777">
        <w:tc>
          <w:tcPr>
            <w:tcW w:w="187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CAF3DD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目標頁面</w:t>
            </w:r>
          </w:p>
        </w:tc>
        <w:tc>
          <w:tcPr>
            <w:tcW w:w="7488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FA2610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/my/results</w:t>
            </w:r>
          </w:p>
        </w:tc>
      </w:tr>
      <w:tr w:rsidR="00F411A8" w14:paraId="6B0183D6" w14:textId="77777777">
        <w:tc>
          <w:tcPr>
            <w:tcW w:w="187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C9609C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頁面內容</w:t>
            </w:r>
          </w:p>
        </w:tc>
        <w:tc>
          <w:tcPr>
            <w:tcW w:w="7488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8C1B57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個人所有成績卡片列表，含距離、賽事名稱、完賽時間、公開/私人切換、公證狀態標示</w:t>
            </w:r>
          </w:p>
        </w:tc>
      </w:tr>
      <w:tr w:rsidR="00F411A8" w14:paraId="2929E9B5" w14:textId="77777777">
        <w:tc>
          <w:tcPr>
            <w:tcW w:w="187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2BA187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新增入口</w:t>
            </w:r>
          </w:p>
        </w:tc>
        <w:tc>
          <w:tcPr>
            <w:tcW w:w="7488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E08A65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頁面右上角「+ 新增成績」按鈕（與 Nav 同功能）</w:t>
            </w:r>
          </w:p>
        </w:tc>
      </w:tr>
    </w:tbl>
    <w:p w14:paraId="47F79441" w14:textId="77777777" w:rsidR="00F411A8" w:rsidRDefault="00F411A8">
      <w:pPr>
        <w:spacing w:after="120"/>
      </w:pPr>
    </w:p>
    <w:p w14:paraId="7FFF50BC" w14:textId="77777777" w:rsidR="00F411A8" w:rsidRDefault="00000000">
      <w:pPr>
        <w:pStyle w:val="Heading3"/>
        <w:spacing w:before="180"/>
      </w:pPr>
      <w:r>
        <w:rPr>
          <w:color w:val="FF6B3D"/>
        </w:rPr>
        <w:lastRenderedPageBreak/>
        <w:t>US-03　從選單進入個人資料</w:t>
      </w:r>
    </w:p>
    <w:p w14:paraId="00C9354F" w14:textId="77777777" w:rsidR="00F411A8" w:rsidRDefault="00000000">
      <w:pPr>
        <w:spacing w:before="80" w:after="120"/>
      </w:pPr>
      <w:r>
        <w:rPr>
          <w:rFonts w:eastAsia="Arial"/>
          <w:color w:val="1A1A1A"/>
        </w:rPr>
        <w:t>身為一位已登入的選手，我想要點擊 Avatar 選單裡的「個人資料」，進入可 inline 編輯的個人資料頁，修改姓名、性別、出生年份、國籍、自我介紹和頭像，不需要進入另一個頁面或彈出視窗。</w:t>
      </w:r>
    </w:p>
    <w:p w14:paraId="420ED8AA" w14:textId="77777777" w:rsidR="00F411A8" w:rsidRDefault="00F411A8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72"/>
        <w:gridCol w:w="7488"/>
      </w:tblGrid>
      <w:tr w:rsidR="00F411A8" w14:paraId="14A98C31" w14:textId="77777777">
        <w:tc>
          <w:tcPr>
            <w:tcW w:w="1872" w:type="dxa"/>
            <w:tcBorders>
              <w:top w:val="single" w:sz="1" w:space="0" w:color="060D18"/>
              <w:left w:val="single" w:sz="1" w:space="0" w:color="060D18"/>
              <w:bottom w:val="single" w:sz="1" w:space="0" w:color="060D18"/>
              <w:right w:val="single" w:sz="1" w:space="0" w:color="060D18"/>
            </w:tcBorders>
            <w:shd w:val="clear" w:color="auto" w:fill="060D1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9AB7BE" w14:textId="77777777" w:rsidR="00F411A8" w:rsidRDefault="00000000">
            <w:r>
              <w:rPr>
                <w:rFonts w:eastAsia="Arial"/>
                <w:b/>
                <w:bCs/>
                <w:color w:val="F0EDE6"/>
                <w:sz w:val="20"/>
                <w:szCs w:val="20"/>
              </w:rPr>
              <w:t>項目</w:t>
            </w:r>
          </w:p>
        </w:tc>
        <w:tc>
          <w:tcPr>
            <w:tcW w:w="7488" w:type="dxa"/>
            <w:tcBorders>
              <w:top w:val="single" w:sz="1" w:space="0" w:color="060D18"/>
              <w:left w:val="single" w:sz="1" w:space="0" w:color="060D18"/>
              <w:bottom w:val="single" w:sz="1" w:space="0" w:color="060D18"/>
              <w:right w:val="single" w:sz="1" w:space="0" w:color="060D18"/>
            </w:tcBorders>
            <w:shd w:val="clear" w:color="auto" w:fill="060D1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87CBFE" w14:textId="77777777" w:rsidR="00F411A8" w:rsidRDefault="00000000">
            <w:r>
              <w:rPr>
                <w:rFonts w:eastAsia="Arial"/>
                <w:b/>
                <w:bCs/>
                <w:color w:val="F0EDE6"/>
                <w:sz w:val="20"/>
                <w:szCs w:val="20"/>
              </w:rPr>
              <w:t>內容</w:t>
            </w:r>
          </w:p>
        </w:tc>
      </w:tr>
      <w:tr w:rsidR="00F411A8" w14:paraId="0F7242E7" w14:textId="77777777">
        <w:tc>
          <w:tcPr>
            <w:tcW w:w="187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740120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目標頁面</w:t>
            </w:r>
          </w:p>
        </w:tc>
        <w:tc>
          <w:tcPr>
            <w:tcW w:w="7488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5C13D9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/my/profile</w:t>
            </w:r>
          </w:p>
        </w:tc>
      </w:tr>
      <w:tr w:rsidR="00F411A8" w14:paraId="6C936074" w14:textId="77777777">
        <w:tc>
          <w:tcPr>
            <w:tcW w:w="187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7D4DF1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編輯模式</w:t>
            </w:r>
          </w:p>
        </w:tc>
        <w:tc>
          <w:tcPr>
            <w:tcW w:w="7488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23EEF7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Inline 編輯：點擊欄位直接在原位切換為可編輯狀態</w:t>
            </w:r>
          </w:p>
        </w:tc>
      </w:tr>
      <w:tr w:rsidR="00F411A8" w14:paraId="7EF3D066" w14:textId="77777777">
        <w:tc>
          <w:tcPr>
            <w:tcW w:w="187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E84377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儲存方式</w:t>
            </w:r>
          </w:p>
        </w:tc>
        <w:tc>
          <w:tcPr>
            <w:tcW w:w="7488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7119B4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每個欄位獨立儲存，按 Enter 或點擊欄位外自動儲存</w:t>
            </w:r>
          </w:p>
        </w:tc>
      </w:tr>
      <w:tr w:rsidR="00F411A8" w14:paraId="72343C45" w14:textId="77777777">
        <w:tc>
          <w:tcPr>
            <w:tcW w:w="187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8EDA3B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取消方式</w:t>
            </w:r>
          </w:p>
        </w:tc>
        <w:tc>
          <w:tcPr>
            <w:tcW w:w="7488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56E8F9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按 Escape 取消編輯，回復原始值</w:t>
            </w:r>
          </w:p>
        </w:tc>
      </w:tr>
    </w:tbl>
    <w:p w14:paraId="58F91C86" w14:textId="77777777" w:rsidR="00F411A8" w:rsidRDefault="00F411A8">
      <w:pPr>
        <w:spacing w:after="120"/>
      </w:pPr>
    </w:p>
    <w:p w14:paraId="67C82B73" w14:textId="77777777" w:rsidR="00F411A8" w:rsidRDefault="00000000">
      <w:pPr>
        <w:pStyle w:val="Heading3"/>
        <w:spacing w:before="180"/>
      </w:pPr>
      <w:r>
        <w:rPr>
          <w:color w:val="FF6B3D"/>
        </w:rPr>
        <w:t>US-04　選單頂部顯示登入身份</w:t>
      </w:r>
    </w:p>
    <w:p w14:paraId="0537D4C4" w14:textId="77777777" w:rsidR="00F411A8" w:rsidRDefault="00000000">
      <w:pPr>
        <w:spacing w:before="80" w:after="120"/>
      </w:pPr>
      <w:r>
        <w:rPr>
          <w:rFonts w:eastAsia="Arial"/>
          <w:color w:val="1A1A1A"/>
        </w:rPr>
        <w:t>身為一位已登入的選手，我希望打開 Avatar 選單時，選單頂部顯示我的姓名和 Email，讓我確認目前是以哪個帳號登入，在多裝置使用時特別有用。</w:t>
      </w:r>
    </w:p>
    <w:p w14:paraId="49EA0B97" w14:textId="77777777" w:rsidR="00F411A8" w:rsidRDefault="00F411A8">
      <w:pPr>
        <w:spacing w:after="60"/>
      </w:pPr>
    </w:p>
    <w:p w14:paraId="32CB7606" w14:textId="77777777" w:rsidR="00F411A8" w:rsidRDefault="00F411A8">
      <w:pPr>
        <w:spacing w:after="120"/>
      </w:pPr>
    </w:p>
    <w:p w14:paraId="427B99AC" w14:textId="77777777" w:rsidR="00F411A8" w:rsidRDefault="00000000">
      <w:pPr>
        <w:pStyle w:val="Heading3"/>
        <w:spacing w:before="180"/>
      </w:pPr>
      <w:r>
        <w:rPr>
          <w:color w:val="FF6B3D"/>
        </w:rPr>
        <w:t>US-05　未登入狀態顯示登入按鈕</w:t>
      </w:r>
    </w:p>
    <w:p w14:paraId="1AC33EFE" w14:textId="77777777" w:rsidR="00F411A8" w:rsidRDefault="00000000">
      <w:pPr>
        <w:spacing w:before="80" w:after="120"/>
      </w:pPr>
      <w:r>
        <w:rPr>
          <w:rFonts w:eastAsia="Arial"/>
          <w:color w:val="1A1A1A"/>
        </w:rPr>
        <w:t>身為一位未登入的訪客，Nav 右側應顯示「登入」按鈕，不顯示 Avatar，點擊後觸發 Auth Modal（第 28 章），讓我在不離開當前頁面的情況下登入。</w:t>
      </w:r>
    </w:p>
    <w:p w14:paraId="4F545224" w14:textId="77777777" w:rsidR="00F411A8" w:rsidRDefault="00F411A8">
      <w:pPr>
        <w:spacing w:after="60"/>
      </w:pPr>
    </w:p>
    <w:p w14:paraId="70E00DEF" w14:textId="77777777" w:rsidR="00F411A8" w:rsidRDefault="00F411A8">
      <w:pPr>
        <w:spacing w:after="120"/>
      </w:pPr>
    </w:p>
    <w:p w14:paraId="5E838860" w14:textId="77777777" w:rsidR="00F411A8" w:rsidRDefault="00000000">
      <w:pPr>
        <w:pStyle w:val="Heading3"/>
        <w:spacing w:before="180"/>
      </w:pPr>
      <w:r>
        <w:rPr>
          <w:color w:val="FF6B3D"/>
        </w:rPr>
        <w:t>US-06　Avatar 顯示姓名縮寫 fallback</w:t>
      </w:r>
    </w:p>
    <w:p w14:paraId="7713C322" w14:textId="77777777" w:rsidR="00F411A8" w:rsidRDefault="00000000">
      <w:pPr>
        <w:spacing w:before="80" w:after="120"/>
      </w:pPr>
      <w:r>
        <w:rPr>
          <w:rFonts w:eastAsia="Arial"/>
          <w:color w:val="1A1A1A"/>
        </w:rPr>
        <w:t>身為一位尚未上傳頭像的選手，我希望 Nav 的 Avatar 位置顯示我姓名的第一個字，讓我在 Nav 上就能辨識自己的帳號狀態，不需要先上傳頭像。</w:t>
      </w:r>
    </w:p>
    <w:p w14:paraId="4C31DDA5" w14:textId="77777777" w:rsidR="00F411A8" w:rsidRDefault="00F411A8">
      <w:pPr>
        <w:spacing w:after="60"/>
      </w:pPr>
    </w:p>
    <w:p w14:paraId="3010EB2B" w14:textId="77777777" w:rsidR="00F411A8" w:rsidRDefault="00F411A8">
      <w:pPr>
        <w:spacing w:after="120"/>
      </w:pPr>
    </w:p>
    <w:p w14:paraId="141A9D80" w14:textId="77777777" w:rsidR="00F411A8" w:rsidRDefault="00000000">
      <w:pPr>
        <w:pStyle w:val="Heading3"/>
        <w:spacing w:before="180"/>
      </w:pPr>
      <w:r>
        <w:rPr>
          <w:color w:val="FF6B3D"/>
        </w:rPr>
        <w:t>US-07　認證助手看到管理後台入口</w:t>
      </w:r>
    </w:p>
    <w:p w14:paraId="5C18F8E9" w14:textId="77777777" w:rsidR="00F411A8" w:rsidRDefault="00000000">
      <w:pPr>
        <w:spacing w:before="80" w:after="120"/>
      </w:pPr>
      <w:r>
        <w:rPr>
          <w:rFonts w:eastAsia="Arial"/>
          <w:color w:val="1A1A1A"/>
        </w:rPr>
        <w:t>身為一位認證助手，我的 Avatar 下拉選單除了一般選手的選項外，還應顯示「管理後台」入口，讓我快速進入賽事資料管理和公證審核工作介面，與一般選手的介面保持區隔。</w:t>
      </w:r>
    </w:p>
    <w:p w14:paraId="4511F270" w14:textId="77777777" w:rsidR="00F411A8" w:rsidRDefault="00F411A8">
      <w:pPr>
        <w:spacing w:after="60"/>
      </w:pPr>
    </w:p>
    <w:p w14:paraId="5C8E8CD3" w14:textId="77777777" w:rsidR="00F411A8" w:rsidRDefault="00F411A8">
      <w:pPr>
        <w:spacing w:after="120"/>
      </w:pPr>
    </w:p>
    <w:p w14:paraId="63BD6832" w14:textId="77777777" w:rsidR="00F411A8" w:rsidRDefault="00000000">
      <w:pPr>
        <w:pStyle w:val="Heading1"/>
        <w:pBdr>
          <w:left w:val="single" w:sz="18" w:space="8" w:color="FF6B3D"/>
        </w:pBdr>
        <w:spacing w:before="440"/>
      </w:pPr>
      <w:r>
        <w:rPr>
          <w:color w:val="060D18"/>
          <w:sz w:val="34"/>
          <w:szCs w:val="34"/>
        </w:rPr>
        <w:t>31. 個人資料頁設計規格</w:t>
      </w:r>
    </w:p>
    <w:p w14:paraId="7453356E" w14:textId="77777777" w:rsidR="00F411A8" w:rsidRDefault="00000000">
      <w:pPr>
        <w:pStyle w:val="Heading2"/>
        <w:spacing w:before="280" w:after="100"/>
      </w:pPr>
      <w:r>
        <w:rPr>
          <w:color w:val="0D1526"/>
        </w:rPr>
        <w:t>31.1 設計決策：獨立頁面 + Inline 編輯</w:t>
      </w:r>
    </w:p>
    <w:p w14:paraId="3735B30C" w14:textId="77777777" w:rsidR="00F411A8" w:rsidRDefault="00000000">
      <w:pPr>
        <w:spacing w:before="80" w:after="120"/>
      </w:pPr>
      <w:r>
        <w:rPr>
          <w:rFonts w:eastAsia="Arial"/>
          <w:color w:val="1A1A1A"/>
        </w:rPr>
        <w:t>個人資料頁採用獨立頁面（/my/profile）而非 Modal，原因是欄位數量較多，Modal 空間不足且容易遮蔽重要資訊。編輯模式採用 Inline 編輯，點擊欄位直接在原位編輯，不需要進入「編輯模式頁面」或彈出視窗。這是 LinkedIn、GitHub Profile 等主流平台的設計模式。</w:t>
      </w:r>
    </w:p>
    <w:p w14:paraId="2222B764" w14:textId="77777777" w:rsidR="00F411A8" w:rsidRDefault="00F411A8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620"/>
        <w:gridCol w:w="3369"/>
        <w:gridCol w:w="3371"/>
      </w:tblGrid>
      <w:tr w:rsidR="00F411A8" w14:paraId="7FA5A484" w14:textId="77777777">
        <w:tc>
          <w:tcPr>
            <w:tcW w:w="2620" w:type="dxa"/>
            <w:tcBorders>
              <w:top w:val="single" w:sz="1" w:space="0" w:color="060D18"/>
              <w:left w:val="single" w:sz="1" w:space="0" w:color="060D18"/>
              <w:bottom w:val="single" w:sz="1" w:space="0" w:color="060D18"/>
              <w:right w:val="single" w:sz="1" w:space="0" w:color="060D18"/>
            </w:tcBorders>
            <w:shd w:val="clear" w:color="auto" w:fill="060D1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E23D9D" w14:textId="77777777" w:rsidR="00F411A8" w:rsidRDefault="00000000">
            <w:r>
              <w:rPr>
                <w:rFonts w:eastAsia="Arial"/>
                <w:b/>
                <w:bCs/>
                <w:color w:val="F0EDE6"/>
                <w:sz w:val="20"/>
                <w:szCs w:val="20"/>
              </w:rPr>
              <w:t>設計模式</w:t>
            </w:r>
          </w:p>
        </w:tc>
        <w:tc>
          <w:tcPr>
            <w:tcW w:w="3369" w:type="dxa"/>
            <w:tcBorders>
              <w:top w:val="single" w:sz="1" w:space="0" w:color="060D18"/>
              <w:left w:val="single" w:sz="1" w:space="0" w:color="060D18"/>
              <w:bottom w:val="single" w:sz="1" w:space="0" w:color="060D18"/>
              <w:right w:val="single" w:sz="1" w:space="0" w:color="060D18"/>
            </w:tcBorders>
            <w:shd w:val="clear" w:color="auto" w:fill="060D1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62720D" w14:textId="77777777" w:rsidR="00F411A8" w:rsidRDefault="00000000">
            <w:r>
              <w:rPr>
                <w:rFonts w:eastAsia="Arial"/>
                <w:b/>
                <w:bCs/>
                <w:color w:val="F0EDE6"/>
                <w:sz w:val="20"/>
                <w:szCs w:val="20"/>
              </w:rPr>
              <w:t>結論</w:t>
            </w:r>
          </w:p>
        </w:tc>
        <w:tc>
          <w:tcPr>
            <w:tcW w:w="3371" w:type="dxa"/>
            <w:tcBorders>
              <w:top w:val="single" w:sz="1" w:space="0" w:color="060D18"/>
              <w:left w:val="single" w:sz="1" w:space="0" w:color="060D18"/>
              <w:bottom w:val="single" w:sz="1" w:space="0" w:color="060D18"/>
              <w:right w:val="single" w:sz="1" w:space="0" w:color="060D18"/>
            </w:tcBorders>
            <w:shd w:val="clear" w:color="auto" w:fill="060D1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BE112B" w14:textId="77777777" w:rsidR="00F411A8" w:rsidRDefault="00000000">
            <w:r>
              <w:rPr>
                <w:rFonts w:eastAsia="Arial"/>
                <w:b/>
                <w:bCs/>
                <w:color w:val="F0EDE6"/>
                <w:sz w:val="20"/>
                <w:szCs w:val="20"/>
              </w:rPr>
              <w:t>理由</w:t>
            </w:r>
          </w:p>
        </w:tc>
      </w:tr>
      <w:tr w:rsidR="00F411A8" w14:paraId="6EA48818" w14:textId="77777777">
        <w:tc>
          <w:tcPr>
            <w:tcW w:w="26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A54C93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獨立頁面 /my/profile（選用）</w:t>
            </w:r>
          </w:p>
        </w:tc>
        <w:tc>
          <w:tcPr>
            <w:tcW w:w="3369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77572E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✓ 採用</w:t>
            </w:r>
          </w:p>
        </w:tc>
        <w:tc>
          <w:tcPr>
            <w:tcW w:w="337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5846E4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欄位多，空間充足，不遮蔽內容，URL 可直接分享</w:t>
            </w:r>
          </w:p>
        </w:tc>
      </w:tr>
      <w:tr w:rsidR="00F411A8" w14:paraId="2ADC0EEE" w14:textId="77777777">
        <w:tc>
          <w:tcPr>
            <w:tcW w:w="26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05F6E2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Modal 彈出視窗</w:t>
            </w:r>
          </w:p>
        </w:tc>
        <w:tc>
          <w:tcPr>
            <w:tcW w:w="3369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DD00D0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✗ 不採用</w:t>
            </w:r>
          </w:p>
        </w:tc>
        <w:tc>
          <w:tcPr>
            <w:tcW w:w="337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74F4B2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欄位多時空間不足，容易遮蔽背景內容，不符合主流模式</w:t>
            </w:r>
          </w:p>
        </w:tc>
      </w:tr>
      <w:tr w:rsidR="00F411A8" w14:paraId="54975139" w14:textId="77777777">
        <w:tc>
          <w:tcPr>
            <w:tcW w:w="26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359820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Inline 編輯（選用）</w:t>
            </w:r>
          </w:p>
        </w:tc>
        <w:tc>
          <w:tcPr>
            <w:tcW w:w="3369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19F165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✓ 採用</w:t>
            </w:r>
          </w:p>
        </w:tc>
        <w:tc>
          <w:tcPr>
            <w:tcW w:w="337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4E8D81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點擊即編輯，流程最簡，LinkedIn / GitHub 主流做法</w:t>
            </w:r>
          </w:p>
        </w:tc>
      </w:tr>
      <w:tr w:rsidR="00F411A8" w14:paraId="06AD01F5" w14:textId="77777777">
        <w:tc>
          <w:tcPr>
            <w:tcW w:w="26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13DCDC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獨立編輯表單頁</w:t>
            </w:r>
          </w:p>
        </w:tc>
        <w:tc>
          <w:tcPr>
            <w:tcW w:w="3369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0CC601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✗ 不採用</w:t>
            </w:r>
          </w:p>
        </w:tc>
        <w:tc>
          <w:tcPr>
            <w:tcW w:w="337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14E549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需要額外跳頁，破壞使用流程</w:t>
            </w:r>
          </w:p>
        </w:tc>
      </w:tr>
    </w:tbl>
    <w:p w14:paraId="3630BEB7" w14:textId="77777777" w:rsidR="00F411A8" w:rsidRDefault="00F411A8">
      <w:pPr>
        <w:spacing w:after="120"/>
      </w:pPr>
    </w:p>
    <w:p w14:paraId="07113A7E" w14:textId="77777777" w:rsidR="00F411A8" w:rsidRDefault="00000000">
      <w:pPr>
        <w:pStyle w:val="Heading2"/>
        <w:spacing w:before="280" w:after="100"/>
      </w:pPr>
      <w:r>
        <w:rPr>
          <w:color w:val="0D1526"/>
        </w:rPr>
        <w:t>31.2 頁面欄位規格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620"/>
        <w:gridCol w:w="2246"/>
        <w:gridCol w:w="2246"/>
        <w:gridCol w:w="2248"/>
      </w:tblGrid>
      <w:tr w:rsidR="00F411A8" w14:paraId="7F15A12F" w14:textId="77777777">
        <w:tc>
          <w:tcPr>
            <w:tcW w:w="2620" w:type="dxa"/>
            <w:tcBorders>
              <w:top w:val="single" w:sz="1" w:space="0" w:color="060D18"/>
              <w:left w:val="single" w:sz="1" w:space="0" w:color="060D18"/>
              <w:bottom w:val="single" w:sz="1" w:space="0" w:color="060D18"/>
              <w:right w:val="single" w:sz="1" w:space="0" w:color="060D18"/>
            </w:tcBorders>
            <w:shd w:val="clear" w:color="auto" w:fill="060D1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FD963E" w14:textId="77777777" w:rsidR="00F411A8" w:rsidRDefault="00000000">
            <w:r>
              <w:rPr>
                <w:rFonts w:eastAsia="Arial"/>
                <w:b/>
                <w:bCs/>
                <w:color w:val="F0EDE6"/>
                <w:sz w:val="20"/>
                <w:szCs w:val="20"/>
              </w:rPr>
              <w:t>欄位</w:t>
            </w:r>
          </w:p>
        </w:tc>
        <w:tc>
          <w:tcPr>
            <w:tcW w:w="2246" w:type="dxa"/>
            <w:tcBorders>
              <w:top w:val="single" w:sz="1" w:space="0" w:color="060D18"/>
              <w:left w:val="single" w:sz="1" w:space="0" w:color="060D18"/>
              <w:bottom w:val="single" w:sz="1" w:space="0" w:color="060D18"/>
              <w:right w:val="single" w:sz="1" w:space="0" w:color="060D18"/>
            </w:tcBorders>
            <w:shd w:val="clear" w:color="auto" w:fill="060D1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799148" w14:textId="77777777" w:rsidR="00F411A8" w:rsidRDefault="00000000">
            <w:r>
              <w:rPr>
                <w:rFonts w:eastAsia="Arial"/>
                <w:b/>
                <w:bCs/>
                <w:color w:val="F0EDE6"/>
                <w:sz w:val="20"/>
                <w:szCs w:val="20"/>
              </w:rPr>
              <w:t>類型</w:t>
            </w:r>
          </w:p>
        </w:tc>
        <w:tc>
          <w:tcPr>
            <w:tcW w:w="2246" w:type="dxa"/>
            <w:tcBorders>
              <w:top w:val="single" w:sz="1" w:space="0" w:color="060D18"/>
              <w:left w:val="single" w:sz="1" w:space="0" w:color="060D18"/>
              <w:bottom w:val="single" w:sz="1" w:space="0" w:color="060D18"/>
              <w:right w:val="single" w:sz="1" w:space="0" w:color="060D18"/>
            </w:tcBorders>
            <w:shd w:val="clear" w:color="auto" w:fill="060D1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C738F2" w14:textId="77777777" w:rsidR="00F411A8" w:rsidRDefault="00000000">
            <w:r>
              <w:rPr>
                <w:rFonts w:eastAsia="Arial"/>
                <w:b/>
                <w:bCs/>
                <w:color w:val="F0EDE6"/>
                <w:sz w:val="20"/>
                <w:szCs w:val="20"/>
              </w:rPr>
              <w:t>進榜必填</w:t>
            </w:r>
          </w:p>
        </w:tc>
        <w:tc>
          <w:tcPr>
            <w:tcW w:w="2248" w:type="dxa"/>
            <w:tcBorders>
              <w:top w:val="single" w:sz="1" w:space="0" w:color="060D18"/>
              <w:left w:val="single" w:sz="1" w:space="0" w:color="060D18"/>
              <w:bottom w:val="single" w:sz="1" w:space="0" w:color="060D18"/>
              <w:right w:val="single" w:sz="1" w:space="0" w:color="060D18"/>
            </w:tcBorders>
            <w:shd w:val="clear" w:color="auto" w:fill="060D1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E061D3" w14:textId="77777777" w:rsidR="00F411A8" w:rsidRDefault="00000000">
            <w:r>
              <w:rPr>
                <w:rFonts w:eastAsia="Arial"/>
                <w:b/>
                <w:bCs/>
                <w:color w:val="F0EDE6"/>
                <w:sz w:val="20"/>
                <w:szCs w:val="20"/>
              </w:rPr>
              <w:t>說明</w:t>
            </w:r>
          </w:p>
        </w:tc>
      </w:tr>
      <w:tr w:rsidR="00F411A8" w14:paraId="1CB3691B" w14:textId="77777777">
        <w:tc>
          <w:tcPr>
            <w:tcW w:w="26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D5777D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頭像</w:t>
            </w:r>
          </w:p>
        </w:tc>
        <w:tc>
          <w:tcPr>
            <w:tcW w:w="224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55FA82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圖片上傳</w:t>
            </w:r>
          </w:p>
        </w:tc>
        <w:tc>
          <w:tcPr>
            <w:tcW w:w="224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78300F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否</w:t>
            </w:r>
          </w:p>
        </w:tc>
        <w:tc>
          <w:tcPr>
            <w:tcW w:w="2248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D87954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點擊頭像區域觸發上傳，支援裁切預覽</w:t>
            </w:r>
          </w:p>
        </w:tc>
      </w:tr>
      <w:tr w:rsidR="00F411A8" w14:paraId="50B2AFA6" w14:textId="77777777">
        <w:tc>
          <w:tcPr>
            <w:tcW w:w="26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D3DF44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姓名</w:t>
            </w:r>
          </w:p>
        </w:tc>
        <w:tc>
          <w:tcPr>
            <w:tcW w:w="224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28FEDB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文字輸入</w:t>
            </w:r>
          </w:p>
        </w:tc>
        <w:tc>
          <w:tcPr>
            <w:tcW w:w="224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C5F883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是</w:t>
            </w:r>
          </w:p>
        </w:tc>
        <w:tc>
          <w:tcPr>
            <w:tcW w:w="2248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DBBB70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真實姓名，排行榜顯示用，不可為空白或純空格</w:t>
            </w:r>
          </w:p>
        </w:tc>
      </w:tr>
      <w:tr w:rsidR="00F411A8" w14:paraId="05294D45" w14:textId="77777777">
        <w:tc>
          <w:tcPr>
            <w:tcW w:w="26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0945B9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性別</w:t>
            </w:r>
          </w:p>
        </w:tc>
        <w:tc>
          <w:tcPr>
            <w:tcW w:w="224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C4C2EA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下拉選單</w:t>
            </w:r>
          </w:p>
        </w:tc>
        <w:tc>
          <w:tcPr>
            <w:tcW w:w="224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767CD3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是</w:t>
            </w:r>
          </w:p>
        </w:tc>
        <w:tc>
          <w:tcPr>
            <w:tcW w:w="2248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9F811E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男 / 女，排行榜分組依據</w:t>
            </w:r>
          </w:p>
        </w:tc>
      </w:tr>
      <w:tr w:rsidR="00F411A8" w14:paraId="38DD919A" w14:textId="77777777">
        <w:tc>
          <w:tcPr>
            <w:tcW w:w="26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85FCBA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出生年份</w:t>
            </w:r>
          </w:p>
        </w:tc>
        <w:tc>
          <w:tcPr>
            <w:tcW w:w="224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3D28EF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數字輸入</w:t>
            </w:r>
          </w:p>
        </w:tc>
        <w:tc>
          <w:tcPr>
            <w:tcW w:w="224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584FF6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是</w:t>
            </w:r>
          </w:p>
        </w:tc>
        <w:tc>
          <w:tcPr>
            <w:tcW w:w="2248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0062DD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自動計算年齡組，合理範圍 1930–2010</w:t>
            </w:r>
          </w:p>
        </w:tc>
      </w:tr>
      <w:tr w:rsidR="00F411A8" w14:paraId="30BFE849" w14:textId="77777777">
        <w:tc>
          <w:tcPr>
            <w:tcW w:w="26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278834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國籍</w:t>
            </w:r>
          </w:p>
        </w:tc>
        <w:tc>
          <w:tcPr>
            <w:tcW w:w="224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A102C4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下拉選單</w:t>
            </w:r>
          </w:p>
        </w:tc>
        <w:tc>
          <w:tcPr>
            <w:tcW w:w="224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F3E4CE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是</w:t>
            </w:r>
          </w:p>
        </w:tc>
        <w:tc>
          <w:tcPr>
            <w:tcW w:w="2248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9D973D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地區排行榜篩選依據</w:t>
            </w:r>
          </w:p>
        </w:tc>
      </w:tr>
      <w:tr w:rsidR="00F411A8" w14:paraId="11D12AEC" w14:textId="77777777">
        <w:tc>
          <w:tcPr>
            <w:tcW w:w="26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3F0C4A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自我介紹</w:t>
            </w:r>
          </w:p>
        </w:tc>
        <w:tc>
          <w:tcPr>
            <w:tcW w:w="224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C74F93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多行文字</w:t>
            </w:r>
          </w:p>
        </w:tc>
        <w:tc>
          <w:tcPr>
            <w:tcW w:w="224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4461F7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否</w:t>
            </w:r>
          </w:p>
        </w:tc>
        <w:tc>
          <w:tcPr>
            <w:tcW w:w="2248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6F16FA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個人公開頁面顯示，上限 200 字</w:t>
            </w:r>
          </w:p>
        </w:tc>
      </w:tr>
      <w:tr w:rsidR="00F411A8" w14:paraId="0B393918" w14:textId="77777777">
        <w:tc>
          <w:tcPr>
            <w:tcW w:w="26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6858C2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Email</w:t>
            </w:r>
          </w:p>
        </w:tc>
        <w:tc>
          <w:tcPr>
            <w:tcW w:w="224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21C6B8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唯讀顯示</w:t>
            </w:r>
          </w:p>
        </w:tc>
        <w:tc>
          <w:tcPr>
            <w:tcW w:w="224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D15C2E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否</w:t>
            </w:r>
          </w:p>
        </w:tc>
        <w:tc>
          <w:tcPr>
            <w:tcW w:w="2248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CA3AAA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登入用，不可在此修改（另有獨立的 Email 修改流程）</w:t>
            </w:r>
          </w:p>
        </w:tc>
      </w:tr>
    </w:tbl>
    <w:p w14:paraId="2D4FFD13" w14:textId="77777777" w:rsidR="00F411A8" w:rsidRDefault="00F411A8">
      <w:pPr>
        <w:spacing w:after="120"/>
      </w:pPr>
    </w:p>
    <w:p w14:paraId="70AC93F2" w14:textId="77777777" w:rsidR="00F411A8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1A1A1A"/>
        </w:rPr>
        <w:t>姓名（name）、性別、出生年份、國籍為「進排行榜必填」欄位，頁面上以明顯標示提示未填者；暱稱（nickname）為選填，填寫後排行榜顯示優先於姓名</w:t>
      </w:r>
    </w:p>
    <w:p w14:paraId="27B4A726" w14:textId="77777777" w:rsidR="00F411A8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1A1A1A"/>
        </w:rPr>
        <w:t>未填寫必填欄位時，成績仍可儲存為私人，但無法設為公開</w:t>
      </w:r>
    </w:p>
    <w:p w14:paraId="587D166C" w14:textId="77777777" w:rsidR="00F411A8" w:rsidRDefault="00F411A8">
      <w:pPr>
        <w:spacing w:after="120"/>
      </w:pPr>
    </w:p>
    <w:p w14:paraId="51D22139" w14:textId="77777777" w:rsidR="00F411A8" w:rsidRDefault="00000000">
      <w:pPr>
        <w:pStyle w:val="Heading2"/>
        <w:spacing w:before="280" w:after="100"/>
      </w:pPr>
      <w:r>
        <w:rPr>
          <w:color w:val="0D1526"/>
        </w:rPr>
        <w:t>31.3 Inline 編輯行為規格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620"/>
        <w:gridCol w:w="6740"/>
      </w:tblGrid>
      <w:tr w:rsidR="00F411A8" w14:paraId="3C808DBD" w14:textId="77777777">
        <w:tc>
          <w:tcPr>
            <w:tcW w:w="2620" w:type="dxa"/>
            <w:tcBorders>
              <w:top w:val="single" w:sz="1" w:space="0" w:color="060D18"/>
              <w:left w:val="single" w:sz="1" w:space="0" w:color="060D18"/>
              <w:bottom w:val="single" w:sz="1" w:space="0" w:color="060D18"/>
              <w:right w:val="single" w:sz="1" w:space="0" w:color="060D18"/>
            </w:tcBorders>
            <w:shd w:val="clear" w:color="auto" w:fill="060D1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516872" w14:textId="77777777" w:rsidR="00F411A8" w:rsidRDefault="00000000">
            <w:r>
              <w:rPr>
                <w:rFonts w:eastAsia="Arial"/>
                <w:b/>
                <w:bCs/>
                <w:color w:val="F0EDE6"/>
                <w:sz w:val="20"/>
                <w:szCs w:val="20"/>
              </w:rPr>
              <w:t>行為</w:t>
            </w:r>
          </w:p>
        </w:tc>
        <w:tc>
          <w:tcPr>
            <w:tcW w:w="6740" w:type="dxa"/>
            <w:tcBorders>
              <w:top w:val="single" w:sz="1" w:space="0" w:color="060D18"/>
              <w:left w:val="single" w:sz="1" w:space="0" w:color="060D18"/>
              <w:bottom w:val="single" w:sz="1" w:space="0" w:color="060D18"/>
              <w:right w:val="single" w:sz="1" w:space="0" w:color="060D18"/>
            </w:tcBorders>
            <w:shd w:val="clear" w:color="auto" w:fill="060D1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207DA3" w14:textId="77777777" w:rsidR="00F411A8" w:rsidRDefault="00000000">
            <w:r>
              <w:rPr>
                <w:rFonts w:eastAsia="Arial"/>
                <w:b/>
                <w:bCs/>
                <w:color w:val="F0EDE6"/>
                <w:sz w:val="20"/>
                <w:szCs w:val="20"/>
              </w:rPr>
              <w:t>規格</w:t>
            </w:r>
          </w:p>
        </w:tc>
      </w:tr>
      <w:tr w:rsidR="00F411A8" w14:paraId="6B3E1F01" w14:textId="77777777">
        <w:tc>
          <w:tcPr>
            <w:tcW w:w="26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CA55FE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進入編輯</w:t>
            </w:r>
          </w:p>
        </w:tc>
        <w:tc>
          <w:tcPr>
            <w:tcW w:w="67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51ABF2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點擊欄位值或旁邊的編輯圖示，欄位切換為 input 狀態</w:t>
            </w:r>
          </w:p>
        </w:tc>
      </w:tr>
      <w:tr w:rsidR="00F411A8" w14:paraId="0F98B2BF" w14:textId="77777777">
        <w:tc>
          <w:tcPr>
            <w:tcW w:w="26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385D21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儲存</w:t>
            </w:r>
          </w:p>
        </w:tc>
        <w:tc>
          <w:tcPr>
            <w:tcW w:w="67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5986E5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按 Enter（單行）/ Cmd+Enter（多行）或點擊欄位外自動儲存</w:t>
            </w:r>
          </w:p>
        </w:tc>
      </w:tr>
      <w:tr w:rsidR="00F411A8" w14:paraId="39FBA125" w14:textId="77777777">
        <w:tc>
          <w:tcPr>
            <w:tcW w:w="26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0DFBA9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取消</w:t>
            </w:r>
          </w:p>
        </w:tc>
        <w:tc>
          <w:tcPr>
            <w:tcW w:w="67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7C7E06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按 Escape 取消，回復原始值，不發送 API 請求</w:t>
            </w:r>
          </w:p>
        </w:tc>
      </w:tr>
      <w:tr w:rsidR="00F411A8" w14:paraId="54D32B19" w14:textId="77777777">
        <w:tc>
          <w:tcPr>
            <w:tcW w:w="26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61D0AD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lastRenderedPageBreak/>
              <w:t>載入狀態</w:t>
            </w:r>
          </w:p>
        </w:tc>
        <w:tc>
          <w:tcPr>
            <w:tcW w:w="67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8F3439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儲存中顯示 spinner，欄位 disabled</w:t>
            </w:r>
          </w:p>
        </w:tc>
      </w:tr>
      <w:tr w:rsidR="00F411A8" w14:paraId="5A37E6A5" w14:textId="77777777">
        <w:tc>
          <w:tcPr>
            <w:tcW w:w="26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29475B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成功回饋</w:t>
            </w:r>
          </w:p>
        </w:tc>
        <w:tc>
          <w:tcPr>
            <w:tcW w:w="67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A34FC3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儲存成功後欄位回到顯示狀態，短暫顯示綠色確認提示</w:t>
            </w:r>
          </w:p>
        </w:tc>
      </w:tr>
      <w:tr w:rsidR="00F411A8" w14:paraId="5B8E4B1B" w14:textId="77777777">
        <w:tc>
          <w:tcPr>
            <w:tcW w:w="26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983D0E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錯誤回饋</w:t>
            </w:r>
          </w:p>
        </w:tc>
        <w:tc>
          <w:tcPr>
            <w:tcW w:w="67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6B1841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儲存失敗時保持編輯狀態，顯示錯誤訊息，讓使用者修正後重試</w:t>
            </w:r>
          </w:p>
        </w:tc>
      </w:tr>
    </w:tbl>
    <w:p w14:paraId="7CE42E4F" w14:textId="77777777" w:rsidR="00F411A8" w:rsidRDefault="00F411A8">
      <w:pPr>
        <w:spacing w:after="120"/>
      </w:pPr>
    </w:p>
    <w:p w14:paraId="58D1954B" w14:textId="77777777" w:rsidR="00F411A8" w:rsidRDefault="00000000">
      <w:pPr>
        <w:pStyle w:val="Heading2"/>
        <w:spacing w:before="280" w:after="100"/>
      </w:pPr>
      <w:r>
        <w:rPr>
          <w:color w:val="0D1526"/>
        </w:rPr>
        <w:t>31.4 個人資料頁 User Stories</w:t>
      </w:r>
    </w:p>
    <w:p w14:paraId="7B593D2D" w14:textId="77777777" w:rsidR="00F411A8" w:rsidRDefault="00F411A8">
      <w:pPr>
        <w:spacing w:after="60"/>
      </w:pPr>
    </w:p>
    <w:p w14:paraId="298CECDF" w14:textId="77777777" w:rsidR="00F411A8" w:rsidRDefault="00000000">
      <w:pPr>
        <w:pStyle w:val="Heading3"/>
        <w:spacing w:before="180"/>
      </w:pPr>
      <w:r>
        <w:rPr>
          <w:color w:val="FF6B3D"/>
        </w:rPr>
        <w:t>US-01　查看個人資料</w:t>
      </w:r>
    </w:p>
    <w:p w14:paraId="1E67F4B7" w14:textId="77777777" w:rsidR="00F411A8" w:rsidRDefault="00000000">
      <w:pPr>
        <w:spacing w:before="80" w:after="120"/>
      </w:pPr>
      <w:r>
        <w:rPr>
          <w:rFonts w:eastAsia="Arial"/>
          <w:color w:val="1A1A1A"/>
        </w:rPr>
        <w:t>身為一位已登入的選手，我想要進入個人資料頁，一目了然地看到目前填寫的姓名、性別、出生年份、國籍和自我介紹，以及哪些必填欄位尚未完成。</w:t>
      </w:r>
    </w:p>
    <w:p w14:paraId="1523D1D2" w14:textId="77777777" w:rsidR="00F411A8" w:rsidRDefault="00F411A8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72"/>
        <w:gridCol w:w="7488"/>
      </w:tblGrid>
      <w:tr w:rsidR="00F411A8" w14:paraId="120C6CE6" w14:textId="77777777">
        <w:tc>
          <w:tcPr>
            <w:tcW w:w="1872" w:type="dxa"/>
            <w:tcBorders>
              <w:top w:val="single" w:sz="1" w:space="0" w:color="060D18"/>
              <w:left w:val="single" w:sz="1" w:space="0" w:color="060D18"/>
              <w:bottom w:val="single" w:sz="1" w:space="0" w:color="060D18"/>
              <w:right w:val="single" w:sz="1" w:space="0" w:color="060D18"/>
            </w:tcBorders>
            <w:shd w:val="clear" w:color="auto" w:fill="060D1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3527C1" w14:textId="77777777" w:rsidR="00F411A8" w:rsidRDefault="00000000">
            <w:r>
              <w:rPr>
                <w:rFonts w:eastAsia="Arial"/>
                <w:b/>
                <w:bCs/>
                <w:color w:val="F0EDE6"/>
                <w:sz w:val="20"/>
                <w:szCs w:val="20"/>
              </w:rPr>
              <w:t>項目</w:t>
            </w:r>
          </w:p>
        </w:tc>
        <w:tc>
          <w:tcPr>
            <w:tcW w:w="7488" w:type="dxa"/>
            <w:tcBorders>
              <w:top w:val="single" w:sz="1" w:space="0" w:color="060D18"/>
              <w:left w:val="single" w:sz="1" w:space="0" w:color="060D18"/>
              <w:bottom w:val="single" w:sz="1" w:space="0" w:color="060D18"/>
              <w:right w:val="single" w:sz="1" w:space="0" w:color="060D18"/>
            </w:tcBorders>
            <w:shd w:val="clear" w:color="auto" w:fill="060D1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42CF04" w14:textId="77777777" w:rsidR="00F411A8" w:rsidRDefault="00000000">
            <w:r>
              <w:rPr>
                <w:rFonts w:eastAsia="Arial"/>
                <w:b/>
                <w:bCs/>
                <w:color w:val="F0EDE6"/>
                <w:sz w:val="20"/>
                <w:szCs w:val="20"/>
              </w:rPr>
              <w:t>內容</w:t>
            </w:r>
          </w:p>
        </w:tc>
      </w:tr>
      <w:tr w:rsidR="00F411A8" w14:paraId="47D017C0" w14:textId="77777777">
        <w:tc>
          <w:tcPr>
            <w:tcW w:w="187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BA7FFC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頁面路徑</w:t>
            </w:r>
          </w:p>
        </w:tc>
        <w:tc>
          <w:tcPr>
            <w:tcW w:w="7488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CCA483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/my/profile</w:t>
            </w:r>
          </w:p>
        </w:tc>
      </w:tr>
      <w:tr w:rsidR="00F411A8" w14:paraId="6736D1CC" w14:textId="77777777">
        <w:tc>
          <w:tcPr>
            <w:tcW w:w="187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2BE935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進入方式</w:t>
            </w:r>
          </w:p>
        </w:tc>
        <w:tc>
          <w:tcPr>
            <w:tcW w:w="7488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9E6288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Avatar 下拉選單 → 個人資料</w:t>
            </w:r>
          </w:p>
        </w:tc>
      </w:tr>
      <w:tr w:rsidR="00F411A8" w14:paraId="500F3481" w14:textId="77777777">
        <w:tc>
          <w:tcPr>
            <w:tcW w:w="187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1B6982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必填進度提示</w:t>
            </w:r>
          </w:p>
        </w:tc>
        <w:tc>
          <w:tcPr>
            <w:tcW w:w="7488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AB775E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頁面頂部顯示「還差 N 個欄位即可進入排行榜」進度條</w:t>
            </w:r>
          </w:p>
        </w:tc>
      </w:tr>
    </w:tbl>
    <w:p w14:paraId="725E0D28" w14:textId="77777777" w:rsidR="00F411A8" w:rsidRDefault="00F411A8">
      <w:pPr>
        <w:spacing w:after="120"/>
      </w:pPr>
    </w:p>
    <w:p w14:paraId="1D2B9EA3" w14:textId="77777777" w:rsidR="00F411A8" w:rsidRDefault="00000000">
      <w:pPr>
        <w:pStyle w:val="Heading3"/>
        <w:spacing w:before="180"/>
      </w:pPr>
      <w:r>
        <w:rPr>
          <w:color w:val="FF6B3D"/>
        </w:rPr>
        <w:t>US-02　Inline 編輯單一欄位</w:t>
      </w:r>
    </w:p>
    <w:p w14:paraId="2D71844B" w14:textId="77777777" w:rsidR="00F411A8" w:rsidRDefault="00000000">
      <w:pPr>
        <w:spacing w:before="80" w:after="120"/>
      </w:pPr>
      <w:r>
        <w:rPr>
          <w:rFonts w:eastAsia="Arial"/>
          <w:color w:val="1A1A1A"/>
        </w:rPr>
        <w:t>身為一位已登入的選手，我想要點擊任何欄位直接在原位修改，不需要進入另一個頁面或彈出視窗，修改完按 Enter 或點擊其他地方自動儲存。</w:t>
      </w:r>
    </w:p>
    <w:p w14:paraId="76ED0A1C" w14:textId="77777777" w:rsidR="00F411A8" w:rsidRDefault="00F411A8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72"/>
        <w:gridCol w:w="7488"/>
      </w:tblGrid>
      <w:tr w:rsidR="00F411A8" w14:paraId="59BC7057" w14:textId="77777777">
        <w:tc>
          <w:tcPr>
            <w:tcW w:w="1872" w:type="dxa"/>
            <w:tcBorders>
              <w:top w:val="single" w:sz="1" w:space="0" w:color="060D18"/>
              <w:left w:val="single" w:sz="1" w:space="0" w:color="060D18"/>
              <w:bottom w:val="single" w:sz="1" w:space="0" w:color="060D18"/>
              <w:right w:val="single" w:sz="1" w:space="0" w:color="060D18"/>
            </w:tcBorders>
            <w:shd w:val="clear" w:color="auto" w:fill="060D1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A9BE57" w14:textId="77777777" w:rsidR="00F411A8" w:rsidRDefault="00000000">
            <w:r>
              <w:rPr>
                <w:rFonts w:eastAsia="Arial"/>
                <w:b/>
                <w:bCs/>
                <w:color w:val="F0EDE6"/>
                <w:sz w:val="20"/>
                <w:szCs w:val="20"/>
              </w:rPr>
              <w:t>項目</w:t>
            </w:r>
          </w:p>
        </w:tc>
        <w:tc>
          <w:tcPr>
            <w:tcW w:w="7488" w:type="dxa"/>
            <w:tcBorders>
              <w:top w:val="single" w:sz="1" w:space="0" w:color="060D18"/>
              <w:left w:val="single" w:sz="1" w:space="0" w:color="060D18"/>
              <w:bottom w:val="single" w:sz="1" w:space="0" w:color="060D18"/>
              <w:right w:val="single" w:sz="1" w:space="0" w:color="060D18"/>
            </w:tcBorders>
            <w:shd w:val="clear" w:color="auto" w:fill="060D1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F81EA5" w14:textId="77777777" w:rsidR="00F411A8" w:rsidRDefault="00000000">
            <w:r>
              <w:rPr>
                <w:rFonts w:eastAsia="Arial"/>
                <w:b/>
                <w:bCs/>
                <w:color w:val="F0EDE6"/>
                <w:sz w:val="20"/>
                <w:szCs w:val="20"/>
              </w:rPr>
              <w:t>內容</w:t>
            </w:r>
          </w:p>
        </w:tc>
      </w:tr>
      <w:tr w:rsidR="00F411A8" w14:paraId="764862F4" w14:textId="77777777">
        <w:tc>
          <w:tcPr>
            <w:tcW w:w="187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2E8FA0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互動設計</w:t>
            </w:r>
          </w:p>
        </w:tc>
        <w:tc>
          <w:tcPr>
            <w:tcW w:w="7488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48B4AE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Hover 時欄位出現淡色背景與鉛筆圖示，提示可點擊編輯</w:t>
            </w:r>
          </w:p>
        </w:tc>
      </w:tr>
      <w:tr w:rsidR="00F411A8" w14:paraId="22E1B930" w14:textId="77777777">
        <w:tc>
          <w:tcPr>
            <w:tcW w:w="187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09327C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鍵盤支援</w:t>
            </w:r>
          </w:p>
        </w:tc>
        <w:tc>
          <w:tcPr>
            <w:tcW w:w="7488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E2A506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Tab 鍵切換到下一個欄位，Shift+Tab 切換到上一個</w:t>
            </w:r>
          </w:p>
        </w:tc>
      </w:tr>
    </w:tbl>
    <w:p w14:paraId="488A3064" w14:textId="77777777" w:rsidR="00F411A8" w:rsidRDefault="00F411A8">
      <w:pPr>
        <w:spacing w:after="120"/>
      </w:pPr>
    </w:p>
    <w:p w14:paraId="786F50E1" w14:textId="77777777" w:rsidR="00F411A8" w:rsidRDefault="00000000">
      <w:pPr>
        <w:pStyle w:val="Heading3"/>
        <w:spacing w:before="180"/>
      </w:pPr>
      <w:r>
        <w:rPr>
          <w:color w:val="FF6B3D"/>
        </w:rPr>
        <w:t>US-03　上傳頭像</w:t>
      </w:r>
    </w:p>
    <w:p w14:paraId="617EBECC" w14:textId="77777777" w:rsidR="00F411A8" w:rsidRDefault="00000000">
      <w:pPr>
        <w:spacing w:before="80" w:after="120"/>
      </w:pPr>
      <w:r>
        <w:rPr>
          <w:rFonts w:eastAsia="Arial"/>
          <w:color w:val="1A1A1A"/>
        </w:rPr>
        <w:t>身為一位已登入的選手，我想要點擊頭像區域上傳新照片，預覽並裁切成正方形後確認，頭像立即更新在頁面上和 Nav 的 Avatar 位置。</w:t>
      </w:r>
    </w:p>
    <w:p w14:paraId="566A8A13" w14:textId="77777777" w:rsidR="00F411A8" w:rsidRDefault="00F411A8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72"/>
        <w:gridCol w:w="7488"/>
      </w:tblGrid>
      <w:tr w:rsidR="00F411A8" w14:paraId="248D2EA4" w14:textId="77777777">
        <w:tc>
          <w:tcPr>
            <w:tcW w:w="1872" w:type="dxa"/>
            <w:tcBorders>
              <w:top w:val="single" w:sz="1" w:space="0" w:color="060D18"/>
              <w:left w:val="single" w:sz="1" w:space="0" w:color="060D18"/>
              <w:bottom w:val="single" w:sz="1" w:space="0" w:color="060D18"/>
              <w:right w:val="single" w:sz="1" w:space="0" w:color="060D18"/>
            </w:tcBorders>
            <w:shd w:val="clear" w:color="auto" w:fill="060D1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3FDF4E" w14:textId="77777777" w:rsidR="00F411A8" w:rsidRDefault="00000000">
            <w:r>
              <w:rPr>
                <w:rFonts w:eastAsia="Arial"/>
                <w:b/>
                <w:bCs/>
                <w:color w:val="F0EDE6"/>
                <w:sz w:val="20"/>
                <w:szCs w:val="20"/>
              </w:rPr>
              <w:t>項目</w:t>
            </w:r>
          </w:p>
        </w:tc>
        <w:tc>
          <w:tcPr>
            <w:tcW w:w="7488" w:type="dxa"/>
            <w:tcBorders>
              <w:top w:val="single" w:sz="1" w:space="0" w:color="060D18"/>
              <w:left w:val="single" w:sz="1" w:space="0" w:color="060D18"/>
              <w:bottom w:val="single" w:sz="1" w:space="0" w:color="060D18"/>
              <w:right w:val="single" w:sz="1" w:space="0" w:color="060D18"/>
            </w:tcBorders>
            <w:shd w:val="clear" w:color="auto" w:fill="060D1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669C76" w14:textId="77777777" w:rsidR="00F411A8" w:rsidRDefault="00000000">
            <w:r>
              <w:rPr>
                <w:rFonts w:eastAsia="Arial"/>
                <w:b/>
                <w:bCs/>
                <w:color w:val="F0EDE6"/>
                <w:sz w:val="20"/>
                <w:szCs w:val="20"/>
              </w:rPr>
              <w:t>內容</w:t>
            </w:r>
          </w:p>
        </w:tc>
      </w:tr>
      <w:tr w:rsidR="00F411A8" w14:paraId="40264AB6" w14:textId="77777777">
        <w:tc>
          <w:tcPr>
            <w:tcW w:w="187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42FFE6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支援格式</w:t>
            </w:r>
          </w:p>
        </w:tc>
        <w:tc>
          <w:tcPr>
            <w:tcW w:w="7488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600ED8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JPG / PNG / WebP，最大 5MB</w:t>
            </w:r>
          </w:p>
        </w:tc>
      </w:tr>
      <w:tr w:rsidR="00F411A8" w14:paraId="24E8716A" w14:textId="77777777">
        <w:tc>
          <w:tcPr>
            <w:tcW w:w="187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0D0495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裁切</w:t>
            </w:r>
          </w:p>
        </w:tc>
        <w:tc>
          <w:tcPr>
            <w:tcW w:w="7488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758126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上傳後顯示裁切工具，強制正方形裁切</w:t>
            </w:r>
          </w:p>
        </w:tc>
      </w:tr>
      <w:tr w:rsidR="00F411A8" w14:paraId="1E57D68D" w14:textId="77777777">
        <w:tc>
          <w:tcPr>
            <w:tcW w:w="187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53A47C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即時更新</w:t>
            </w:r>
          </w:p>
        </w:tc>
        <w:tc>
          <w:tcPr>
            <w:tcW w:w="7488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D9ECA3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確認裁切後，Nav Avatar 同步更新，不需要重新整理頁面</w:t>
            </w:r>
          </w:p>
        </w:tc>
      </w:tr>
    </w:tbl>
    <w:p w14:paraId="2ACE8E94" w14:textId="77777777" w:rsidR="00F411A8" w:rsidRDefault="00F411A8">
      <w:pPr>
        <w:spacing w:after="120"/>
      </w:pPr>
    </w:p>
    <w:p w14:paraId="514095D0" w14:textId="77777777" w:rsidR="00F411A8" w:rsidRDefault="00000000">
      <w:pPr>
        <w:pStyle w:val="Heading3"/>
        <w:spacing w:before="180"/>
      </w:pPr>
      <w:r>
        <w:rPr>
          <w:color w:val="FF6B3D"/>
        </w:rPr>
        <w:t>US-04　首次進入，看到必填欄位引導</w:t>
      </w:r>
    </w:p>
    <w:p w14:paraId="35C0226E" w14:textId="77777777" w:rsidR="00F411A8" w:rsidRDefault="00000000">
      <w:pPr>
        <w:spacing w:before="80" w:after="120"/>
      </w:pPr>
      <w:r>
        <w:rPr>
          <w:rFonts w:eastAsia="Arial"/>
          <w:color w:val="1A1A1A"/>
        </w:rPr>
        <w:t>身為一位剛完成首筆成績登錄的選手，進入個人資料頁時，我希望系統清楚標示哪四個欄位是「進排行榜必填」，以及填完後能帶來什麼好處，讓我有動力完成填寫。</w:t>
      </w:r>
    </w:p>
    <w:p w14:paraId="26F5B5F2" w14:textId="77777777" w:rsidR="00F411A8" w:rsidRDefault="00F411A8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72"/>
        <w:gridCol w:w="7488"/>
      </w:tblGrid>
      <w:tr w:rsidR="00F411A8" w14:paraId="1ABA833C" w14:textId="77777777">
        <w:tc>
          <w:tcPr>
            <w:tcW w:w="1872" w:type="dxa"/>
            <w:tcBorders>
              <w:top w:val="single" w:sz="1" w:space="0" w:color="060D18"/>
              <w:left w:val="single" w:sz="1" w:space="0" w:color="060D18"/>
              <w:bottom w:val="single" w:sz="1" w:space="0" w:color="060D18"/>
              <w:right w:val="single" w:sz="1" w:space="0" w:color="060D18"/>
            </w:tcBorders>
            <w:shd w:val="clear" w:color="auto" w:fill="060D1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51D28A" w14:textId="77777777" w:rsidR="00F411A8" w:rsidRDefault="00000000">
            <w:r>
              <w:rPr>
                <w:rFonts w:eastAsia="Arial"/>
                <w:b/>
                <w:bCs/>
                <w:color w:val="F0EDE6"/>
                <w:sz w:val="20"/>
                <w:szCs w:val="20"/>
              </w:rPr>
              <w:t>項目</w:t>
            </w:r>
          </w:p>
        </w:tc>
        <w:tc>
          <w:tcPr>
            <w:tcW w:w="7488" w:type="dxa"/>
            <w:tcBorders>
              <w:top w:val="single" w:sz="1" w:space="0" w:color="060D18"/>
              <w:left w:val="single" w:sz="1" w:space="0" w:color="060D18"/>
              <w:bottom w:val="single" w:sz="1" w:space="0" w:color="060D18"/>
              <w:right w:val="single" w:sz="1" w:space="0" w:color="060D18"/>
            </w:tcBorders>
            <w:shd w:val="clear" w:color="auto" w:fill="060D1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06D8DD" w14:textId="77777777" w:rsidR="00F411A8" w:rsidRDefault="00000000">
            <w:r>
              <w:rPr>
                <w:rFonts w:eastAsia="Arial"/>
                <w:b/>
                <w:bCs/>
                <w:color w:val="F0EDE6"/>
                <w:sz w:val="20"/>
                <w:szCs w:val="20"/>
              </w:rPr>
              <w:t>內容</w:t>
            </w:r>
          </w:p>
        </w:tc>
      </w:tr>
      <w:tr w:rsidR="00F411A8" w14:paraId="36CE4FEF" w14:textId="77777777">
        <w:tc>
          <w:tcPr>
            <w:tcW w:w="187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494C53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引導形式</w:t>
            </w:r>
          </w:p>
        </w:tc>
        <w:tc>
          <w:tcPr>
            <w:tcW w:w="7488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01B01F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頁面頂部的進度提示，而非強制跳出的 Modal</w:t>
            </w:r>
          </w:p>
        </w:tc>
      </w:tr>
      <w:tr w:rsidR="00F411A8" w14:paraId="36ABEB43" w14:textId="77777777">
        <w:tc>
          <w:tcPr>
            <w:tcW w:w="187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DD4E49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說明文字</w:t>
            </w:r>
          </w:p>
        </w:tc>
        <w:tc>
          <w:tcPr>
            <w:tcW w:w="7488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1116FD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「填寫以下資料，你的成績就會出現在最速榜上」</w:t>
            </w:r>
          </w:p>
        </w:tc>
      </w:tr>
      <w:tr w:rsidR="00F411A8" w14:paraId="5991FE92" w14:textId="77777777">
        <w:tc>
          <w:tcPr>
            <w:tcW w:w="187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6D2CD9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完成後</w:t>
            </w:r>
          </w:p>
        </w:tc>
        <w:tc>
          <w:tcPr>
            <w:tcW w:w="7488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5E73ED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進度條滿格，顯示「你已符合進榜資格」確認訊息</w:t>
            </w:r>
          </w:p>
        </w:tc>
      </w:tr>
    </w:tbl>
    <w:p w14:paraId="50E01F13" w14:textId="77777777" w:rsidR="00F411A8" w:rsidRDefault="00F411A8">
      <w:pPr>
        <w:spacing w:after="120"/>
      </w:pPr>
    </w:p>
    <w:p w14:paraId="4114F54B" w14:textId="77777777" w:rsidR="00F411A8" w:rsidRDefault="00000000">
      <w:pPr>
        <w:pStyle w:val="Heading3"/>
        <w:spacing w:before="180"/>
      </w:pPr>
      <w:r>
        <w:rPr>
          <w:color w:val="FF6B3D"/>
        </w:rPr>
        <w:t>US-05　切換成績公開狀態</w:t>
      </w:r>
    </w:p>
    <w:p w14:paraId="5C130C78" w14:textId="77777777" w:rsidR="00F411A8" w:rsidRDefault="00000000">
      <w:pPr>
        <w:spacing w:before="80" w:after="120"/>
      </w:pPr>
      <w:r>
        <w:rPr>
          <w:rFonts w:eastAsia="Arial"/>
          <w:color w:val="1A1A1A"/>
        </w:rPr>
        <w:t>身為一位選手，我想要在個人資料頁快速切換個別成績的公開/私人狀態，也可以設定「全部私人」作為預設，不需要逐一進入每筆成績設定。</w:t>
      </w:r>
    </w:p>
    <w:p w14:paraId="61D249B5" w14:textId="77777777" w:rsidR="00F411A8" w:rsidRDefault="00F411A8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72"/>
        <w:gridCol w:w="7488"/>
      </w:tblGrid>
      <w:tr w:rsidR="00F411A8" w14:paraId="14F96C78" w14:textId="77777777">
        <w:tc>
          <w:tcPr>
            <w:tcW w:w="1872" w:type="dxa"/>
            <w:tcBorders>
              <w:top w:val="single" w:sz="1" w:space="0" w:color="060D18"/>
              <w:left w:val="single" w:sz="1" w:space="0" w:color="060D18"/>
              <w:bottom w:val="single" w:sz="1" w:space="0" w:color="060D18"/>
              <w:right w:val="single" w:sz="1" w:space="0" w:color="060D18"/>
            </w:tcBorders>
            <w:shd w:val="clear" w:color="auto" w:fill="060D1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629718" w14:textId="77777777" w:rsidR="00F411A8" w:rsidRDefault="00000000">
            <w:r>
              <w:rPr>
                <w:rFonts w:eastAsia="Arial"/>
                <w:b/>
                <w:bCs/>
                <w:color w:val="F0EDE6"/>
                <w:sz w:val="20"/>
                <w:szCs w:val="20"/>
              </w:rPr>
              <w:t>項目</w:t>
            </w:r>
          </w:p>
        </w:tc>
        <w:tc>
          <w:tcPr>
            <w:tcW w:w="7488" w:type="dxa"/>
            <w:tcBorders>
              <w:top w:val="single" w:sz="1" w:space="0" w:color="060D18"/>
              <w:left w:val="single" w:sz="1" w:space="0" w:color="060D18"/>
              <w:bottom w:val="single" w:sz="1" w:space="0" w:color="060D18"/>
              <w:right w:val="single" w:sz="1" w:space="0" w:color="060D18"/>
            </w:tcBorders>
            <w:shd w:val="clear" w:color="auto" w:fill="060D1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4B5499" w14:textId="77777777" w:rsidR="00F411A8" w:rsidRDefault="00000000">
            <w:r>
              <w:rPr>
                <w:rFonts w:eastAsia="Arial"/>
                <w:b/>
                <w:bCs/>
                <w:color w:val="F0EDE6"/>
                <w:sz w:val="20"/>
                <w:szCs w:val="20"/>
              </w:rPr>
              <w:t>內容</w:t>
            </w:r>
          </w:p>
        </w:tc>
      </w:tr>
      <w:tr w:rsidR="00F411A8" w14:paraId="6A723E21" w14:textId="77777777">
        <w:tc>
          <w:tcPr>
            <w:tcW w:w="187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C2E6E0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位置</w:t>
            </w:r>
          </w:p>
        </w:tc>
        <w:tc>
          <w:tcPr>
            <w:tcW w:w="7488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1FEA74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個人資料頁底部或成績設定區塊</w:t>
            </w:r>
          </w:p>
        </w:tc>
      </w:tr>
      <w:tr w:rsidR="00F411A8" w14:paraId="0B4E29E9" w14:textId="77777777">
        <w:tc>
          <w:tcPr>
            <w:tcW w:w="187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C65799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全體設定</w:t>
            </w:r>
          </w:p>
        </w:tc>
        <w:tc>
          <w:tcPr>
            <w:tcW w:w="7488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1B59BB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「預設公開」/「預設私人」開關，影響新登錄的成績</w:t>
            </w:r>
          </w:p>
        </w:tc>
      </w:tr>
      <w:tr w:rsidR="00F411A8" w14:paraId="10E78612" w14:textId="77777777">
        <w:tc>
          <w:tcPr>
            <w:tcW w:w="187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AA945A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個別設定</w:t>
            </w:r>
          </w:p>
        </w:tc>
        <w:tc>
          <w:tcPr>
            <w:tcW w:w="7488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0A3030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在「我的紀錄」頁面每筆成績旁提供切換</w:t>
            </w:r>
          </w:p>
        </w:tc>
      </w:tr>
    </w:tbl>
    <w:p w14:paraId="1D0F11D8" w14:textId="77777777" w:rsidR="00F411A8" w:rsidRDefault="00F411A8">
      <w:pPr>
        <w:spacing w:after="120"/>
      </w:pPr>
    </w:p>
    <w:p w14:paraId="662C52E0" w14:textId="77777777" w:rsidR="00F411A8" w:rsidRDefault="00000000">
      <w:pPr>
        <w:pStyle w:val="Heading3"/>
        <w:spacing w:before="180"/>
      </w:pPr>
      <w:r>
        <w:rPr>
          <w:color w:val="FF6B3D"/>
        </w:rPr>
        <w:t>US-06　申請刪除帳號</w:t>
      </w:r>
    </w:p>
    <w:p w14:paraId="4D74392F" w14:textId="77777777" w:rsidR="00F411A8" w:rsidRDefault="00000000">
      <w:pPr>
        <w:spacing w:before="80" w:after="120"/>
      </w:pPr>
      <w:r>
        <w:rPr>
          <w:rFonts w:eastAsia="Arial"/>
          <w:color w:val="1A1A1A"/>
        </w:rPr>
        <w:t>身為一位選手，我想要在個人資料頁底部找到「刪除帳號」選項，點擊後系統說明 1 個月緩衝期後永久刪除的規則，需要輸入 Email 確認後才執行，避免誤操作。</w:t>
      </w:r>
    </w:p>
    <w:p w14:paraId="7EC2A9CB" w14:textId="77777777" w:rsidR="00F411A8" w:rsidRDefault="00F411A8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72"/>
        <w:gridCol w:w="7488"/>
      </w:tblGrid>
      <w:tr w:rsidR="00F411A8" w14:paraId="67497828" w14:textId="77777777">
        <w:tc>
          <w:tcPr>
            <w:tcW w:w="1872" w:type="dxa"/>
            <w:tcBorders>
              <w:top w:val="single" w:sz="1" w:space="0" w:color="060D18"/>
              <w:left w:val="single" w:sz="1" w:space="0" w:color="060D18"/>
              <w:bottom w:val="single" w:sz="1" w:space="0" w:color="060D18"/>
              <w:right w:val="single" w:sz="1" w:space="0" w:color="060D18"/>
            </w:tcBorders>
            <w:shd w:val="clear" w:color="auto" w:fill="060D1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F8DC44" w14:textId="77777777" w:rsidR="00F411A8" w:rsidRDefault="00000000">
            <w:r>
              <w:rPr>
                <w:rFonts w:eastAsia="Arial"/>
                <w:b/>
                <w:bCs/>
                <w:color w:val="F0EDE6"/>
                <w:sz w:val="20"/>
                <w:szCs w:val="20"/>
              </w:rPr>
              <w:t>項目</w:t>
            </w:r>
          </w:p>
        </w:tc>
        <w:tc>
          <w:tcPr>
            <w:tcW w:w="7488" w:type="dxa"/>
            <w:tcBorders>
              <w:top w:val="single" w:sz="1" w:space="0" w:color="060D18"/>
              <w:left w:val="single" w:sz="1" w:space="0" w:color="060D18"/>
              <w:bottom w:val="single" w:sz="1" w:space="0" w:color="060D18"/>
              <w:right w:val="single" w:sz="1" w:space="0" w:color="060D18"/>
            </w:tcBorders>
            <w:shd w:val="clear" w:color="auto" w:fill="060D1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26D86C" w14:textId="77777777" w:rsidR="00F411A8" w:rsidRDefault="00000000">
            <w:r>
              <w:rPr>
                <w:rFonts w:eastAsia="Arial"/>
                <w:b/>
                <w:bCs/>
                <w:color w:val="F0EDE6"/>
                <w:sz w:val="20"/>
                <w:szCs w:val="20"/>
              </w:rPr>
              <w:t>內容</w:t>
            </w:r>
          </w:p>
        </w:tc>
      </w:tr>
      <w:tr w:rsidR="00F411A8" w14:paraId="05A350D9" w14:textId="77777777">
        <w:tc>
          <w:tcPr>
            <w:tcW w:w="187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9376F8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位置</w:t>
            </w:r>
          </w:p>
        </w:tc>
        <w:tc>
          <w:tcPr>
            <w:tcW w:w="7488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7B2CE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個人資料頁最底部，視覺上與其他設定區隔（危險操作區）</w:t>
            </w:r>
          </w:p>
        </w:tc>
      </w:tr>
      <w:tr w:rsidR="00F411A8" w14:paraId="7719C0B8" w14:textId="77777777">
        <w:tc>
          <w:tcPr>
            <w:tcW w:w="187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61374C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確認機制</w:t>
            </w:r>
          </w:p>
        </w:tc>
        <w:tc>
          <w:tcPr>
            <w:tcW w:w="7488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934DBA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要求輸入自己的 Email 才能送出刪除申請</w:t>
            </w:r>
          </w:p>
        </w:tc>
      </w:tr>
      <w:tr w:rsidR="00F411A8" w14:paraId="2B8D7640" w14:textId="77777777">
        <w:tc>
          <w:tcPr>
            <w:tcW w:w="187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033F1E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緩衝期說明</w:t>
            </w:r>
          </w:p>
        </w:tc>
        <w:tc>
          <w:tcPr>
            <w:tcW w:w="7488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992782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明確說明「1 個月內可以聯絡我們復原，1 個月後永久刪除」</w:t>
            </w:r>
          </w:p>
        </w:tc>
      </w:tr>
      <w:tr w:rsidR="00F411A8" w14:paraId="65F3F95E" w14:textId="77777777">
        <w:tc>
          <w:tcPr>
            <w:tcW w:w="187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FE4EC9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策展層成績</w:t>
            </w:r>
          </w:p>
        </w:tc>
        <w:tc>
          <w:tcPr>
            <w:tcW w:w="7488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21778B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說明策展層的成績會解除關聯但不刪除（unlinked 狀態，第 21.4 章）</w:t>
            </w:r>
          </w:p>
        </w:tc>
      </w:tr>
    </w:tbl>
    <w:p w14:paraId="5BB27E50" w14:textId="77777777" w:rsidR="00F411A8" w:rsidRDefault="00F411A8">
      <w:pPr>
        <w:spacing w:after="240"/>
      </w:pPr>
    </w:p>
    <w:p w14:paraId="69A4A3DE" w14:textId="77777777" w:rsidR="00F411A8" w:rsidRDefault="00F411A8">
      <w:pPr>
        <w:pBdr>
          <w:bottom w:val="single" w:sz="4" w:space="0" w:color="FF6B3D"/>
        </w:pBdr>
        <w:spacing w:before="160" w:after="160"/>
      </w:pPr>
    </w:p>
    <w:p w14:paraId="6C2F6F8F" w14:textId="77777777" w:rsidR="00F411A8" w:rsidRDefault="00000000">
      <w:pPr>
        <w:spacing w:before="160"/>
      </w:pPr>
      <w:r>
        <w:rPr>
          <w:rFonts w:eastAsia="Arial"/>
          <w:color w:val="8A96A8"/>
          <w:sz w:val="18"/>
          <w:szCs w:val="18"/>
        </w:rPr>
        <w:t>Tri·log 產品規格文件 v2.9　·　2026 年 6 月　·　trilog.run</w:t>
      </w:r>
    </w:p>
    <w:p w14:paraId="72D7C113" w14:textId="77777777" w:rsidR="00F411A8" w:rsidRDefault="00000000">
      <w:pPr>
        <w:pStyle w:val="Heading1"/>
        <w:pBdr>
          <w:left w:val="single" w:sz="18" w:space="8" w:color="FF6B3D"/>
        </w:pBdr>
        <w:spacing w:before="440"/>
      </w:pPr>
      <w:r>
        <w:rPr>
          <w:color w:val="060D18"/>
          <w:sz w:val="34"/>
          <w:szCs w:val="34"/>
        </w:rPr>
        <w:t>32. Nav Active State 與頁面標題設計規格</w:t>
      </w:r>
    </w:p>
    <w:p w14:paraId="5A16E6F8" w14:textId="77777777" w:rsidR="00F411A8" w:rsidRDefault="00000000">
      <w:pPr>
        <w:pStyle w:val="Heading2"/>
        <w:spacing w:before="280" w:after="100"/>
      </w:pPr>
      <w:r>
        <w:rPr>
          <w:color w:val="0D1526"/>
        </w:rPr>
        <w:t>32.1 問題背景</w:t>
      </w:r>
    </w:p>
    <w:p w14:paraId="3BA795AE" w14:textId="77777777" w:rsidR="00F411A8" w:rsidRDefault="00000000">
      <w:pPr>
        <w:spacing w:before="80" w:after="120"/>
      </w:pPr>
      <w:r>
        <w:rPr>
          <w:rFonts w:eastAsia="Arial"/>
          <w:color w:val="1A1A1A"/>
        </w:rPr>
        <w:t>Nav 連結可導航至各頁面，但原有設計缺乏 active state 標示，使用者進入頁面後無法從 Nav 確認自己的當前位置。同時，各頁面雖有自己的標題，但 Nav 層級缺乏對應的位置回饋，造成方向感不足。</w:t>
      </w:r>
    </w:p>
    <w:p w14:paraId="27260908" w14:textId="77777777" w:rsidR="00F411A8" w:rsidRDefault="00F411A8">
      <w:pPr>
        <w:spacing w:after="120"/>
      </w:pPr>
    </w:p>
    <w:p w14:paraId="7935430E" w14:textId="77777777" w:rsidR="00F411A8" w:rsidRDefault="00000000">
      <w:pPr>
        <w:spacing w:before="80" w:after="120"/>
      </w:pPr>
      <w:r>
        <w:rPr>
          <w:rFonts w:eastAsia="Arial"/>
          <w:color w:val="1A1A1A"/>
        </w:rPr>
        <w:t>W3C WCAG 技術規範 G128 將當前位置標示列為無障礙標準，注意力或短期記憶有限的使用</w:t>
        <w:lastRenderedPageBreak/>
        <w:t>者特別需要清晰可辨識的位置指示。Baymard 2025 年基準測試也將「缺乏 active state」列為最常見的導覽設計失誤之一。</w:t>
      </w:r>
    </w:p>
    <w:p w14:paraId="0B5A7769" w14:textId="77777777" w:rsidR="00F411A8" w:rsidRDefault="00F411A8">
      <w:pPr>
        <w:spacing w:after="120"/>
      </w:pPr>
    </w:p>
    <w:p w14:paraId="28A3AC45" w14:textId="77777777" w:rsidR="00F411A8" w:rsidRDefault="00000000">
      <w:pPr>
        <w:pStyle w:val="Heading2"/>
        <w:spacing w:before="280" w:after="100"/>
      </w:pPr>
      <w:r>
        <w:rPr>
          <w:color w:val="0D1526"/>
        </w:rPr>
        <w:t>32.2 設計決策</w:t>
      </w:r>
    </w:p>
    <w:p w14:paraId="2A14A497" w14:textId="77777777" w:rsidR="00F411A8" w:rsidRDefault="00000000">
      <w:pPr>
        <w:spacing w:before="80" w:after="120"/>
      </w:pPr>
      <w:r>
        <w:rPr>
          <w:rFonts w:eastAsia="Arial"/>
          <w:color w:val="1A1A1A"/>
        </w:rPr>
        <w:t>採用方案 A——底線標示（Underline Active State）。以橘色（#FF6B3D，--run）底線標示當前頁面的 Nav 連結，與 Logo 底邊的橘色波浪語意一致，視覺最輕薄，不改變連結形狀，是目前最主流的技術平台做法。</w:t>
      </w:r>
    </w:p>
    <w:p w14:paraId="74FB004E" w14:textId="77777777" w:rsidR="00F411A8" w:rsidRDefault="00F411A8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620"/>
        <w:gridCol w:w="3369"/>
        <w:gridCol w:w="3371"/>
      </w:tblGrid>
      <w:tr w:rsidR="00F411A8" w14:paraId="0AD3652D" w14:textId="77777777">
        <w:tc>
          <w:tcPr>
            <w:tcW w:w="2620" w:type="dxa"/>
            <w:tcBorders>
              <w:top w:val="single" w:sz="1" w:space="0" w:color="060D18"/>
              <w:left w:val="single" w:sz="1" w:space="0" w:color="060D18"/>
              <w:bottom w:val="single" w:sz="1" w:space="0" w:color="060D18"/>
              <w:right w:val="single" w:sz="1" w:space="0" w:color="060D18"/>
            </w:tcBorders>
            <w:shd w:val="clear" w:color="auto" w:fill="060D1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47AD2A" w14:textId="77777777" w:rsidR="00F411A8" w:rsidRDefault="00000000">
            <w:r>
              <w:rPr>
                <w:rFonts w:eastAsia="Arial"/>
                <w:b/>
                <w:bCs/>
                <w:color w:val="F0EDE6"/>
                <w:sz w:val="20"/>
                <w:szCs w:val="20"/>
              </w:rPr>
              <w:t>方案</w:t>
            </w:r>
          </w:p>
        </w:tc>
        <w:tc>
          <w:tcPr>
            <w:tcW w:w="3369" w:type="dxa"/>
            <w:tcBorders>
              <w:top w:val="single" w:sz="1" w:space="0" w:color="060D18"/>
              <w:left w:val="single" w:sz="1" w:space="0" w:color="060D18"/>
              <w:bottom w:val="single" w:sz="1" w:space="0" w:color="060D18"/>
              <w:right w:val="single" w:sz="1" w:space="0" w:color="060D18"/>
            </w:tcBorders>
            <w:shd w:val="clear" w:color="auto" w:fill="060D1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CB15A0" w14:textId="77777777" w:rsidR="00F411A8" w:rsidRDefault="00000000">
            <w:r>
              <w:rPr>
                <w:rFonts w:eastAsia="Arial"/>
                <w:b/>
                <w:bCs/>
                <w:color w:val="F0EDE6"/>
                <w:sz w:val="20"/>
                <w:szCs w:val="20"/>
              </w:rPr>
              <w:t>結論</w:t>
            </w:r>
          </w:p>
        </w:tc>
        <w:tc>
          <w:tcPr>
            <w:tcW w:w="3371" w:type="dxa"/>
            <w:tcBorders>
              <w:top w:val="single" w:sz="1" w:space="0" w:color="060D18"/>
              <w:left w:val="single" w:sz="1" w:space="0" w:color="060D18"/>
              <w:bottom w:val="single" w:sz="1" w:space="0" w:color="060D18"/>
              <w:right w:val="single" w:sz="1" w:space="0" w:color="060D18"/>
            </w:tcBorders>
            <w:shd w:val="clear" w:color="auto" w:fill="060D1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096E25" w14:textId="77777777" w:rsidR="00F411A8" w:rsidRDefault="00000000">
            <w:r>
              <w:rPr>
                <w:rFonts w:eastAsia="Arial"/>
                <w:b/>
                <w:bCs/>
                <w:color w:val="F0EDE6"/>
                <w:sz w:val="20"/>
                <w:szCs w:val="20"/>
              </w:rPr>
              <w:t>理由</w:t>
            </w:r>
          </w:p>
        </w:tc>
      </w:tr>
      <w:tr w:rsidR="00F411A8" w14:paraId="388DB90F" w14:textId="77777777">
        <w:tc>
          <w:tcPr>
            <w:tcW w:w="26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DD19C1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A：底線標示（選用）</w:t>
            </w:r>
          </w:p>
        </w:tc>
        <w:tc>
          <w:tcPr>
            <w:tcW w:w="3369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31F9F9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✓ 採用</w:t>
            </w:r>
          </w:p>
        </w:tc>
        <w:tc>
          <w:tcPr>
            <w:tcW w:w="337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4F9ED8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最輕薄、與 Logo 橘色語意一致、GitHub / Stripe / Vercel 標準做法、不佔額外空間</w:t>
            </w:r>
          </w:p>
        </w:tc>
      </w:tr>
      <w:tr w:rsidR="00F411A8" w14:paraId="5E50ACED" w14:textId="77777777">
        <w:tc>
          <w:tcPr>
            <w:tcW w:w="26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014034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B：膠囊背景</w:t>
            </w:r>
          </w:p>
        </w:tc>
        <w:tc>
          <w:tcPr>
            <w:tcW w:w="3369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08D6DE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備選</w:t>
            </w:r>
          </w:p>
        </w:tc>
        <w:tc>
          <w:tcPr>
            <w:tcW w:w="337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27E387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存在感更強，適合頁面數量少的 App 風格，未來可視需求升級</w:t>
            </w:r>
          </w:p>
        </w:tc>
      </w:tr>
    </w:tbl>
    <w:p w14:paraId="5806D5BD" w14:textId="77777777" w:rsidR="00F411A8" w:rsidRDefault="00F411A8">
      <w:pPr>
        <w:spacing w:after="120"/>
      </w:pPr>
    </w:p>
    <w:p w14:paraId="1942A51B" w14:textId="77777777" w:rsidR="00F411A8" w:rsidRDefault="00000000">
      <w:pPr>
        <w:pStyle w:val="Heading2"/>
        <w:spacing w:before="280" w:after="100"/>
      </w:pPr>
      <w:r>
        <w:rPr>
          <w:color w:val="0D1526"/>
        </w:rPr>
        <w:t>32.3 Nav 連結狀態規格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620"/>
        <w:gridCol w:w="2246"/>
        <w:gridCol w:w="2246"/>
        <w:gridCol w:w="2248"/>
      </w:tblGrid>
      <w:tr w:rsidR="00F411A8" w14:paraId="62B74809" w14:textId="77777777">
        <w:tc>
          <w:tcPr>
            <w:tcW w:w="2620" w:type="dxa"/>
            <w:tcBorders>
              <w:top w:val="single" w:sz="1" w:space="0" w:color="060D18"/>
              <w:left w:val="single" w:sz="1" w:space="0" w:color="060D18"/>
              <w:bottom w:val="single" w:sz="1" w:space="0" w:color="060D18"/>
              <w:right w:val="single" w:sz="1" w:space="0" w:color="060D18"/>
            </w:tcBorders>
            <w:shd w:val="clear" w:color="auto" w:fill="060D1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C4B070" w14:textId="77777777" w:rsidR="00F411A8" w:rsidRDefault="00000000">
            <w:r>
              <w:rPr>
                <w:rFonts w:eastAsia="Arial"/>
                <w:b/>
                <w:bCs/>
                <w:color w:val="F0EDE6"/>
                <w:sz w:val="20"/>
                <w:szCs w:val="20"/>
              </w:rPr>
              <w:t>狀態</w:t>
            </w:r>
          </w:p>
        </w:tc>
        <w:tc>
          <w:tcPr>
            <w:tcW w:w="2246" w:type="dxa"/>
            <w:tcBorders>
              <w:top w:val="single" w:sz="1" w:space="0" w:color="060D18"/>
              <w:left w:val="single" w:sz="1" w:space="0" w:color="060D18"/>
              <w:bottom w:val="single" w:sz="1" w:space="0" w:color="060D18"/>
              <w:right w:val="single" w:sz="1" w:space="0" w:color="060D18"/>
            </w:tcBorders>
            <w:shd w:val="clear" w:color="auto" w:fill="060D1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B171F0" w14:textId="77777777" w:rsidR="00F411A8" w:rsidRDefault="00000000">
            <w:r>
              <w:rPr>
                <w:rFonts w:eastAsia="Arial"/>
                <w:b/>
                <w:bCs/>
                <w:color w:val="F0EDE6"/>
                <w:sz w:val="20"/>
                <w:szCs w:val="20"/>
              </w:rPr>
              <w:t>文字顏色</w:t>
            </w:r>
          </w:p>
        </w:tc>
        <w:tc>
          <w:tcPr>
            <w:tcW w:w="2246" w:type="dxa"/>
            <w:tcBorders>
              <w:top w:val="single" w:sz="1" w:space="0" w:color="060D18"/>
              <w:left w:val="single" w:sz="1" w:space="0" w:color="060D18"/>
              <w:bottom w:val="single" w:sz="1" w:space="0" w:color="060D18"/>
              <w:right w:val="single" w:sz="1" w:space="0" w:color="060D18"/>
            </w:tcBorders>
            <w:shd w:val="clear" w:color="auto" w:fill="060D1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6CAEFA" w14:textId="77777777" w:rsidR="00F411A8" w:rsidRDefault="00000000">
            <w:r>
              <w:rPr>
                <w:rFonts w:eastAsia="Arial"/>
                <w:b/>
                <w:bCs/>
                <w:color w:val="F0EDE6"/>
                <w:sz w:val="20"/>
                <w:szCs w:val="20"/>
              </w:rPr>
              <w:t>底線</w:t>
            </w:r>
          </w:p>
        </w:tc>
        <w:tc>
          <w:tcPr>
            <w:tcW w:w="2248" w:type="dxa"/>
            <w:tcBorders>
              <w:top w:val="single" w:sz="1" w:space="0" w:color="060D18"/>
              <w:left w:val="single" w:sz="1" w:space="0" w:color="060D18"/>
              <w:bottom w:val="single" w:sz="1" w:space="0" w:color="060D18"/>
              <w:right w:val="single" w:sz="1" w:space="0" w:color="060D18"/>
            </w:tcBorders>
            <w:shd w:val="clear" w:color="auto" w:fill="060D1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81556F" w14:textId="77777777" w:rsidR="00F411A8" w:rsidRDefault="00000000">
            <w:r>
              <w:rPr>
                <w:rFonts w:eastAsia="Arial"/>
                <w:b/>
                <w:bCs/>
                <w:color w:val="F0EDE6"/>
                <w:sz w:val="20"/>
                <w:szCs w:val="20"/>
              </w:rPr>
              <w:t>背景</w:t>
            </w:r>
          </w:p>
        </w:tc>
      </w:tr>
      <w:tr w:rsidR="00F411A8" w14:paraId="18509F8E" w14:textId="77777777">
        <w:tc>
          <w:tcPr>
            <w:tcW w:w="26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536167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預設（default）</w:t>
            </w:r>
          </w:p>
        </w:tc>
        <w:tc>
          <w:tcPr>
            <w:tcW w:w="224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CC87FC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#4A5568（--text-3）</w:t>
            </w:r>
          </w:p>
        </w:tc>
        <w:tc>
          <w:tcPr>
            <w:tcW w:w="224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8980AC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無</w:t>
            </w:r>
          </w:p>
        </w:tc>
        <w:tc>
          <w:tcPr>
            <w:tcW w:w="2248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1A342E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無</w:t>
            </w:r>
          </w:p>
        </w:tc>
      </w:tr>
      <w:tr w:rsidR="00F411A8" w14:paraId="103D8949" w14:textId="77777777">
        <w:tc>
          <w:tcPr>
            <w:tcW w:w="26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05D211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Hover</w:t>
            </w:r>
          </w:p>
        </w:tc>
        <w:tc>
          <w:tcPr>
            <w:tcW w:w="224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58BAF4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#8A96A8（--text-2）</w:t>
            </w:r>
          </w:p>
        </w:tc>
        <w:tc>
          <w:tcPr>
            <w:tcW w:w="224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09083E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無</w:t>
            </w:r>
          </w:p>
        </w:tc>
        <w:tc>
          <w:tcPr>
            <w:tcW w:w="2248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8E180D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無</w:t>
            </w:r>
          </w:p>
        </w:tc>
      </w:tr>
      <w:tr w:rsidR="00F411A8" w14:paraId="0EB3E56D" w14:textId="77777777">
        <w:tc>
          <w:tcPr>
            <w:tcW w:w="26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C871D7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Active（當前頁面）</w:t>
            </w:r>
          </w:p>
        </w:tc>
        <w:tc>
          <w:tcPr>
            <w:tcW w:w="224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C4010C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#F0EDE6（--text-1）</w:t>
            </w:r>
          </w:p>
        </w:tc>
        <w:tc>
          <w:tcPr>
            <w:tcW w:w="224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690F31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2px solid #FF6B3D（--run）</w:t>
            </w:r>
          </w:p>
        </w:tc>
        <w:tc>
          <w:tcPr>
            <w:tcW w:w="2248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787882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無</w:t>
            </w:r>
          </w:p>
        </w:tc>
      </w:tr>
    </w:tbl>
    <w:p w14:paraId="2675440A" w14:textId="77777777" w:rsidR="00F411A8" w:rsidRDefault="00F411A8">
      <w:pPr>
        <w:spacing w:after="120"/>
      </w:pPr>
    </w:p>
    <w:p w14:paraId="7BC00B5F" w14:textId="77777777" w:rsidR="00F411A8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1A1A1A"/>
        </w:rPr>
        <w:t>底線高度 2px，顏色 #FF6B3D，與 Logo 底邊橘色波浪、「·」中點、按鈕強調色統一</w:t>
      </w:r>
    </w:p>
    <w:p w14:paraId="11813041" w14:textId="77777777" w:rsidR="00F411A8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1A1A1A"/>
        </w:rPr>
        <w:t>底線緊貼 Nav 底部，視覺上連接 Nav 與頁面內容</w:t>
      </w:r>
    </w:p>
    <w:p w14:paraId="2424E0F1" w14:textId="77777777" w:rsidR="00F411A8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1A1A1A"/>
        </w:rPr>
        <w:t>transition: color 0.15s ease，底線隨顏色同步切換，不需要額外動畫</w:t>
      </w:r>
    </w:p>
    <w:p w14:paraId="35D64149" w14:textId="77777777" w:rsidR="00F411A8" w:rsidRDefault="00F411A8">
      <w:pPr>
        <w:spacing w:after="120"/>
      </w:pPr>
    </w:p>
    <w:p w14:paraId="77936F26" w14:textId="77777777" w:rsidR="00F411A8" w:rsidRDefault="00000000">
      <w:pPr>
        <w:pStyle w:val="Heading2"/>
        <w:spacing w:before="280" w:after="100"/>
      </w:pPr>
      <w:r>
        <w:rPr>
          <w:color w:val="0D1526"/>
        </w:rPr>
        <w:t>32.4 頁面標題區（Page Context Strip）</w:t>
      </w:r>
    </w:p>
    <w:p w14:paraId="6E1BF8A4" w14:textId="77777777" w:rsidR="00F411A8" w:rsidRDefault="00000000">
      <w:pPr>
        <w:spacing w:before="80" w:after="120"/>
      </w:pPr>
      <w:r>
        <w:rPr>
          <w:rFonts w:eastAsia="Arial"/>
          <w:color w:val="1A1A1A"/>
        </w:rPr>
        <w:t>Nav 下方新增淺色標題條帶，顯示當前頁面的名稱與副標說明，補充 Nav 連結無法承載的完整脈絡資訊。</w:t>
      </w:r>
    </w:p>
    <w:p w14:paraId="421EA4BD" w14:textId="77777777" w:rsidR="00F411A8" w:rsidRDefault="00F411A8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620"/>
        <w:gridCol w:w="3369"/>
        <w:gridCol w:w="3371"/>
      </w:tblGrid>
      <w:tr w:rsidR="00F411A8" w14:paraId="23B94093" w14:textId="77777777">
        <w:tc>
          <w:tcPr>
            <w:tcW w:w="2620" w:type="dxa"/>
            <w:tcBorders>
              <w:top w:val="single" w:sz="1" w:space="0" w:color="060D18"/>
              <w:left w:val="single" w:sz="1" w:space="0" w:color="060D18"/>
              <w:bottom w:val="single" w:sz="1" w:space="0" w:color="060D18"/>
              <w:right w:val="single" w:sz="1" w:space="0" w:color="060D18"/>
            </w:tcBorders>
            <w:shd w:val="clear" w:color="auto" w:fill="060D1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A2B590" w14:textId="77777777" w:rsidR="00F411A8" w:rsidRDefault="00000000">
            <w:r>
              <w:rPr>
                <w:rFonts w:eastAsia="Arial"/>
                <w:b/>
                <w:bCs/>
                <w:color w:val="F0EDE6"/>
                <w:sz w:val="20"/>
                <w:szCs w:val="20"/>
              </w:rPr>
              <w:t>元素</w:t>
            </w:r>
          </w:p>
        </w:tc>
        <w:tc>
          <w:tcPr>
            <w:tcW w:w="3369" w:type="dxa"/>
            <w:tcBorders>
              <w:top w:val="single" w:sz="1" w:space="0" w:color="060D18"/>
              <w:left w:val="single" w:sz="1" w:space="0" w:color="060D18"/>
              <w:bottom w:val="single" w:sz="1" w:space="0" w:color="060D18"/>
              <w:right w:val="single" w:sz="1" w:space="0" w:color="060D18"/>
            </w:tcBorders>
            <w:shd w:val="clear" w:color="auto" w:fill="060D1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1C130D" w14:textId="77777777" w:rsidR="00F411A8" w:rsidRDefault="00000000">
            <w:r>
              <w:rPr>
                <w:rFonts w:eastAsia="Arial"/>
                <w:b/>
                <w:bCs/>
                <w:color w:val="F0EDE6"/>
                <w:sz w:val="20"/>
                <w:szCs w:val="20"/>
              </w:rPr>
              <w:t>規格</w:t>
            </w:r>
          </w:p>
        </w:tc>
        <w:tc>
          <w:tcPr>
            <w:tcW w:w="3371" w:type="dxa"/>
            <w:tcBorders>
              <w:top w:val="single" w:sz="1" w:space="0" w:color="060D18"/>
              <w:left w:val="single" w:sz="1" w:space="0" w:color="060D18"/>
              <w:bottom w:val="single" w:sz="1" w:space="0" w:color="060D18"/>
              <w:right w:val="single" w:sz="1" w:space="0" w:color="060D18"/>
            </w:tcBorders>
            <w:shd w:val="clear" w:color="auto" w:fill="060D1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13CD56" w14:textId="77777777" w:rsidR="00F411A8" w:rsidRDefault="00000000">
            <w:r>
              <w:rPr>
                <w:rFonts w:eastAsia="Arial"/>
                <w:b/>
                <w:bCs/>
                <w:color w:val="F0EDE6"/>
                <w:sz w:val="20"/>
                <w:szCs w:val="20"/>
              </w:rPr>
              <w:t>說明</w:t>
            </w:r>
          </w:p>
        </w:tc>
      </w:tr>
      <w:tr w:rsidR="00F411A8" w14:paraId="3461B081" w14:textId="77777777">
        <w:tc>
          <w:tcPr>
            <w:tcW w:w="26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EF0333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背景色</w:t>
            </w:r>
          </w:p>
        </w:tc>
        <w:tc>
          <w:tcPr>
            <w:tcW w:w="3369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5A6D0E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#0D1526（--bg-surface）</w:t>
            </w:r>
          </w:p>
        </w:tc>
        <w:tc>
          <w:tcPr>
            <w:tcW w:w="337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168E66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比 Nav 主背景（#060D18）稍亮，製造層次感</w:t>
            </w:r>
          </w:p>
        </w:tc>
      </w:tr>
      <w:tr w:rsidR="00F411A8" w14:paraId="56422B54" w14:textId="77777777">
        <w:tc>
          <w:tcPr>
            <w:tcW w:w="26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BD095A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頁面標題</w:t>
            </w:r>
          </w:p>
        </w:tc>
        <w:tc>
          <w:tcPr>
            <w:tcW w:w="3369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1C75EC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font-size: 22px, font-weight: 800, color: #F0EDE6</w:t>
            </w:r>
          </w:p>
        </w:tc>
        <w:tc>
          <w:tcPr>
            <w:tcW w:w="337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E4A95C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與 Nav 連結文字形成明顯的字重對比</w:t>
            </w:r>
          </w:p>
        </w:tc>
      </w:tr>
      <w:tr w:rsidR="00F411A8" w14:paraId="2D79BB17" w14:textId="77777777">
        <w:tc>
          <w:tcPr>
            <w:tcW w:w="26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85077D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副標</w:t>
            </w:r>
          </w:p>
        </w:tc>
        <w:tc>
          <w:tcPr>
            <w:tcW w:w="3369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7D154F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font-family: DM Mono, font-size: 11px, color: #4A5568</w:t>
            </w:r>
          </w:p>
        </w:tc>
        <w:tc>
          <w:tcPr>
            <w:tcW w:w="337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A75BCE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補充頁面範圍說明，如「台灣選手 · 個人最佳 · 跨賽事」</w:t>
            </w:r>
          </w:p>
        </w:tc>
      </w:tr>
      <w:tr w:rsidR="00F411A8" w14:paraId="6AA997F1" w14:textId="77777777">
        <w:tc>
          <w:tcPr>
            <w:tcW w:w="26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0B1F3F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lastRenderedPageBreak/>
              <w:t>頂部邊線</w:t>
            </w:r>
          </w:p>
        </w:tc>
        <w:tc>
          <w:tcPr>
            <w:tcW w:w="3369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BA8F12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1px solid rgba(255,255,255,0.06)</w:t>
            </w:r>
          </w:p>
        </w:tc>
        <w:tc>
          <w:tcPr>
            <w:tcW w:w="337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0FA7EA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與 Nav 底部的細微分隔</w:t>
            </w:r>
          </w:p>
        </w:tc>
      </w:tr>
      <w:tr w:rsidR="00F411A8" w14:paraId="29498231" w14:textId="77777777">
        <w:tc>
          <w:tcPr>
            <w:tcW w:w="26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36F3E3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padding</w:t>
            </w:r>
          </w:p>
        </w:tc>
        <w:tc>
          <w:tcPr>
            <w:tcW w:w="3369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36FE31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10px 20px</w:t>
            </w:r>
          </w:p>
        </w:tc>
        <w:tc>
          <w:tcPr>
            <w:tcW w:w="337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C27683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與 Nav 左右對齊</w:t>
            </w:r>
          </w:p>
        </w:tc>
      </w:tr>
    </w:tbl>
    <w:p w14:paraId="04145C5C" w14:textId="77777777" w:rsidR="00F411A8" w:rsidRDefault="00F411A8">
      <w:pPr>
        <w:spacing w:after="120"/>
      </w:pPr>
    </w:p>
    <w:p w14:paraId="1C27DEA3" w14:textId="77777777" w:rsidR="00F411A8" w:rsidRDefault="00000000">
      <w:pPr>
        <w:pStyle w:val="Heading2"/>
        <w:spacing w:before="280" w:after="100"/>
      </w:pPr>
      <w:r>
        <w:rPr>
          <w:color w:val="0D1526"/>
        </w:rPr>
        <w:t>32.5 各頁面標題規格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620"/>
        <w:gridCol w:w="2246"/>
        <w:gridCol w:w="2246"/>
        <w:gridCol w:w="2248"/>
      </w:tblGrid>
      <w:tr w:rsidR="00F411A8" w14:paraId="30F1ABC1" w14:textId="77777777">
        <w:tc>
          <w:tcPr>
            <w:tcW w:w="2620" w:type="dxa"/>
            <w:tcBorders>
              <w:top w:val="single" w:sz="1" w:space="0" w:color="060D18"/>
              <w:left w:val="single" w:sz="1" w:space="0" w:color="060D18"/>
              <w:bottom w:val="single" w:sz="1" w:space="0" w:color="060D18"/>
              <w:right w:val="single" w:sz="1" w:space="0" w:color="060D18"/>
            </w:tcBorders>
            <w:shd w:val="clear" w:color="auto" w:fill="060D1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94C2F2" w14:textId="77777777" w:rsidR="00F411A8" w:rsidRDefault="00000000">
            <w:r>
              <w:rPr>
                <w:rFonts w:eastAsia="Arial"/>
                <w:b/>
                <w:bCs/>
                <w:color w:val="F0EDE6"/>
                <w:sz w:val="20"/>
                <w:szCs w:val="20"/>
              </w:rPr>
              <w:t>頁面</w:t>
            </w:r>
          </w:p>
        </w:tc>
        <w:tc>
          <w:tcPr>
            <w:tcW w:w="2246" w:type="dxa"/>
            <w:tcBorders>
              <w:top w:val="single" w:sz="1" w:space="0" w:color="060D18"/>
              <w:left w:val="single" w:sz="1" w:space="0" w:color="060D18"/>
              <w:bottom w:val="single" w:sz="1" w:space="0" w:color="060D18"/>
              <w:right w:val="single" w:sz="1" w:space="0" w:color="060D18"/>
            </w:tcBorders>
            <w:shd w:val="clear" w:color="auto" w:fill="060D1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078C71" w14:textId="77777777" w:rsidR="00F411A8" w:rsidRDefault="00000000">
            <w:r>
              <w:rPr>
                <w:rFonts w:eastAsia="Arial"/>
                <w:b/>
                <w:bCs/>
                <w:color w:val="F0EDE6"/>
                <w:sz w:val="20"/>
                <w:szCs w:val="20"/>
              </w:rPr>
              <w:t>路徑</w:t>
            </w:r>
          </w:p>
        </w:tc>
        <w:tc>
          <w:tcPr>
            <w:tcW w:w="2246" w:type="dxa"/>
            <w:tcBorders>
              <w:top w:val="single" w:sz="1" w:space="0" w:color="060D18"/>
              <w:left w:val="single" w:sz="1" w:space="0" w:color="060D18"/>
              <w:bottom w:val="single" w:sz="1" w:space="0" w:color="060D18"/>
              <w:right w:val="single" w:sz="1" w:space="0" w:color="060D18"/>
            </w:tcBorders>
            <w:shd w:val="clear" w:color="auto" w:fill="060D1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A38C51" w14:textId="77777777" w:rsidR="00F411A8" w:rsidRDefault="00000000">
            <w:r>
              <w:rPr>
                <w:rFonts w:eastAsia="Arial"/>
                <w:b/>
                <w:bCs/>
                <w:color w:val="F0EDE6"/>
                <w:sz w:val="20"/>
                <w:szCs w:val="20"/>
              </w:rPr>
              <w:t>頁面標題</w:t>
            </w:r>
          </w:p>
        </w:tc>
        <w:tc>
          <w:tcPr>
            <w:tcW w:w="2248" w:type="dxa"/>
            <w:tcBorders>
              <w:top w:val="single" w:sz="1" w:space="0" w:color="060D18"/>
              <w:left w:val="single" w:sz="1" w:space="0" w:color="060D18"/>
              <w:bottom w:val="single" w:sz="1" w:space="0" w:color="060D18"/>
              <w:right w:val="single" w:sz="1" w:space="0" w:color="060D18"/>
            </w:tcBorders>
            <w:shd w:val="clear" w:color="auto" w:fill="060D1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4ABAEB" w14:textId="77777777" w:rsidR="00F411A8" w:rsidRDefault="00000000">
            <w:r>
              <w:rPr>
                <w:rFonts w:eastAsia="Arial"/>
                <w:b/>
                <w:bCs/>
                <w:color w:val="F0EDE6"/>
                <w:sz w:val="20"/>
                <w:szCs w:val="20"/>
              </w:rPr>
              <w:t>副標</w:t>
            </w:r>
          </w:p>
        </w:tc>
      </w:tr>
      <w:tr w:rsidR="00F411A8" w14:paraId="03298156" w14:textId="77777777">
        <w:tc>
          <w:tcPr>
            <w:tcW w:w="26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56D18C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最速榜</w:t>
            </w:r>
          </w:p>
        </w:tc>
        <w:tc>
          <w:tcPr>
            <w:tcW w:w="224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B1B7D0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/leaderboard</w:t>
            </w:r>
          </w:p>
        </w:tc>
        <w:tc>
          <w:tcPr>
            <w:tcW w:w="224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E552C6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最速榜</w:t>
            </w:r>
          </w:p>
        </w:tc>
        <w:tc>
          <w:tcPr>
            <w:tcW w:w="2248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A52FD9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台灣選手 · 個人最佳 · 跨賽事</w:t>
            </w:r>
          </w:p>
        </w:tc>
      </w:tr>
      <w:tr w:rsidR="00F411A8" w14:paraId="030A1D1F" w14:textId="77777777">
        <w:tc>
          <w:tcPr>
            <w:tcW w:w="26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536A20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排行榜</w:t>
            </w:r>
          </w:p>
        </w:tc>
        <w:tc>
          <w:tcPr>
            <w:tcW w:w="224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1B3C13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/rankings</w:t>
            </w:r>
          </w:p>
        </w:tc>
        <w:tc>
          <w:tcPr>
            <w:tcW w:w="224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DC6557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排行榜</w:t>
            </w:r>
          </w:p>
        </w:tc>
        <w:tc>
          <w:tcPr>
            <w:tcW w:w="2248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289C89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依距離篩選 · 完整成績記錄</w:t>
            </w:r>
          </w:p>
        </w:tc>
      </w:tr>
      <w:tr w:rsidR="00F411A8" w14:paraId="34D24B7F" w14:textId="77777777">
        <w:tc>
          <w:tcPr>
            <w:tcW w:w="26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0BF093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未認領</w:t>
            </w:r>
          </w:p>
        </w:tc>
        <w:tc>
          <w:tcPr>
            <w:tcW w:w="224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1907BB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/unclaimed</w:t>
            </w:r>
          </w:p>
        </w:tc>
        <w:tc>
          <w:tcPr>
            <w:tcW w:w="224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4A509F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未認領成績</w:t>
            </w:r>
          </w:p>
        </w:tc>
        <w:tc>
          <w:tcPr>
            <w:tcW w:w="2248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03CCBE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搜尋你的名字，認領屬於你的成績</w:t>
            </w:r>
          </w:p>
        </w:tc>
      </w:tr>
      <w:tr w:rsidR="00F411A8" w14:paraId="4BB4000F" w14:textId="77777777">
        <w:tc>
          <w:tcPr>
            <w:tcW w:w="26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A72301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賽事</w:t>
            </w:r>
          </w:p>
        </w:tc>
        <w:tc>
          <w:tcPr>
            <w:tcW w:w="224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F68500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/races</w:t>
            </w:r>
          </w:p>
        </w:tc>
        <w:tc>
          <w:tcPr>
            <w:tcW w:w="224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592E36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賽事資料庫</w:t>
            </w:r>
          </w:p>
        </w:tc>
        <w:tc>
          <w:tcPr>
            <w:tcW w:w="2248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4EBCF6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台灣鐵人三項賽事 · 路線 · 天氣 · 歷史成績</w:t>
            </w:r>
          </w:p>
        </w:tc>
      </w:tr>
      <w:tr w:rsidR="00F411A8" w14:paraId="679CF5FE" w14:textId="77777777">
        <w:tc>
          <w:tcPr>
            <w:tcW w:w="26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731F5B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我的紀錄</w:t>
            </w:r>
          </w:p>
        </w:tc>
        <w:tc>
          <w:tcPr>
            <w:tcW w:w="224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86D315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/my/results</w:t>
            </w:r>
          </w:p>
        </w:tc>
        <w:tc>
          <w:tcPr>
            <w:tcW w:w="224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5C8B1F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我的紀錄</w:t>
            </w:r>
          </w:p>
        </w:tc>
        <w:tc>
          <w:tcPr>
            <w:tcW w:w="2248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51EA79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個人成績歷史</w:t>
            </w:r>
          </w:p>
        </w:tc>
      </w:tr>
      <w:tr w:rsidR="00F411A8" w14:paraId="2BA8738B" w14:textId="77777777">
        <w:tc>
          <w:tcPr>
            <w:tcW w:w="26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95FE39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個人資料</w:t>
            </w:r>
          </w:p>
        </w:tc>
        <w:tc>
          <w:tcPr>
            <w:tcW w:w="224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46883B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/my/profile</w:t>
            </w:r>
          </w:p>
        </w:tc>
        <w:tc>
          <w:tcPr>
            <w:tcW w:w="224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E509C3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個人資料</w:t>
            </w:r>
          </w:p>
        </w:tc>
        <w:tc>
          <w:tcPr>
            <w:tcW w:w="2248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B45EE0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帳號設定與公開資訊</w:t>
            </w:r>
          </w:p>
        </w:tc>
      </w:tr>
      <w:tr w:rsidR="00F411A8" w14:paraId="2D87B3DD" w14:textId="77777777">
        <w:tc>
          <w:tcPr>
            <w:tcW w:w="26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656FDD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管理後台</w:t>
            </w:r>
          </w:p>
        </w:tc>
        <w:tc>
          <w:tcPr>
            <w:tcW w:w="224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815F5A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/admin</w:t>
            </w:r>
          </w:p>
        </w:tc>
        <w:tc>
          <w:tcPr>
            <w:tcW w:w="224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33F975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管理後台</w:t>
            </w:r>
          </w:p>
        </w:tc>
        <w:tc>
          <w:tcPr>
            <w:tcW w:w="2248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F5B759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賽事資料 · 公證審核</w:t>
            </w:r>
          </w:p>
        </w:tc>
      </w:tr>
    </w:tbl>
    <w:p w14:paraId="4A0BF9A7" w14:textId="77777777" w:rsidR="00F411A8" w:rsidRDefault="00F411A8">
      <w:pPr>
        <w:spacing w:after="120"/>
      </w:pPr>
    </w:p>
    <w:p w14:paraId="487569BD" w14:textId="77777777" w:rsidR="00F411A8" w:rsidRDefault="00000000">
      <w:pPr>
        <w:pStyle w:val="Heading2"/>
        <w:spacing w:before="280" w:after="100"/>
      </w:pPr>
      <w:r>
        <w:rPr>
          <w:color w:val="0D1526"/>
        </w:rPr>
        <w:t>32.6 CSS 實作規格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60"/>
      </w:tblGrid>
      <w:tr w:rsidR="00F411A8" w14:paraId="2EA39CB5" w14:textId="77777777">
        <w:tc>
          <w:tcPr>
            <w:tcW w:w="0" w:type="auto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4F6FA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5B664AFB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/* Nav 連結基礎樣式 */</w:t>
            </w:r>
          </w:p>
          <w:p w14:paraId="7E57586B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.nav-link {</w:t>
            </w:r>
          </w:p>
          <w:p w14:paraId="77E80DE2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font-size: 13px;</w:t>
            </w:r>
          </w:p>
          <w:p w14:paraId="1C699176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color: #4A5568;</w:t>
            </w:r>
          </w:p>
          <w:p w14:paraId="18FE272C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padding: 0 14px;</w:t>
            </w:r>
          </w:p>
          <w:p w14:paraId="69318B83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height: 56px;</w:t>
            </w:r>
          </w:p>
          <w:p w14:paraId="2CC21A33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display: flex;</w:t>
            </w:r>
          </w:p>
          <w:p w14:paraId="2D73E8CD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align-items: center;</w:t>
            </w:r>
          </w:p>
          <w:p w14:paraId="52B6C4E2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border-bottom: 2px solid transparent;</w:t>
            </w:r>
          </w:p>
          <w:p w14:paraId="48ABE5B9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transition: color 0.15s ease;</w:t>
            </w:r>
          </w:p>
          <w:p w14:paraId="0598B8F6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text-decoration: none;</w:t>
            </w:r>
          </w:p>
          <w:p w14:paraId="4EFC652C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}</w:t>
            </w:r>
          </w:p>
          <w:p w14:paraId="43C21E7A" w14:textId="77777777" w:rsidR="00F411A8" w:rsidRDefault="00F411A8">
            <w:pPr>
              <w:spacing w:after="40"/>
            </w:pPr>
          </w:p>
          <w:p w14:paraId="091811D4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.nav-link:hover {</w:t>
            </w:r>
          </w:p>
          <w:p w14:paraId="7B70ADE1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color: #8A96A8;</w:t>
            </w:r>
          </w:p>
          <w:p w14:paraId="2CCB95F6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}</w:t>
            </w:r>
          </w:p>
          <w:p w14:paraId="1944D68F" w14:textId="77777777" w:rsidR="00F411A8" w:rsidRDefault="00F411A8">
            <w:pPr>
              <w:spacing w:after="40"/>
            </w:pPr>
          </w:p>
          <w:p w14:paraId="00E7FDC6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/* Active state — 當前頁面 */</w:t>
            </w:r>
          </w:p>
          <w:p w14:paraId="5EFF55E4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.nav-link.active,</w:t>
            </w:r>
          </w:p>
          <w:p w14:paraId="048EF82E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.nav-link[aria-current="page"] {</w:t>
            </w:r>
          </w:p>
          <w:p w14:paraId="7BD3AE4F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color: #F0EDE6;</w:t>
            </w:r>
          </w:p>
          <w:p w14:paraId="02D31659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border-bottom: 2px solid #FF6B3D;</w:t>
            </w:r>
          </w:p>
          <w:p w14:paraId="770CFB5E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}</w:t>
            </w:r>
          </w:p>
          <w:p w14:paraId="48143757" w14:textId="77777777" w:rsidR="00F411A8" w:rsidRDefault="00F411A8">
            <w:pPr>
              <w:spacing w:after="40"/>
            </w:pPr>
          </w:p>
          <w:p w14:paraId="4A9BEE7B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/* 頁面標題條帶 */</w:t>
            </w:r>
          </w:p>
          <w:p w14:paraId="5B18B169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lastRenderedPageBreak/>
              <w:t>.page-context-strip {</w:t>
            </w:r>
          </w:p>
          <w:p w14:paraId="5D5AE2FB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background: #0D1526;</w:t>
            </w:r>
          </w:p>
          <w:p w14:paraId="02C2AF39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border-top: 1px solid rgba(255, 255, 255, 0.06);</w:t>
            </w:r>
          </w:p>
          <w:p w14:paraId="01C8D0BD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padding: 10px 20px;</w:t>
            </w:r>
          </w:p>
          <w:p w14:paraId="0FFC8A87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display: flex;</w:t>
            </w:r>
          </w:p>
          <w:p w14:paraId="665B196E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align-items: center;</w:t>
            </w:r>
          </w:p>
          <w:p w14:paraId="4FEB729C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gap: 8px;</w:t>
            </w:r>
          </w:p>
          <w:p w14:paraId="1698B6A5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}</w:t>
            </w:r>
          </w:p>
          <w:p w14:paraId="7BA3A7F6" w14:textId="77777777" w:rsidR="00F411A8" w:rsidRDefault="00F411A8">
            <w:pPr>
              <w:spacing w:after="40"/>
            </w:pPr>
          </w:p>
          <w:p w14:paraId="506F8845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.page-context-strip .page-title {</w:t>
            </w:r>
          </w:p>
          <w:p w14:paraId="61CB9B4D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font-family: Arial, sans-serif;</w:t>
            </w:r>
          </w:p>
          <w:p w14:paraId="5B11C9D0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font-size: 22px;</w:t>
            </w:r>
          </w:p>
          <w:p w14:paraId="54781F88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font-weight: 800;</w:t>
            </w:r>
          </w:p>
          <w:p w14:paraId="1F5E7E9F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color: #F0EDE6;</w:t>
            </w:r>
          </w:p>
          <w:p w14:paraId="072C67EA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letter-spacing: -0.03em;</w:t>
            </w:r>
          </w:p>
          <w:p w14:paraId="4D9B40CB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}</w:t>
            </w:r>
          </w:p>
          <w:p w14:paraId="58117BD8" w14:textId="77777777" w:rsidR="00F411A8" w:rsidRDefault="00F411A8">
            <w:pPr>
              <w:spacing w:after="40"/>
            </w:pPr>
          </w:p>
          <w:p w14:paraId="31C8EDFA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.page-context-strip .page-subtitle {</w:t>
            </w:r>
          </w:p>
          <w:p w14:paraId="045E67DD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font-family: "DM Mono", monospace;</w:t>
            </w:r>
          </w:p>
          <w:p w14:paraId="34C34D2C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font-size: 11px;</w:t>
            </w:r>
          </w:p>
          <w:p w14:paraId="43745A30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color: #4A5568;</w:t>
            </w:r>
          </w:p>
          <w:p w14:paraId="61B4CF08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margin-left: auto;</w:t>
            </w:r>
          </w:p>
          <w:p w14:paraId="70775FD0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}</w:t>
            </w:r>
          </w:p>
        </w:tc>
      </w:tr>
    </w:tbl>
    <w:p w14:paraId="55BFA60B" w14:textId="77777777" w:rsidR="00F411A8" w:rsidRDefault="00F411A8">
      <w:pPr>
        <w:spacing w:after="120"/>
      </w:pPr>
    </w:p>
    <w:p w14:paraId="3451C91E" w14:textId="77777777" w:rsidR="00F411A8" w:rsidRDefault="00000000">
      <w:pPr>
        <w:pStyle w:val="Heading2"/>
        <w:spacing w:before="280" w:after="100"/>
      </w:pPr>
      <w:r>
        <w:rPr>
          <w:color w:val="0D1526"/>
        </w:rPr>
        <w:t>32.7 Next.js 實作方式</w:t>
      </w:r>
    </w:p>
    <w:p w14:paraId="409D4490" w14:textId="77777777" w:rsidR="00F411A8" w:rsidRDefault="00000000">
      <w:pPr>
        <w:spacing w:before="80" w:after="120"/>
      </w:pPr>
      <w:r>
        <w:rPr>
          <w:rFonts w:eastAsia="Arial"/>
          <w:color w:val="1A1A1A"/>
        </w:rPr>
        <w:t>使用 Next.js 的 usePathname() hook 判斷當前路徑，動態加上 active class 與 aria-current 屬性。</w:t>
      </w:r>
    </w:p>
    <w:p w14:paraId="6C5C18C8" w14:textId="77777777" w:rsidR="00F411A8" w:rsidRDefault="00F411A8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60"/>
      </w:tblGrid>
      <w:tr w:rsidR="00F411A8" w14:paraId="42F4EF76" w14:textId="77777777">
        <w:tc>
          <w:tcPr>
            <w:tcW w:w="0" w:type="auto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4F6FA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242FB402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// components/Nav.tsx</w:t>
            </w:r>
          </w:p>
          <w:p w14:paraId="5519743C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'use client'</w:t>
            </w:r>
          </w:p>
          <w:p w14:paraId="4C8D14E3" w14:textId="77777777" w:rsidR="00F411A8" w:rsidRDefault="00F411A8">
            <w:pPr>
              <w:spacing w:after="40"/>
            </w:pPr>
          </w:p>
          <w:p w14:paraId="5B67224D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import Link from 'next/link'</w:t>
            </w:r>
          </w:p>
          <w:p w14:paraId="1E9BDC03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import { usePathname } from 'next/navigation'</w:t>
            </w:r>
          </w:p>
          <w:p w14:paraId="5C54121D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import { TrilogLogo } from './TrilogLogo'</w:t>
            </w:r>
          </w:p>
          <w:p w14:paraId="2047D720" w14:textId="77777777" w:rsidR="00F411A8" w:rsidRDefault="00F411A8">
            <w:pPr>
              <w:spacing w:after="40"/>
            </w:pPr>
          </w:p>
          <w:p w14:paraId="7F14B260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const navLinks = [</w:t>
            </w:r>
          </w:p>
          <w:p w14:paraId="580BFF37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{ href: '/leaderboard', label: '最速榜',  title: '最速榜',   sub: '台灣選手 · 個人最佳 · 跨賽事' },</w:t>
            </w:r>
          </w:p>
          <w:p w14:paraId="5F4AC1DC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{ href: '/unclaimed',   label: '未認領',  title: '未認領成績', sub: '搜尋你的名字，認領屬於你的成績' },</w:t>
            </w:r>
          </w:p>
          <w:p w14:paraId="51FC0FCE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{ href: '/races',       label: '賽事',    title: '賽事資料庫', sub: '台灣鐵人三項賽事 · 路線 · 天氣 · 歷史成績' },</w:t>
            </w:r>
          </w:p>
          <w:p w14:paraId="4DF7277A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]</w:t>
            </w:r>
          </w:p>
          <w:p w14:paraId="1DB264C4" w14:textId="77777777" w:rsidR="00F411A8" w:rsidRDefault="00F411A8">
            <w:pPr>
              <w:spacing w:after="40"/>
            </w:pPr>
          </w:p>
          <w:p w14:paraId="5FD066D4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export function Nav() {</w:t>
            </w:r>
          </w:p>
          <w:p w14:paraId="5905B29F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const pathname = usePathname()</w:t>
            </w:r>
          </w:p>
          <w:p w14:paraId="4AA27546" w14:textId="77777777" w:rsidR="00F411A8" w:rsidRDefault="00F411A8">
            <w:pPr>
              <w:spacing w:after="40"/>
            </w:pPr>
          </w:p>
          <w:p w14:paraId="5579CD67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const activeLink = navLinks.find(link =&gt;</w:t>
            </w:r>
          </w:p>
          <w:p w14:paraId="3CC9D37E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pathname === link.href || pathname.startsWith(link.href + '/')</w:t>
            </w:r>
          </w:p>
          <w:p w14:paraId="25C351E8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)</w:t>
            </w:r>
          </w:p>
          <w:p w14:paraId="5129EF8C" w14:textId="77777777" w:rsidR="00F411A8" w:rsidRDefault="00F411A8">
            <w:pPr>
              <w:spacing w:after="40"/>
            </w:pPr>
          </w:p>
          <w:p w14:paraId="50D7A586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return (</w:t>
            </w:r>
          </w:p>
          <w:p w14:paraId="7BF5F372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&lt;&gt;</w:t>
            </w:r>
          </w:p>
          <w:p w14:paraId="25896097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&lt;nav className='trilog-nav'&gt;</w:t>
            </w:r>
          </w:p>
          <w:p w14:paraId="224B4438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  &lt;Link href='/' className='nav-logo'&gt;</w:t>
            </w:r>
          </w:p>
          <w:p w14:paraId="3C84D722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    &lt;TrilogLogo size='md' context='nav' /&gt;</w:t>
            </w:r>
          </w:p>
          <w:p w14:paraId="4F3E156F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  &lt;/Link&gt;</w:t>
            </w:r>
          </w:p>
          <w:p w14:paraId="1BC91440" w14:textId="77777777" w:rsidR="00F411A8" w:rsidRDefault="00F411A8">
            <w:pPr>
              <w:spacing w:after="40"/>
            </w:pPr>
          </w:p>
          <w:p w14:paraId="0C1A9553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  &lt;div className='nav-links'&gt;</w:t>
            </w:r>
          </w:p>
          <w:p w14:paraId="72DF3BDC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    {navLinks.map(link =&gt; (</w:t>
            </w:r>
          </w:p>
          <w:p w14:paraId="7908554A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      &lt;Link</w:t>
            </w:r>
          </w:p>
          <w:p w14:paraId="4FBCE727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        key={link.href}</w:t>
            </w:r>
          </w:p>
          <w:p w14:paraId="1CFC92F8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        href={link.href}</w:t>
            </w:r>
          </w:p>
          <w:p w14:paraId="209EF8BB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        className={`nav-link ${pathname.startsWith(link.href) ? 'active' : ''}`}</w:t>
            </w:r>
          </w:p>
          <w:p w14:paraId="0DB8E019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        aria-current={pathname.startsWith(link.href) ? 'page' : undefined}</w:t>
            </w:r>
          </w:p>
          <w:p w14:paraId="0879E179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      &gt;</w:t>
            </w:r>
          </w:p>
          <w:p w14:paraId="46CB8FE3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        {link.label}</w:t>
            </w:r>
          </w:p>
          <w:p w14:paraId="0A5BC266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      &lt;/Link&gt;</w:t>
            </w:r>
          </w:p>
          <w:p w14:paraId="7D3D68BD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    ))}</w:t>
            </w:r>
          </w:p>
          <w:p w14:paraId="37E828E0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  &lt;/div&gt;</w:t>
            </w:r>
          </w:p>
          <w:p w14:paraId="6074E9C5" w14:textId="77777777" w:rsidR="00F411A8" w:rsidRDefault="00F411A8">
            <w:pPr>
              <w:spacing w:after="40"/>
            </w:pPr>
          </w:p>
          <w:p w14:paraId="003926F4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  &lt;div className='nav-right'&gt;</w:t>
            </w:r>
          </w:p>
          <w:p w14:paraId="2B97FFD6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    {/* + 新增成績 按鈕、Avatar */}</w:t>
            </w:r>
          </w:p>
          <w:p w14:paraId="013E7A22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  &lt;/div&gt;</w:t>
            </w:r>
          </w:p>
          <w:p w14:paraId="54E00D7E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&lt;/nav&gt;</w:t>
            </w:r>
          </w:p>
          <w:p w14:paraId="32727BE2" w14:textId="77777777" w:rsidR="00F411A8" w:rsidRDefault="00F411A8">
            <w:pPr>
              <w:spacing w:after="40"/>
            </w:pPr>
          </w:p>
          <w:p w14:paraId="6D075BA0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{/* 頁面標題條帶 */}</w:t>
            </w:r>
          </w:p>
          <w:p w14:paraId="4E52F0C0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{activeLink &amp;&amp; (</w:t>
            </w:r>
          </w:p>
          <w:p w14:paraId="5EEAD7AE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  &lt;div className='page-context-strip'&gt;</w:t>
            </w:r>
          </w:p>
          <w:p w14:paraId="7261178F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    &lt;span className='page-title'&gt;{activeLink.title}&lt;/span&gt;</w:t>
            </w:r>
          </w:p>
          <w:p w14:paraId="11D1B1A1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    &lt;span className='page-subtitle'&gt;{activeLink.sub}&lt;/span&gt;</w:t>
            </w:r>
          </w:p>
          <w:p w14:paraId="34981786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  &lt;/div&gt;</w:t>
            </w:r>
          </w:p>
          <w:p w14:paraId="49CB45B2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)}</w:t>
            </w:r>
          </w:p>
          <w:p w14:paraId="163DAB96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&lt;/&gt;</w:t>
            </w:r>
          </w:p>
          <w:p w14:paraId="56EC5EE0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)</w:t>
            </w:r>
          </w:p>
          <w:p w14:paraId="450098DB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}</w:t>
            </w:r>
          </w:p>
        </w:tc>
      </w:tr>
    </w:tbl>
    <w:p w14:paraId="49935CE8" w14:textId="77777777" w:rsidR="00F411A8" w:rsidRDefault="00F411A8">
      <w:pPr>
        <w:spacing w:after="120"/>
      </w:pPr>
    </w:p>
    <w:p w14:paraId="355FFE5C" w14:textId="77777777" w:rsidR="00F411A8" w:rsidRDefault="00000000">
      <w:pPr>
        <w:pStyle w:val="Heading2"/>
        <w:spacing w:before="280" w:after="100"/>
      </w:pPr>
      <w:r>
        <w:rPr>
          <w:color w:val="0D1526"/>
        </w:rPr>
        <w:t>32.8 無障礙要求</w:t>
      </w:r>
    </w:p>
    <w:p w14:paraId="3EADCD3D" w14:textId="77777777" w:rsidR="00F411A8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1A1A1A"/>
        </w:rPr>
        <w:t>active 連結必須加上 aria-current="page"，符合 WCAG 技術規範 G128</w:t>
      </w:r>
    </w:p>
    <w:p w14:paraId="2CA77162" w14:textId="77777777" w:rsidR="00F411A8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1A1A1A"/>
        </w:rPr>
        <w:t>底線不可作為唯一的位置標示——同時搭配顏色變化（text-3 → text-1），確保色盲使用者也能辨識</w:t>
      </w:r>
    </w:p>
    <w:p w14:paraId="2EB5765F" w14:textId="77777777" w:rsidR="00F411A8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1A1A1A"/>
        </w:rPr>
        <w:t>鍵盤導覽時，active 連結的 focus ring 樣式需與其他連結一致</w:t>
      </w:r>
    </w:p>
    <w:p w14:paraId="028AF614" w14:textId="77777777" w:rsidR="00F411A8" w:rsidRDefault="00F411A8">
      <w:pPr>
        <w:spacing w:after="240"/>
      </w:pPr>
    </w:p>
    <w:p w14:paraId="280F0F65" w14:textId="77777777" w:rsidR="00F411A8" w:rsidRDefault="00F411A8">
      <w:pPr>
        <w:pBdr>
          <w:bottom w:val="single" w:sz="4" w:space="0" w:color="FF6B3D"/>
        </w:pBdr>
        <w:spacing w:before="160" w:after="160"/>
      </w:pPr>
    </w:p>
    <w:p w14:paraId="64CE5D06" w14:textId="77777777" w:rsidR="00F411A8" w:rsidRDefault="00000000">
      <w:pPr>
        <w:spacing w:before="160"/>
      </w:pPr>
      <w:r>
        <w:rPr>
          <w:rFonts w:eastAsia="Arial"/>
          <w:color w:val="8A96A8"/>
          <w:sz w:val="18"/>
          <w:szCs w:val="18"/>
        </w:rPr>
        <w:t>Tri·log 產品規格文件 v2.9　·　2026 年 6 月　·　trilog.run</w:t>
      </w:r>
    </w:p>
    <w:p w14:paraId="0C100001" w14:textId="77777777" w:rsidR="00CC0001" w:rsidRDefault="00000000">
      <w:r>
        <w:br w:type="page"/>
      </w:r>
    </w:p>
    <w:ins w:id="9010" w:author="Claude Code" w:date="2026-06-05T00:00:00Z">
      <w:p w14:paraId="0C100002" w14:textId="77777777" w:rsidR="00CC0001" w:rsidRDefault="00000000">
        <w:pPr>
          <w:pStyle w:val="Heading1"/>
          <w:spacing w:before="480" w:after="240"/>
        </w:pPr>
        <w:r>
          <w:rPr>
            <w:rFonts w:eastAsia="Arial"/>
            <w:sz w:val="28"/>
            <w:szCs w:val="28"/>
          </w:rPr>
          <w:t>33. 賽事資料庫頁面實作規格（由 Claude Code 新增，2026-06-05）</w:t>
        </w:r>
      </w:p>
      <w:p w14:paraId="0C100003" w14:textId="77777777" w:rsidR="00CC0001" w:rsidRDefault="00000000">
        <w:pPr>
          <w:pStyle w:val="Heading2"/>
          <w:spacing w:before="240" w:after="120"/>
        </w:pPr>
        <w:r>
          <w:rPr>
            <w:rFonts w:eastAsia="Arial"/>
            <w:sz w:val="24"/>
            <w:szCs w:val="24"/>
          </w:rPr>
          <w:t>33.1 實作背景</w:t>
        </w:r>
      </w:p>
      <w:p w14:paraId="0C100004" w14:textId="77777777" w:rsidR="00CC0001" w:rsidRDefault="00000000">
        <w:r>
          <w:rPr>
            <w:rFonts w:eastAsia="Arial"/>
            <w:color w:val="1A1A1A"/>
            <w:sz w:val="20"/>
            <w:szCs w:val="20"/>
          </w:rPr>
          <w:t xml:space="preserve">Nav 連結「賽事」（/races）在 Ch.32 實作後因缺少對應頁面而 404，本章記錄此頁面的實作內容。規格書 3.3 節描述賽事資料庫的資料結構，本實作為 Phase 1 MVP 版本，僅呈現列表，不含路線、天氣等 Phase 2 功能。</w:t>
        </w:r>
      </w:p>
      <w:p w14:paraId="0C100005" w14:textId="77777777" w:rsidR="00CC0001" w:rsidRDefault="00000000">
        <w:pPr>
          <w:pStyle w:val="Heading2"/>
          <w:spacing w:before="240" w:after="120"/>
        </w:pPr>
        <w:r>
          <w:rPr>
            <w:rFonts w:eastAsia="Arial"/>
            <w:sz w:val="24"/>
            <w:szCs w:val="24"/>
          </w:rPr>
          <w:t>33.2 頁面路徑與元件</w:t>
        </w:r>
      </w:p>
      <w:p w14:paraId="0C100006" w14:textId="77777777" w:rsidR="00CC0001" w:rsidRDefault="00000000">
        <w:r>
          <w:rPr>
            <w:rFonts w:eastAsia="Arial"/>
            <w:color w:val="1A1A1A"/>
            <w:sz w:val="20"/>
            <w:szCs w:val="20"/>
          </w:rPr>
          <w:t>路徑：/races　元件：src/app/(main)/races/page.tsx（Server Component）</w:t>
        </w:r>
      </w:p>
      <w:p w14:paraId="0C100007" w14:textId="77777777" w:rsidR="00CC0001" w:rsidRDefault="00000000">
        <w:pPr>
          <w:pStyle w:val="Heading2"/>
          <w:spacing w:before="240" w:after="120"/>
        </w:pPr>
        <w:r>
          <w:rPr>
            <w:rFonts w:eastAsia="Arial"/>
            <w:sz w:val="24"/>
            <w:szCs w:val="24"/>
          </w:rPr>
          <w:t>33.3 系列分組設計</w:t>
        </w:r>
      </w:p>
      <w:p w14:paraId="0C100008" w14:textId="77777777" w:rsidR="00CC0001" w:rsidRDefault="00000000">
        <w:r>
          <w:rPr>
            <w:rFonts w:eastAsia="Arial"/>
            <w:color w:val="1A1A1A"/>
            <w:sz w:val="20"/>
            <w:szCs w:val="20"/>
          </w:rPr>
          <w:t xml:space="preserve">DB 的 series 欄位（races.series）對應到以下顯示群組，顯示順序為：Challenge → IRONMAN → 普悠瑪 → FORCE → 全國錦標賽 → 地方賽事。</w:t>
        </w:r>
      </w:p>
      <w:p w14:paraId="0C100009" w14:textId="77777777" w:rsidR="00CC0001" w:rsidRDefault="00000000">
        <w:r>
          <w:rPr>
            <w:rFonts w:eastAsia="Arial"/>
            <w:color w:val="1A1A1A"/>
            <w:sz w:val="20"/>
            <w:szCs w:val="20"/>
          </w:rPr>
          <w:t xml:space="preserve">IRONMAN_TAIWAN 與 IRONMAN_70_3 合併顯示為同一 IRONMAN 群組。各群組內台灣場地（country=’TW’）優先排列，海外場次排後。</w:t>
        </w:r>
      </w:p>
      <w:p w14:paraId="0C100010" w14:textId="77777777" w:rsidR="00CC0001" w:rsidRDefault="00000000">
        <w:pPr>
          <w:pStyle w:val="Heading2"/>
          <w:spacing w:before="240" w:after="120"/>
        </w:pPr>
        <w:r>
          <w:rPr>
            <w:rFonts w:eastAsia="Arial"/>
            <w:sz w:val="24"/>
            <w:szCs w:val="24"/>
          </w:rPr>
          <w:t>33.4 資料清理（2026-06-05 執行）</w:t>
        </w:r>
      </w:p>
      <w:p w14:paraId="0C100011" w14:textId="77777777" w:rsidR="00CC0001" w:rsidRDefault="00000000">
        <w:r>
          <w:rPr>
            <w:rFonts w:eastAsia="Arial"/>
            <w:color w:val="1A1A1A"/>
            <w:sz w:val="20"/>
            <w:szCs w:val="20"/>
          </w:rPr>
          <w:t xml:space="preserve">執行 supabase/seeds/race_series_cleanup.sql，完成：1) 補齊舊賽事 series 欄位（IRONMAN_TAIWAN、CHALLENGE、LOCAL_EVENT、CTTA_NATIONALS）。2) 合併普悠瑪重複記錄（puyuma-triathlon → puiyuma-ironman），保留歷史屆次 2012–2026。3) 新增 races 及 race_editions 欄位（name_zh、name_en、series、county、organizer_co、operator、venue、registration_url），對應 migration 20260605000001。</w:t>
        </w:r>
      </w:p>
      <w:p w14:paraId="0C100012" w14:textId="77777777" w:rsidR="00CC0001" w:rsidRDefault="00000000">
        <w:pPr>
          <w:pStyle w:val="Heading2"/>
          <w:spacing w:before="240" w:after="120"/>
        </w:pPr>
        <w:r>
          <w:rPr>
            <w:rFonts w:eastAsia="Arial"/>
            <w:sz w:val="24"/>
            <w:szCs w:val="24"/>
          </w:rPr>
          <w:t>33.5 Phase 2 預留項目</w:t>
        </w:r>
      </w:p>
      <w:p w14:paraId="0C100013" w14:textId="77777777" w:rsidR="00CC0001" w:rsidRDefault="00000000">
        <w:r>
          <w:rPr>
            <w:rFonts w:eastAsia="Arial"/>
            <w:color w:val="1A1A1A"/>
            <w:sz w:val="20"/>
            <w:szCs w:val="20"/>
          </w:rPr>
          <w:t xml:space="preserve">目前頁面底部已加入預告文字「路線資訊、天氣資料、歷屆成績分佈 — 即將推出」。Phase 2 預計實作：各賽事詳情頁（/races/:slug）、歷屆成績分佈視覺化、天氣資料自動抓取（Open-Meteo API）。</w:t>
        </w:r>
      </w:p>
      <w:p w14:paraId="0C100014" w14:textId="77777777" w:rsidR="00CC0001" w:rsidRDefault="00000000">
        <w:pPr>
          <w:spacing w:before="160"/>
        </w:pPr>
        <w:r>
          <w:rPr>
            <w:rFonts w:eastAsia="Arial"/>
            <w:color w:val="8A96A8"/>
            <w:sz w:val="18"/>
            <w:szCs w:val="18"/>
          </w:rPr>
          <w:t>Tri·log 產品規格文件 v2.9　·　2026 年 6 月　·　trilog.run　·　由 Claude Code 更新</w:t>
        </w:r>
      </w:p>
    </w:ins>
    <w:sectPr w:rsidR="00F411A8">
      <w:pgSz w:w="11906" w:h="16838"/>
      <w:pgMar w:top="1440" w:right="1440" w:bottom="1440" w:left="1440" w:header="708" w:footer="708" w:gutter="0"/>
      <w:cols w:space="720"/>
      <w:docGrid w:linePitch="360"/>
      <w:p w14:paraId="0D340001" w14:textId="77777777" w:rsidR="00CC3400" w:rsidRDefault="00000000">
        <w:pPr>
          <w:pStyle w:val="Heading1"/>
        </w:pPr>
        <w:r>
          <w:rPr>
            <w:color w:val="060D18"/>
          </w:rPr>
          <w:t>34. 新增成績入口設計規格</w:t>
        </w:r>
      </w:p>
      <w:p w14:paraId="0D340002" w14:textId="77777777" w:rsidR="00CC3400" w:rsidRDefault="00000000">
        <w:pPr>
          <w:pStyle w:val="Heading2"/>
        </w:pPr>
        <w:r>
          <w:rPr>
            <w:color w:val="0D1526"/>
          </w:rPr>
          <w:t>34.1 問題背景與設計決策</w:t>
        </w:r>
      </w:p>
      <w:p>
        <w:pPr>
          <w:spacing w:before="80" w:after="120"/>
        </w:pPr>
        <w:r>
          <w:rPr>
            <w:rFonts w:eastAsia="Arial"/>
            <w:color w:val="1A1A1A"/>
          </w:rPr>
          <w:t xml:space="preserve">Nav「+」按鈕原本只對應一個功能「新增我的成績」，但平台支援兩種不同性質的新增動作：登錄自己的完賽成績（自填成績）、以及幫朋友或其他選手建立一筆未認領成績（讓對方日後認領）。兩者的資料填寫邏輯、source_credibility 設定、認領狀態初始值均不同，不適合用同一個表單混合處理。</w:t>
        </w:r>
      </w:p>
      <w:tbl>
        <w:tblPr>
          <w:tblW w:w="9360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4A0" w:firstRow="1" w:lastRow="0" w:firstColumn="1" w:lastColumn="0" w:noHBand="0" w:noVBand="1"/>
        </w:tblPr>
        <w:tblGrid>
          <w:gridCol w:w="2340"/>
          <w:gridCol w:w="3510"/>
          <w:gridCol w:w="3510"/>
        </w:tblGrid>
        <w:tr w:rsidR="00CC3400" w14:paraId="0CC40000" w14:textId="77777777">
          <w:tc>
            <w:tcPr>
              <w:tcW w:w="2340" w:type="dxa"/>
              <w:tcBorders>
                <w:top w:val="single" w:sz="1" w:space="0" w:color="060D18"/>
                <w:left w:val="single" w:sz="1" w:space="0" w:color="060D18"/>
                <w:bottom w:val="single" w:sz="1" w:space="0" w:color="060D18"/>
                <w:right w:val="single" w:sz="1" w:space="0" w:color="060D18"/>
              </w:tcBorders>
              <w:shd w:val="clear" w:color="auto" w:fill="060D18"/>
              <w:tcMar>
                <w:top w:w="80" w:type="dxa"/>
                <w:left w:w="120" w:type="dxa"/>
                <w:bottom w:w="80" w:type="dxa"/>
                <w:right w:w="120" w:type="dxa"/>
              </w:tcMar>
            </w:tcPr>
            <w:p>
              <w:r>
                <w:rPr>
                  <w:rFonts w:ascii="Arial" w:cs="Arial" w:eastAsia="Arial" w:hAnsi="Arial"/>
                  <w:color w:val="F0EDE6"/>
                  <w:sz w:val="20"/>
                  <w:szCs w:val="20"/>
                </w:rPr>
                <w:t xml:space="preserve">方案</w:t>
              </w:r>
            </w:p>
          </w:tc>
          <w:tc>
            <w:tcPr>
              <w:tcW w:w="3510" w:type="dxa"/>
              <w:tcBorders>
                <w:top w:val="single" w:sz="1" w:space="0" w:color="060D18"/>
                <w:left w:val="single" w:sz="1" w:space="0" w:color="060D18"/>
                <w:bottom w:val="single" w:sz="1" w:space="0" w:color="060D18"/>
                <w:right w:val="single" w:sz="1" w:space="0" w:color="060D18"/>
              </w:tcBorders>
              <w:shd w:val="clear" w:color="auto" w:fill="0D2040"/>
              <w:tcMar>
                <w:top w:w="80" w:type="dxa"/>
                <w:left w:w="120" w:type="dxa"/>
                <w:bottom w:w="80" w:type="dxa"/>
                <w:right w:w="120" w:type="dxa"/>
              </w:tcMar>
            </w:tcPr>
            <w:p>
              <w:r>
                <w:rPr>
                  <w:rFonts w:ascii="Arial" w:cs="Arial" w:eastAsia="Arial" w:hAnsi="Arial"/>
                  <w:color w:val="F0EDE6"/>
                  <w:sz w:val="20"/>
                  <w:szCs w:val="20"/>
                </w:rPr>
                <w:t xml:space="preserve">問題</w:t>
              </w:r>
            </w:p>
          </w:tc>
          <w:tc>
            <w:tcPr>
              <w:tcW w:w="3510" w:type="dxa"/>
              <w:tcBorders>
                <w:top w:val="single" w:sz="1" w:space="0" w:color="060D18"/>
                <w:left w:val="single" w:sz="1" w:space="0" w:color="060D18"/>
                <w:bottom w:val="single" w:sz="1" w:space="0" w:color="060D18"/>
                <w:right w:val="single" w:sz="1" w:space="0" w:color="060D18"/>
              </w:tcBorders>
              <w:shd w:val="clear" w:color="auto" w:fill="1A3560"/>
              <w:tcMar>
                <w:top w:w="80" w:type="dxa"/>
                <w:left w:w="120" w:type="dxa"/>
                <w:bottom w:w="80" w:type="dxa"/>
                <w:right w:w="120" w:type="dxa"/>
              </w:tcMar>
            </w:tcPr>
            <w:p>
              <w:r>
                <w:rPr>
                  <w:rFonts w:ascii="Arial" w:cs="Arial" w:eastAsia="Arial" w:hAnsi="Arial"/>
                  <w:color w:val="F0EDE6"/>
                  <w:sz w:val="20"/>
                  <w:szCs w:val="20"/>
                </w:rPr>
                <w:t xml:space="preserve">結論</w:t>
              </w:r>
            </w:p>
          </w:tc>
        </w:tr>
        <w:tr w:rsidR="00CC3400" w14:paraId="0CC40001" w14:textId="77777777">
          <w:tc>
            <w:tcPr>
              <w:tcW w:w="2340" w:type="dxa"/>
              <w:tcBorders>
                <w:top w:val="single" w:sz="1" w:space="0" w:color="E2E8F0"/>
                <w:left w:val="single" w:sz="1" w:space="0" w:color="E2E8F0"/>
                <w:bottom w:val="single" w:sz="1" w:space="0" w:color="E2E8F0"/>
                <w:right w:val="single" w:sz="1" w:space="0" w:color="E2E8F0"/>
              </w:tcBorders>
              <w:shd w:val="clear" w:color="auto" w:fill="F7F8FA"/>
              <w:tcMar>
                <w:top w:w="80" w:type="dxa"/>
                <w:left w:w="120" w:type="dxa"/>
                <w:bottom w:w="80" w:type="dxa"/>
                <w:right w:w="120" w:type="dxa"/>
              </w:tcMar>
            </w:tcPr>
            <w:p>
              <w:r>
                <w:rPr>
                  <w:rFonts w:ascii="Arial" w:cs="Arial" w:eastAsia="Arial" w:hAnsi="Arial"/>
                  <w:color w:val="1A1A1A"/>
                  <w:sz w:val="20"/>
                  <w:szCs w:val="20"/>
                </w:rPr>
                <w:t xml:space="preserve">單一表單，用 toggle 切換模式</w:t>
              </w:r>
            </w:p>
          </w:tc>
          <w:tc>
            <w:tcPr>
              <w:tcW w:w="3510" w:type="dxa"/>
              <w:tcBorders>
                <w:top w:val="single" w:sz="1" w:space="0" w:color="E2E8F0"/>
                <w:left w:val="single" w:sz="1" w:space="0" w:color="E2E8F0"/>
                <w:bottom w:val="single" w:sz="1" w:space="0" w:color="E2E8F0"/>
                <w:right w:val="single" w:sz="1" w:space="0" w:color="E2E8F0"/>
              </w:tcBorders>
              <w:shd w:val="clear" w:color="auto" w:fill="FFFFFF"/>
              <w:tcMar>
                <w:top w:w="80" w:type="dxa"/>
                <w:left w:w="120" w:type="dxa"/>
                <w:bottom w:w="80" w:type="dxa"/>
                <w:right w:w="120" w:type="dxa"/>
              </w:tcMar>
            </w:tcPr>
            <w:p>
              <w:r>
                <w:rPr>
                  <w:rFonts w:ascii="Arial" w:cs="Arial" w:eastAsia="Arial" w:hAnsi="Arial"/>
                  <w:color w:val="333333"/>
                  <w:sz w:val="20"/>
                  <w:szCs w:val="20"/>
                </w:rPr>
                <w:t xml:space="preserve">「自己」vs「他人」的欄位差異大，toggle 容易讓用戶填錯</w:t>
              </w:r>
            </w:p>
          </w:tc>
          <w:tc>
            <w:tcPr>
              <w:tcW w:w="3510" w:type="dxa"/>
              <w:tcBorders>
                <w:top w:val="single" w:sz="1" w:space="0" w:color="E2E8F0"/>
                <w:left w:val="single" w:sz="1" w:space="0" w:color="E2E8F0"/>
                <w:bottom w:val="single" w:sz="1" w:space="0" w:color="E2E8F0"/>
                <w:right w:val="single" w:sz="1" w:space="0" w:color="E2E8F0"/>
              </w:tcBorders>
              <w:shd w:val="clear" w:color="auto" w:fill="FFFFFF"/>
              <w:tcMar>
                <w:top w:w="80" w:type="dxa"/>
                <w:left w:w="120" w:type="dxa"/>
                <w:bottom w:w="80" w:type="dxa"/>
                <w:right w:w="120" w:type="dxa"/>
              </w:tcMar>
            </w:tcPr>
            <w:p>
              <w:r>
                <w:rPr>
                  <w:rFonts w:ascii="Arial" w:cs="Arial" w:eastAsia="Arial" w:hAnsi="Arial"/>
                  <w:color w:val="333333"/>
                  <w:sz w:val="20"/>
                  <w:szCs w:val="20"/>
                </w:rPr>
                <w:t xml:space="preserve">✗ 不採用</w:t>
              </w:r>
            </w:p>
          </w:tc>
        </w:tr>
        <w:tr w:rsidR="00CC3400" w14:paraId="0CC40002" w14:textId="77777777">
          <w:tc>
            <w:tcPr>
              <w:tcW w:w="2340" w:type="dxa"/>
              <w:tcBorders>
                <w:top w:val="single" w:sz="1" w:space="0" w:color="E2E8F0"/>
                <w:left w:val="single" w:sz="1" w:space="0" w:color="E2E8F0"/>
                <w:bottom w:val="single" w:sz="1" w:space="0" w:color="E2E8F0"/>
                <w:right w:val="single" w:sz="1" w:space="0" w:color="E2E8F0"/>
              </w:tcBorders>
              <w:shd w:val="clear" w:color="auto" w:fill="F7F8FA"/>
              <w:tcMar>
                <w:top w:w="80" w:type="dxa"/>
                <w:left w:w="120" w:type="dxa"/>
                <w:bottom w:w="80" w:type="dxa"/>
                <w:right w:w="120" w:type="dxa"/>
              </w:tcMar>
            </w:tcPr>
            <w:p>
              <w:r>
                <w:rPr>
                  <w:rFonts w:ascii="Arial" w:cs="Arial" w:eastAsia="Arial" w:hAnsi="Arial"/>
                  <w:color w:val="1A1A1A"/>
                  <w:sz w:val="20"/>
                  <w:szCs w:val="20"/>
                </w:rPr>
                <w:t xml:space="preserve">Nav「+」展開為兩個選項（選用）</w:t>
              </w:r>
            </w:p>
          </w:tc>
          <w:tc>
            <w:tcPr>
              <w:tcW w:w="3510" w:type="dxa"/>
              <w:tcBorders>
                <w:top w:val="single" w:sz="1" w:space="0" w:color="E2E8F0"/>
                <w:left w:val="single" w:sz="1" w:space="0" w:color="E2E8F0"/>
                <w:bottom w:val="single" w:sz="1" w:space="0" w:color="E2E8F0"/>
                <w:right w:val="single" w:sz="1" w:space="0" w:color="E2E8F0"/>
              </w:tcBorders>
              <w:shd w:val="clear" w:color="auto" w:fill="FFFFFF"/>
              <w:tcMar>
                <w:top w:w="80" w:type="dxa"/>
                <w:left w:w="120" w:type="dxa"/>
                <w:bottom w:w="80" w:type="dxa"/>
                <w:right w:w="120" w:type="dxa"/>
              </w:tcMar>
            </w:tcPr>
            <w:p>
              <w:r>
                <w:rPr>
                  <w:rFonts w:ascii="Arial" w:cs="Arial" w:eastAsia="Arial" w:hAnsi="Arial"/>
                  <w:color w:val="333333"/>
                  <w:sz w:val="20"/>
                  <w:szCs w:val="20"/>
                </w:rPr>
                <w:t xml:space="preserve">入口清晰，每條路徑有獨立表單，資料語意不混淆</w:t>
              </w:r>
            </w:p>
          </w:tc>
          <w:tc>
            <w:tcPr>
              <w:tcW w:w="3510" w:type="dxa"/>
              <w:tcBorders>
                <w:top w:val="single" w:sz="1" w:space="0" w:color="E2E8F0"/>
                <w:left w:val="single" w:sz="1" w:space="0" w:color="E2E8F0"/>
                <w:bottom w:val="single" w:sz="1" w:space="0" w:color="E2E8F0"/>
                <w:right w:val="single" w:sz="1" w:space="0" w:color="E2E8F0"/>
              </w:tcBorders>
              <w:shd w:val="clear" w:color="auto" w:fill="FFFFFF"/>
              <w:tcMar>
                <w:top w:w="80" w:type="dxa"/>
                <w:left w:w="120" w:type="dxa"/>
                <w:bottom w:w="80" w:type="dxa"/>
                <w:right w:w="120" w:type="dxa"/>
              </w:tcMar>
            </w:tcPr>
            <w:p>
              <w:r>
                <w:rPr>
                  <w:rFonts w:ascii="Arial" w:cs="Arial" w:eastAsia="Arial" w:hAnsi="Arial"/>
                  <w:color w:val="333333"/>
                  <w:sz w:val="20"/>
                  <w:szCs w:val="20"/>
                </w:rPr>
                <w:t xml:space="preserve">✓ 採用</w:t>
              </w:r>
            </w:p>
          </w:tc>
        </w:tr>
        <w:tr w:rsidR="00CC3400" w14:paraId="0CC40003" w14:textId="77777777">
          <w:tc>
            <w:tcPr>
              <w:tcW w:w="2340" w:type="dxa"/>
              <w:tcBorders>
                <w:top w:val="single" w:sz="1" w:space="0" w:color="E2E8F0"/>
                <w:left w:val="single" w:sz="1" w:space="0" w:color="E2E8F0"/>
                <w:bottom w:val="single" w:sz="1" w:space="0" w:color="E2E8F0"/>
                <w:right w:val="single" w:sz="1" w:space="0" w:color="E2E8F0"/>
              </w:tcBorders>
              <w:shd w:val="clear" w:color="auto" w:fill="F7F8FA"/>
              <w:tcMar>
                <w:top w:w="80" w:type="dxa"/>
                <w:left w:w="120" w:type="dxa"/>
                <w:bottom w:w="80" w:type="dxa"/>
                <w:right w:w="120" w:type="dxa"/>
              </w:tcMar>
            </w:tcPr>
            <w:p>
              <w:r>
                <w:rPr>
                  <w:rFonts w:ascii="Arial" w:cs="Arial" w:eastAsia="Arial" w:hAnsi="Arial"/>
                  <w:color w:val="1A1A1A"/>
                  <w:sz w:val="20"/>
                  <w:szCs w:val="20"/>
                </w:rPr>
                <w:t xml:space="preserve">完全分開的兩個 Nav 按鈕</w:t>
              </w:r>
            </w:p>
          </w:tc>
          <w:tc>
            <w:tcPr>
              <w:tcW w:w="3510" w:type="dxa"/>
              <w:tcBorders>
                <w:top w:val="single" w:sz="1" w:space="0" w:color="E2E8F0"/>
                <w:left w:val="single" w:sz="1" w:space="0" w:color="E2E8F0"/>
                <w:bottom w:val="single" w:sz="1" w:space="0" w:color="E2E8F0"/>
                <w:right w:val="single" w:sz="1" w:space="0" w:color="E2E8F0"/>
              </w:tcBorders>
              <w:shd w:val="clear" w:color="auto" w:fill="FFFFFF"/>
              <w:tcMar>
                <w:top w:w="80" w:type="dxa"/>
                <w:left w:w="120" w:type="dxa"/>
                <w:bottom w:w="80" w:type="dxa"/>
                <w:right w:w="120" w:type="dxa"/>
              </w:tcMar>
            </w:tcPr>
            <w:p>
              <w:r>
                <w:rPr>
                  <w:rFonts w:ascii="Arial" w:cs="Arial" w:eastAsia="Arial" w:hAnsi="Arial"/>
                  <w:color w:val="333333"/>
                  <w:sz w:val="20"/>
                  <w:szCs w:val="20"/>
                </w:rPr>
                <w:t xml:space="preserve">Nav 變擁擠，對多數只登錄自己成績的用戶造成干擾</w:t>
              </w:r>
            </w:p>
          </w:tc>
          <w:tc>
            <w:tcPr>
              <w:tcW w:w="3510" w:type="dxa"/>
              <w:tcBorders>
                <w:top w:val="single" w:sz="1" w:space="0" w:color="E2E8F0"/>
                <w:left w:val="single" w:sz="1" w:space="0" w:color="E2E8F0"/>
                <w:bottom w:val="single" w:sz="1" w:space="0" w:color="E2E8F0"/>
                <w:right w:val="single" w:sz="1" w:space="0" w:color="E2E8F0"/>
              </w:tcBorders>
              <w:shd w:val="clear" w:color="auto" w:fill="FFFFFF"/>
              <w:tcMar>
                <w:top w:w="80" w:type="dxa"/>
                <w:left w:w="120" w:type="dxa"/>
                <w:bottom w:w="80" w:type="dxa"/>
                <w:right w:w="120" w:type="dxa"/>
              </w:tcMar>
            </w:tcPr>
            <w:p>
              <w:r>
                <w:rPr>
                  <w:rFonts w:ascii="Arial" w:cs="Arial" w:eastAsia="Arial" w:hAnsi="Arial"/>
                  <w:color w:val="333333"/>
                  <w:sz w:val="20"/>
                  <w:szCs w:val="20"/>
                </w:rPr>
                <w:t xml:space="preserve">✗ 不採用</w:t>
              </w:r>
            </w:p>
          </w:tc>
        </w:tr>
      </w:tbl>
      <w:p>
        <w:pPr>
          <w:spacing w:before="80" w:after="120"/>
        </w:pPr>
        <w:r>
          <w:rPr>
            <w:rFonts w:eastAsia="Arial"/>
            <w:color w:val="1A1A1A"/>
          </w:rPr>
          <w:t xml:space="preserve">採用 Nav「+」下拉選單方案：點擊「+」按鈕展開兩個選項，用一個動作就能區分意圖，不佔用額外 Nav 空間。同時，平台也支援用戶新增賽事（目前不在 Nav，由賽事列表頁提供入口）。</w:t>
        </w:r>
      </w:p>
      <w:p w14:paraId="0D340003" w14:textId="77777777" w:rsidR="00CC3400" w:rsidRDefault="00000000">
        <w:pPr>
          <w:pStyle w:val="Heading2"/>
        </w:pPr>
        <w:r>
          <w:rPr>
            <w:color w:val="0D1526"/>
          </w:rPr>
          <w:t>34.2 Nav「+」選單結構（修訂第 30 章）</w:t>
        </w:r>
      </w:p>
      <w:p>
        <w:pPr>
          <w:spacing w:before="80" w:after="120"/>
        </w:pPr>
        <w:r>
          <w:rPr>
            <w:rFonts w:eastAsia="Arial"/>
            <w:color w:val="1A1A1A"/>
          </w:rPr>
          <w:t xml:space="preserve">「+」按鈕以下拉選單呈現（`AddDropdown` Client Component），展開後包含三個選項，點擊選單外側或按 Escape 自動關閉，行為與 `AvatarDropdown` 一致。</w:t>
        </w:r>
      </w:p>
      <w:tbl>
        <w:tblPr>
          <w:tblW w:w="9360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4A0" w:firstRow="1" w:lastRow="0" w:firstColumn="1" w:lastColumn="0" w:noHBand="0" w:noVBand="1"/>
        </w:tblPr>
        <w:tblGrid>
          <w:gridCol w:w="2700"/>
          <w:gridCol w:w="6660"/>
        </w:tblGrid>
        <w:tr w:rsidR="00CC3400" w14:paraId="0CC30000" w14:textId="77777777">
          <w:tc>
            <w:tcPr>
              <w:tcW w:w="2700" w:type="dxa"/>
              <w:tcBorders>
                <w:top w:val="single" w:sz="1" w:space="0" w:color="060D18"/>
                <w:left w:val="single" w:sz="1" w:space="0" w:color="060D18"/>
                <w:bottom w:val="single" w:sz="1" w:space="0" w:color="060D18"/>
                <w:right w:val="single" w:sz="1" w:space="0" w:color="060D18"/>
              </w:tcBorders>
              <w:shd w:val="clear" w:color="auto" w:fill="060D18"/>
              <w:tcMar>
                <w:top w:w="80" w:type="dxa"/>
                <w:left w:w="120" w:type="dxa"/>
                <w:bottom w:w="80" w:type="dxa"/>
                <w:right w:w="120" w:type="dxa"/>
              </w:tcMar>
            </w:tcPr>
            <w:p>
              <w:r>
                <w:rPr>
                  <w:rFonts w:ascii="Arial" w:cs="Arial" w:eastAsia="Arial" w:hAnsi="Arial"/>
                  <w:color w:val="F0EDE6"/>
                  <w:sz w:val="20"/>
                  <w:szCs w:val="20"/>
                </w:rPr>
                <w:t xml:space="preserve">選項</w:t>
              </w:r>
            </w:p>
          </w:tc>
          <w:tc>
            <w:tcPr>
              <w:tcW w:w="6660" w:type="dxa"/>
              <w:tcBorders>
                <w:top w:val="single" w:sz="1" w:space="0" w:color="060D18"/>
                <w:left w:val="single" w:sz="1" w:space="0" w:color="060D18"/>
                <w:bottom w:val="single" w:sz="1" w:space="0" w:color="060D18"/>
                <w:right w:val="single" w:sz="1" w:space="0" w:color="060D18"/>
              </w:tcBorders>
              <w:shd w:val="clear" w:color="auto" w:fill="0D1526"/>
              <w:tcMar>
                <w:top w:w="80" w:type="dxa"/>
                <w:left w:w="120" w:type="dxa"/>
                <w:bottom w:w="80" w:type="dxa"/>
                <w:right w:w="120" w:type="dxa"/>
              </w:tcMar>
            </w:tcPr>
            <w:p>
              <w:r>
                <w:rPr>
                  <w:rFonts w:ascii="Arial" w:cs="Arial" w:eastAsia="Arial" w:hAnsi="Arial"/>
                  <w:color w:val="F0EDE6"/>
                  <w:sz w:val="20"/>
                  <w:szCs w:val="20"/>
                </w:rPr>
                <w:t xml:space="preserve">說明</w:t>
              </w:r>
            </w:p>
          </w:tc>
        </w:tr>
        <w:tr w:rsidR="00CC3400" w14:paraId="0CC30001" w14:textId="77777777">
          <w:tc>
            <w:tcPr>
              <w:tcW w:w="2700" w:type="dxa"/>
              <w:tcBorders>
                <w:top w:val="single" w:sz="1" w:space="0" w:color="E2E8F0"/>
                <w:left w:val="single" w:sz="1" w:space="0" w:color="E2E8F0"/>
                <w:bottom w:val="single" w:sz="1" w:space="0" w:color="E2E8F0"/>
                <w:right w:val="single" w:sz="1" w:space="0" w:color="E2E8F0"/>
              </w:tcBorders>
              <w:shd w:val="clear" w:color="auto" w:fill="F7F8FA"/>
              <w:tcMar>
                <w:top w:w="80" w:type="dxa"/>
                <w:left w:w="120" w:type="dxa"/>
                <w:bottom w:w="80" w:type="dxa"/>
                <w:right w:w="120" w:type="dxa"/>
              </w:tcMar>
            </w:tcPr>
            <w:p>
              <w:r>
                <w:rPr>
                  <w:rFonts w:ascii="Arial" w:cs="Arial" w:eastAsia="Arial" w:hAnsi="Arial"/>
                  <w:color w:val="1A1A1A"/>
                  <w:sz w:val="20"/>
                  <w:szCs w:val="20"/>
                </w:rPr>
                <w:t xml:space="preserve">登錄我的成績</w:t>
              </w:r>
            </w:p>
          </w:tc>
          <w:tc>
            <w:tcPr>
              <w:tcW w:w="6660" w:type="dxa"/>
              <w:tcBorders>
                <w:top w:val="single" w:sz="1" w:space="0" w:color="E2E8F0"/>
                <w:left w:val="single" w:sz="1" w:space="0" w:color="E2E8F0"/>
                <w:bottom w:val="single" w:sz="1" w:space="0" w:color="E2E8F0"/>
                <w:right w:val="single" w:sz="1" w:space="0" w:color="E2E8F0"/>
              </w:tcBorders>
              <w:shd w:val="clear" w:color="auto" w:fill="FFFFFF"/>
              <w:tcMar>
                <w:top w:w="80" w:type="dxa"/>
                <w:left w:w="120" w:type="dxa"/>
                <w:bottom w:w="80" w:type="dxa"/>
                <w:right w:w="120" w:type="dxa"/>
              </w:tcMar>
            </w:tcPr>
            <w:p>
              <w:r>
                <w:rPr>
                  <w:rFonts w:ascii="Arial" w:cs="Arial" w:eastAsia="Arial" w:hAnsi="Arial"/>
                  <w:color w:val="333333"/>
                  <w:sz w:val="20"/>
                  <w:szCs w:val="20"/>
                </w:rPr>
                <w:t xml:space="preserve">新增自己的完賽成績。source_credibility 初始為 self_reported，claim_status 初始為 claimed，athlete_id 直接綁定登入者。路徑：/records/new（所有已登入用戶）</w:t>
              </w:r>
            </w:p>
          </w:tc>
        </w:tr>
        <w:tr w:rsidR="00CC3400" w14:paraId="0CC30002" w14:textId="77777777">
          <w:tc>
            <w:tcPr>
              <w:tcW w:w="2700" w:type="dxa"/>
              <w:tcBorders>
                <w:top w:val="single" w:sz="1" w:space="0" w:color="E2E8F0"/>
                <w:left w:val="single" w:sz="1" w:space="0" w:color="E2E8F0"/>
                <w:bottom w:val="single" w:sz="1" w:space="0" w:color="E2E8F0"/>
                <w:right w:val="single" w:sz="1" w:space="0" w:color="E2E8F0"/>
              </w:tcBorders>
              <w:shd w:val="clear" w:color="auto" w:fill="F7F8FA"/>
              <w:tcMar>
                <w:top w:w="80" w:type="dxa"/>
                <w:left w:w="120" w:type="dxa"/>
                <w:bottom w:w="80" w:type="dxa"/>
                <w:right w:w="120" w:type="dxa"/>
              </w:tcMar>
            </w:tcPr>
            <w:p>
              <w:r>
                <w:rPr>
                  <w:rFonts w:ascii="Arial" w:cs="Arial" w:eastAsia="Arial" w:hAnsi="Arial"/>
                  <w:color w:val="1A1A1A"/>
                  <w:sz w:val="20"/>
                  <w:szCs w:val="20"/>
                </w:rPr>
                <w:t xml:space="preserve">幫朋友新增成績</w:t>
              </w:r>
            </w:p>
          </w:tc>
          <w:tc>
            <w:tcPr>
              <w:tcW w:w="6660" w:type="dxa"/>
              <w:tcBorders>
                <w:top w:val="single" w:sz="1" w:space="0" w:color="E2E8F0"/>
                <w:left w:val="single" w:sz="1" w:space="0" w:color="E2E8F0"/>
                <w:bottom w:val="single" w:sz="1" w:space="0" w:color="E2E8F0"/>
                <w:right w:val="single" w:sz="1" w:space="0" w:color="E2E8F0"/>
              </w:tcBorders>
              <w:shd w:val="clear" w:color="auto" w:fill="FFFFFF"/>
              <w:tcMar>
                <w:top w:w="80" w:type="dxa"/>
                <w:left w:w="120" w:type="dxa"/>
                <w:bottom w:w="80" w:type="dxa"/>
                <w:right w:w="120" w:type="dxa"/>
              </w:tcMar>
            </w:tcPr>
            <w:p>
              <w:r>
                <w:rPr>
                  <w:rFonts w:ascii="Arial" w:cs="Arial" w:eastAsia="Arial" w:hAnsi="Arial"/>
                  <w:color w:val="333333"/>
                  <w:sz w:val="20"/>
                  <w:szCs w:val="20"/>
                </w:rPr>
                <w:t xml:space="preserve">為其他選手建立一筆未認領成績。source_credibility 初始為 self_reported，claim_status 初始為 unclaimed，athlete_id 為 null。路徑：/records/new?for=other（所有已登入用戶）</w:t>
              </w:r>
            </w:p>
          </w:tc>
        </w:tr>
      </w:tbl>
      <w:p>
        <w:pPr>
          <w:spacing w:before="80" w:after="120"/>
        </w:pPr>
        <w:r>
          <w:rPr>
            <w:rFonts w:eastAsia="Arial"/>
            <w:color w:val="1A1A1A"/>
          </w:rPr>
          <w:t xml:space="preserve">未登入訪客點擊前兩個選項均觸發 Auth Modal（intent: new_result / new_result_for_other），登入後導向對應路徑。第三個選項「新增賽事」（/races/new）限 assistant+，以分隔線區隔，一般用戶不顯示。</w:t>
        </w:r>
      </w:p>
      <w:p w14:paraId="0D340004" w14:textId="77777777" w:rsidR="00CC3400" w:rsidRDefault="00000000">
        <w:pPr>
          <w:pStyle w:val="Heading2"/>
        </w:pPr>
        <w:r>
          <w:rPr>
            <w:color w:val="0D1526"/>
          </w:rPr>
          <w:t>34.3「我的紀錄」頁面新增入口（修訂第 30 章）</w:t>
        </w:r>
      </w:p>
      <w:p>
        <w:pPr>
          <w:spacing w:before="80" w:after="120"/>
        </w:pPr>
        <w:r>
          <w:rPr>
            <w:rFonts w:eastAsia="Arial"/>
            <w:color w:val="1A1A1A"/>
          </w:rPr>
          <w:t xml:space="preserve">「我的紀錄」頁面（/my/results）右上角保留「+ 新增成績」按鈕，功能與 Nav「+」相同，展開同樣的兩個選項。確保已進入個人區域的用戶不需要返回 Nav 才能新增成績。</w:t>
        </w:r>
      </w:p>
      <w:p w14:paraId="0D340005" w14:textId="77777777" w:rsidR="00CC3400" w:rsidRDefault="00000000">
        <w:pPr>
          <w:pStyle w:val="Heading2"/>
        </w:pPr>
        <w:r>
          <w:rPr>
            <w:color w:val="0D1526"/>
          </w:rPr>
          <w:t>34.4 成績登錄表單規格</w:t>
        </w:r>
      </w:p>
      <w:p>
        <w:pPr>
          <w:spacing w:before="80" w:after="120"/>
        </w:pPr>
        <w:r>
          <w:rPr>
            <w:rFonts w:eastAsia="Arial"/>
            <w:color w:val="1A1A1A"/>
          </w:rPr>
          <w:t xml:space="preserve">兩條路徑共用同一個表單元件（ResultForm），以 for 參數區分模式，影響欄位的顯示邏輯與送出時的資料預設值。</w:t>
        </w:r>
      </w:p>
      <w:tbl>
        <w:tblPr>
          <w:tblW w:w="9360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4A0" w:firstRow="1" w:lastRow="0" w:firstColumn="1" w:lastColumn="0" w:noHBand="0" w:noVBand="1"/>
        </w:tblPr>
        <w:tblGrid>
          <w:gridCol w:w="2340"/>
          <w:gridCol w:w="3510"/>
          <w:gridCol w:w="3510"/>
        </w:tblGrid>
        <w:tr w:rsidR="00CC3400" w14:paraId="0CC40000" w14:textId="77777777">
          <w:tc>
            <w:tcPr>
              <w:tcW w:w="2340" w:type="dxa"/>
              <w:tcBorders>
                <w:top w:val="single" w:sz="1" w:space="0" w:color="060D18"/>
                <w:left w:val="single" w:sz="1" w:space="0" w:color="060D18"/>
                <w:bottom w:val="single" w:sz="1" w:space="0" w:color="060D18"/>
                <w:right w:val="single" w:sz="1" w:space="0" w:color="060D18"/>
              </w:tcBorders>
              <w:shd w:val="clear" w:color="auto" w:fill="060D18"/>
              <w:tcMar>
                <w:top w:w="80" w:type="dxa"/>
                <w:left w:w="120" w:type="dxa"/>
                <w:bottom w:w="80" w:type="dxa"/>
                <w:right w:w="120" w:type="dxa"/>
              </w:tcMar>
            </w:tcPr>
            <w:p>
              <w:r>
                <w:rPr>
                  <w:rFonts w:ascii="Arial" w:cs="Arial" w:eastAsia="Arial" w:hAnsi="Arial"/>
                  <w:color w:val="F0EDE6"/>
                  <w:sz w:val="20"/>
                  <w:szCs w:val="20"/>
                </w:rPr>
                <w:t xml:space="preserve">欄位</w:t>
              </w:r>
            </w:p>
          </w:tc>
          <w:tc>
            <w:tcPr>
              <w:tcW w:w="3510" w:type="dxa"/>
              <w:tcBorders>
                <w:top w:val="single" w:sz="1" w:space="0" w:color="060D18"/>
                <w:left w:val="single" w:sz="1" w:space="0" w:color="060D18"/>
                <w:bottom w:val="single" w:sz="1" w:space="0" w:color="060D18"/>
                <w:right w:val="single" w:sz="1" w:space="0" w:color="060D18"/>
              </w:tcBorders>
              <w:shd w:val="clear" w:color="auto" w:fill="0D2040"/>
              <w:tcMar>
                <w:top w:w="80" w:type="dxa"/>
                <w:left w:w="120" w:type="dxa"/>
                <w:bottom w:w="80" w:type="dxa"/>
                <w:right w:w="120" w:type="dxa"/>
              </w:tcMar>
            </w:tcPr>
            <w:p>
              <w:r>
                <w:rPr>
                  <w:rFonts w:ascii="Arial" w:cs="Arial" w:eastAsia="Arial" w:hAnsi="Arial"/>
                  <w:color w:val="F0EDE6"/>
                  <w:sz w:val="20"/>
                  <w:szCs w:val="20"/>
                </w:rPr>
                <w:t xml:space="preserve">登錄自己成績</w:t>
              </w:r>
            </w:p>
          </w:tc>
          <w:tc>
            <w:tcPr>
              <w:tcW w:w="3510" w:type="dxa"/>
              <w:tcBorders>
                <w:top w:val="single" w:sz="1" w:space="0" w:color="060D18"/>
                <w:left w:val="single" w:sz="1" w:space="0" w:color="060D18"/>
                <w:bottom w:val="single" w:sz="1" w:space="0" w:color="060D18"/>
                <w:right w:val="single" w:sz="1" w:space="0" w:color="060D18"/>
              </w:tcBorders>
              <w:shd w:val="clear" w:color="auto" w:fill="1A3560"/>
              <w:tcMar>
                <w:top w:w="80" w:type="dxa"/>
                <w:left w:w="120" w:type="dxa"/>
                <w:bottom w:w="80" w:type="dxa"/>
                <w:right w:w="120" w:type="dxa"/>
              </w:tcMar>
            </w:tcPr>
            <w:p>
              <w:r>
                <w:rPr>
                  <w:rFonts w:ascii="Arial" w:cs="Arial" w:eastAsia="Arial" w:hAnsi="Arial"/>
                  <w:color w:val="F0EDE6"/>
                  <w:sz w:val="20"/>
                  <w:szCs w:val="20"/>
                </w:rPr>
                <w:t xml:space="preserve">幫朋友新增成績</w:t>
              </w:r>
            </w:p>
          </w:tc>
        </w:tr>
        <w:tr w:rsidR="00CC3400" w14:paraId="0CC40001" w14:textId="77777777">
          <w:tc>
            <w:tcPr>
              <w:tcW w:w="2340" w:type="dxa"/>
              <w:tcBorders>
                <w:top w:val="single" w:sz="1" w:space="0" w:color="E2E8F0"/>
                <w:left w:val="single" w:sz="1" w:space="0" w:color="E2E8F0"/>
                <w:bottom w:val="single" w:sz="1" w:space="0" w:color="E2E8F0"/>
                <w:right w:val="single" w:sz="1" w:space="0" w:color="E2E8F0"/>
              </w:tcBorders>
              <w:shd w:val="clear" w:color="auto" w:fill="F7F8FA"/>
              <w:tcMar>
                <w:top w:w="80" w:type="dxa"/>
                <w:left w:w="120" w:type="dxa"/>
                <w:bottom w:w="80" w:type="dxa"/>
                <w:right w:w="120" w:type="dxa"/>
              </w:tcMar>
            </w:tcPr>
            <w:p>
              <w:r>
                <w:rPr>
                  <w:rFonts w:ascii="Arial" w:cs="Arial" w:eastAsia="Arial" w:hAnsi="Arial"/>
                  <w:color w:val="1A1A1A"/>
                  <w:sz w:val="20"/>
                  <w:szCs w:val="20"/>
                </w:rPr>
                <w:t xml:space="preserve">選手姓名</w:t>
              </w:r>
            </w:p>
          </w:tc>
          <w:tc>
            <w:tcPr>
              <w:tcW w:w="3510" w:type="dxa"/>
              <w:tcBorders>
                <w:top w:val="single" w:sz="1" w:space="0" w:color="E2E8F0"/>
                <w:left w:val="single" w:sz="1" w:space="0" w:color="E2E8F0"/>
                <w:bottom w:val="single" w:sz="1" w:space="0" w:color="E2E8F0"/>
                <w:right w:val="single" w:sz="1" w:space="0" w:color="E2E8F0"/>
              </w:tcBorders>
              <w:shd w:val="clear" w:color="auto" w:fill="FFFFFF"/>
              <w:tcMar>
                <w:top w:w="80" w:type="dxa"/>
                <w:left w:w="120" w:type="dxa"/>
                <w:bottom w:w="80" w:type="dxa"/>
                <w:right w:w="120" w:type="dxa"/>
              </w:tcMar>
            </w:tcPr>
            <w:p>
              <w:r>
                <w:rPr>
                  <w:rFonts w:ascii="Arial" w:cs="Arial" w:eastAsia="Arial" w:hAnsi="Arial"/>
                  <w:color w:val="333333"/>
                  <w:sz w:val="20"/>
                  <w:szCs w:val="20"/>
                </w:rPr>
                <w:t xml:space="preserve">自動帶入登入者 name，唯讀</w:t>
              </w:r>
            </w:p>
          </w:tc>
          <w:tc>
            <w:tcPr>
              <w:tcW w:w="3510" w:type="dxa"/>
              <w:tcBorders>
                <w:top w:val="single" w:sz="1" w:space="0" w:color="E2E8F0"/>
                <w:left w:val="single" w:sz="1" w:space="0" w:color="E2E8F0"/>
                <w:bottom w:val="single" w:sz="1" w:space="0" w:color="E2E8F0"/>
                <w:right w:val="single" w:sz="1" w:space="0" w:color="E2E8F0"/>
              </w:tcBorders>
              <w:shd w:val="clear" w:color="auto" w:fill="FFFFFF"/>
              <w:tcMar>
                <w:top w:w="80" w:type="dxa"/>
                <w:left w:w="120" w:type="dxa"/>
                <w:bottom w:w="80" w:type="dxa"/>
                <w:right w:w="120" w:type="dxa"/>
              </w:tcMar>
            </w:tcPr>
            <w:p>
              <w:r>
                <w:rPr>
                  <w:rFonts w:ascii="Arial" w:cs="Arial" w:eastAsia="Arial" w:hAnsi="Arial"/>
                  <w:color w:val="333333"/>
                  <w:sz w:val="20"/>
                  <w:szCs w:val="20"/>
                </w:rPr>
                <w:t xml:space="preserve">必填，輸入對方真實姓名（存入 athlete_name_snapshot，供認領時與 athletes.name 比對）。此模式所有已登入用戶可用。</w:t>
              </w:r>
            </w:p>
          </w:tc>
        </w:tr>
        <w:tr w:rsidR="00CC3400" w14:paraId="0CC40002" w14:textId="77777777">
          <w:tc>
            <w:tcPr>
              <w:tcW w:w="2340" w:type="dxa"/>
              <w:tcBorders>
                <w:top w:val="single" w:sz="1" w:space="0" w:color="E2E8F0"/>
                <w:left w:val="single" w:sz="1" w:space="0" w:color="E2E8F0"/>
                <w:bottom w:val="single" w:sz="1" w:space="0" w:color="E2E8F0"/>
                <w:right w:val="single" w:sz="1" w:space="0" w:color="E2E8F0"/>
              </w:tcBorders>
              <w:shd w:val="clear" w:color="auto" w:fill="F7F8FA"/>
              <w:tcMar>
                <w:top w:w="80" w:type="dxa"/>
                <w:left w:w="120" w:type="dxa"/>
                <w:bottom w:w="80" w:type="dxa"/>
                <w:right w:w="120" w:type="dxa"/>
              </w:tcMar>
            </w:tcPr>
            <w:p>
              <w:r>
                <w:rPr>
                  <w:rFonts w:ascii="Arial" w:cs="Arial" w:eastAsia="Arial" w:hAnsi="Arial"/>
                  <w:color w:val="1A1A1A"/>
                  <w:sz w:val="20"/>
                  <w:szCs w:val="20"/>
                </w:rPr>
                <w:t xml:space="preserve">賽事</w:t>
              </w:r>
            </w:p>
          </w:tc>
          <w:tc>
            <w:tcPr>
              <w:tcW w:w="3510" w:type="dxa"/>
              <w:tcBorders>
                <w:top w:val="single" w:sz="1" w:space="0" w:color="E2E8F0"/>
                <w:left w:val="single" w:sz="1" w:space="0" w:color="E2E8F0"/>
                <w:bottom w:val="single" w:sz="1" w:space="0" w:color="E2E8F0"/>
                <w:right w:val="single" w:sz="1" w:space="0" w:color="E2E8F0"/>
              </w:tcBorders>
              <w:shd w:val="clear" w:color="auto" w:fill="FFFFFF"/>
              <w:tcMar>
                <w:top w:w="80" w:type="dxa"/>
                <w:left w:w="120" w:type="dxa"/>
                <w:bottom w:w="80" w:type="dxa"/>
                <w:right w:w="120" w:type="dxa"/>
              </w:tcMar>
            </w:tcPr>
            <w:p>
              <w:r>
                <w:rPr>
                  <w:rFonts w:ascii="Arial" w:cs="Arial" w:eastAsia="Arial" w:hAnsi="Arial"/>
                  <w:color w:val="333333"/>
                  <w:sz w:val="20"/>
                  <w:szCs w:val="20"/>
                </w:rPr>
                <w:t xml:space="preserve">必選（兩步驟：賽事 → 年份）</w:t>
              </w:r>
            </w:p>
          </w:tc>
          <w:tc>
            <w:tcPr>
              <w:tcW w:w="3510" w:type="dxa"/>
              <w:tcBorders>
                <w:top w:val="single" w:sz="1" w:space="0" w:color="E2E8F0"/>
                <w:left w:val="single" w:sz="1" w:space="0" w:color="E2E8F0"/>
                <w:bottom w:val="single" w:sz="1" w:space="0" w:color="E2E8F0"/>
                <w:right w:val="single" w:sz="1" w:space="0" w:color="E2E8F0"/>
              </w:tcBorders>
              <w:shd w:val="clear" w:color="auto" w:fill="FFFFFF"/>
              <w:tcMar>
                <w:top w:w="80" w:type="dxa"/>
                <w:left w:w="120" w:type="dxa"/>
                <w:bottom w:w="80" w:type="dxa"/>
                <w:right w:w="120" w:type="dxa"/>
              </w:tcMar>
            </w:tcPr>
            <w:p>
              <w:r>
                <w:rPr>
                  <w:rFonts w:ascii="Arial" w:cs="Arial" w:eastAsia="Arial" w:hAnsi="Arial"/>
                  <w:color w:val="333333"/>
                  <w:sz w:val="20"/>
                  <w:szCs w:val="20"/>
                </w:rPr>
                <w:t xml:space="preserve">必選（同左）</w:t>
              </w:r>
            </w:p>
          </w:tc>
        </w:tr>
        <w:tr w:rsidR="00CC3400" w14:paraId="0CC40003" w14:textId="77777777">
          <w:tc>
            <w:tcPr>
              <w:tcW w:w="2340" w:type="dxa"/>
              <w:tcBorders>
                <w:top w:val="single" w:sz="1" w:space="0" w:color="E2E8F0"/>
                <w:left w:val="single" w:sz="1" w:space="0" w:color="E2E8F0"/>
                <w:bottom w:val="single" w:sz="1" w:space="0" w:color="E2E8F0"/>
                <w:right w:val="single" w:sz="1" w:space="0" w:color="E2E8F0"/>
              </w:tcBorders>
              <w:shd w:val="clear" w:color="auto" w:fill="F7F8FA"/>
              <w:tcMar>
                <w:top w:w="80" w:type="dxa"/>
                <w:left w:w="120" w:type="dxa"/>
                <w:bottom w:w="80" w:type="dxa"/>
                <w:right w:w="120" w:type="dxa"/>
              </w:tcMar>
            </w:tcPr>
            <w:p>
              <w:r>
                <w:rPr>
                  <w:rFonts w:ascii="Arial" w:cs="Arial" w:eastAsia="Arial" w:hAnsi="Arial"/>
                  <w:color w:val="1A1A1A"/>
                  <w:sz w:val="20"/>
                  <w:szCs w:val="20"/>
                </w:rPr>
                <w:t xml:space="preserve">距離組別</w:t>
              </w:r>
            </w:p>
          </w:tc>
          <w:tc>
            <w:tcPr>
              <w:tcW w:w="3510" w:type="dxa"/>
              <w:tcBorders>
                <w:top w:val="single" w:sz="1" w:space="0" w:color="E2E8F0"/>
                <w:left w:val="single" w:sz="1" w:space="0" w:color="E2E8F0"/>
                <w:bottom w:val="single" w:sz="1" w:space="0" w:color="E2E8F0"/>
                <w:right w:val="single" w:sz="1" w:space="0" w:color="E2E8F0"/>
              </w:tcBorders>
              <w:shd w:val="clear" w:color="auto" w:fill="FFFFFF"/>
              <w:tcMar>
                <w:top w:w="80" w:type="dxa"/>
                <w:left w:w="120" w:type="dxa"/>
                <w:bottom w:w="80" w:type="dxa"/>
                <w:right w:w="120" w:type="dxa"/>
              </w:tcMar>
            </w:tcPr>
            <w:p>
              <w:r>
                <w:rPr>
                  <w:rFonts w:ascii="Arial" w:cs="Arial" w:eastAsia="Arial" w:hAnsi="Arial"/>
                  <w:color w:val="333333"/>
                  <w:sz w:val="20"/>
                  <w:szCs w:val="20"/>
                </w:rPr>
                <w:t xml:space="preserve">依賽事屆次自動選取或手動選</w:t>
              </w:r>
            </w:p>
          </w:tc>
          <w:tc>
            <w:tcPr>
              <w:tcW w:w="3510" w:type="dxa"/>
              <w:tcBorders>
                <w:top w:val="single" w:sz="1" w:space="0" w:color="E2E8F0"/>
                <w:left w:val="single" w:sz="1" w:space="0" w:color="E2E8F0"/>
                <w:bottom w:val="single" w:sz="1" w:space="0" w:color="E2E8F0"/>
                <w:right w:val="single" w:sz="1" w:space="0" w:color="E2E8F0"/>
              </w:tcBorders>
              <w:shd w:val="clear" w:color="auto" w:fill="FFFFFF"/>
              <w:tcMar>
                <w:top w:w="80" w:type="dxa"/>
                <w:left w:w="120" w:type="dxa"/>
                <w:bottom w:w="80" w:type="dxa"/>
                <w:right w:w="120" w:type="dxa"/>
              </w:tcMar>
            </w:tcPr>
            <w:p>
              <w:r>
                <w:rPr>
                  <w:rFonts w:ascii="Arial" w:cs="Arial" w:eastAsia="Arial" w:hAnsi="Arial"/>
                  <w:color w:val="333333"/>
                  <w:sz w:val="20"/>
                  <w:szCs w:val="20"/>
                </w:rPr>
                <w:t xml:space="preserve">同左</w:t>
              </w:r>
            </w:p>
          </w:tc>
        </w:tr>
        <w:tr w:rsidR="00CC3400" w14:paraId="0CC40004" w14:textId="77777777">
          <w:tc>
            <w:tcPr>
              <w:tcW w:w="2340" w:type="dxa"/>
              <w:tcBorders>
                <w:top w:val="single" w:sz="1" w:space="0" w:color="E2E8F0"/>
                <w:left w:val="single" w:sz="1" w:space="0" w:color="E2E8F0"/>
                <w:bottom w:val="single" w:sz="1" w:space="0" w:color="E2E8F0"/>
                <w:right w:val="single" w:sz="1" w:space="0" w:color="E2E8F0"/>
              </w:tcBorders>
              <w:shd w:val="clear" w:color="auto" w:fill="F7F8FA"/>
              <w:tcMar>
                <w:top w:w="80" w:type="dxa"/>
                <w:left w:w="120" w:type="dxa"/>
                <w:bottom w:w="80" w:type="dxa"/>
                <w:right w:w="120" w:type="dxa"/>
              </w:tcMar>
            </w:tcPr>
            <w:p>
              <w:r>
                <w:rPr>
                  <w:rFonts w:ascii="Arial" w:cs="Arial" w:eastAsia="Arial" w:hAnsi="Arial"/>
                  <w:color w:val="1A1A1A"/>
                  <w:sz w:val="20"/>
                  <w:szCs w:val="20"/>
                </w:rPr>
                <w:t xml:space="preserve">完賽總時間</w:t>
              </w:r>
            </w:p>
          </w:tc>
          <w:tc>
            <w:tcPr>
              <w:tcW w:w="3510" w:type="dxa"/>
              <w:tcBorders>
                <w:top w:val="single" w:sz="1" w:space="0" w:color="E2E8F0"/>
                <w:left w:val="single" w:sz="1" w:space="0" w:color="E2E8F0"/>
                <w:bottom w:val="single" w:sz="1" w:space="0" w:color="E2E8F0"/>
                <w:right w:val="single" w:sz="1" w:space="0" w:color="E2E8F0"/>
              </w:tcBorders>
              <w:shd w:val="clear" w:color="auto" w:fill="FFFFFF"/>
              <w:tcMar>
                <w:top w:w="80" w:type="dxa"/>
                <w:left w:w="120" w:type="dxa"/>
                <w:bottom w:w="80" w:type="dxa"/>
                <w:right w:w="120" w:type="dxa"/>
              </w:tcMar>
            </w:tcPr>
            <w:p>
              <w:r>
                <w:rPr>
                  <w:rFonts w:ascii="Arial" w:cs="Arial" w:eastAsia="Arial" w:hAnsi="Arial"/>
                  <w:color w:val="333333"/>
                  <w:sz w:val="20"/>
                  <w:szCs w:val="20"/>
                </w:rPr>
                <w:t xml:space="preserve">必填（HH:MM:SS）</w:t>
              </w:r>
            </w:p>
          </w:tc>
          <w:tc>
            <w:tcPr>
              <w:tcW w:w="3510" w:type="dxa"/>
              <w:tcBorders>
                <w:top w:val="single" w:sz="1" w:space="0" w:color="E2E8F0"/>
                <w:left w:val="single" w:sz="1" w:space="0" w:color="E2E8F0"/>
                <w:bottom w:val="single" w:sz="1" w:space="0" w:color="E2E8F0"/>
                <w:right w:val="single" w:sz="1" w:space="0" w:color="E2E8F0"/>
              </w:tcBorders>
              <w:shd w:val="clear" w:color="auto" w:fill="FFFFFF"/>
              <w:tcMar>
                <w:top w:w="80" w:type="dxa"/>
                <w:left w:w="120" w:type="dxa"/>
                <w:bottom w:w="80" w:type="dxa"/>
                <w:right w:w="120" w:type="dxa"/>
              </w:tcMar>
            </w:tcPr>
            <w:p>
              <w:r>
                <w:rPr>
                  <w:rFonts w:ascii="Arial" w:cs="Arial" w:eastAsia="Arial" w:hAnsi="Arial"/>
                  <w:color w:val="333333"/>
                  <w:sz w:val="20"/>
                  <w:szCs w:val="20"/>
                </w:rPr>
                <w:t xml:space="preserve">必填（HH:MM:SS）</w:t>
              </w:r>
            </w:p>
          </w:tc>
        </w:tr>
        <w:tr w:rsidR="00CC3400" w14:paraId="0CC40005" w14:textId="77777777">
          <w:tc>
            <w:tcPr>
              <w:tcW w:w="2340" w:type="dxa"/>
              <w:tcBorders>
                <w:top w:val="single" w:sz="1" w:space="0" w:color="E2E8F0"/>
                <w:left w:val="single" w:sz="1" w:space="0" w:color="E2E8F0"/>
                <w:bottom w:val="single" w:sz="1" w:space="0" w:color="E2E8F0"/>
                <w:right w:val="single" w:sz="1" w:space="0" w:color="E2E8F0"/>
              </w:tcBorders>
              <w:shd w:val="clear" w:color="auto" w:fill="F7F8FA"/>
              <w:tcMar>
                <w:top w:w="80" w:type="dxa"/>
                <w:left w:w="120" w:type="dxa"/>
                <w:bottom w:w="80" w:type="dxa"/>
                <w:right w:w="120" w:type="dxa"/>
              </w:tcMar>
            </w:tcPr>
            <w:p>
              <w:r>
                <w:rPr>
                  <w:rFonts w:ascii="Arial" w:cs="Arial" w:eastAsia="Arial" w:hAnsi="Arial"/>
                  <w:color w:val="1A1A1A"/>
                  <w:sz w:val="20"/>
                  <w:szCs w:val="20"/>
                </w:rPr>
                <w:t xml:space="preserve">游泳 / T1 / 騎車 / T2 / 跑步</w:t>
              </w:r>
            </w:p>
          </w:tc>
          <w:tc>
            <w:tcPr>
              <w:tcW w:w="3510" w:type="dxa"/>
              <w:tcBorders>
                <w:top w:val="single" w:sz="1" w:space="0" w:color="E2E8F0"/>
                <w:left w:val="single" w:sz="1" w:space="0" w:color="E2E8F0"/>
                <w:bottom w:val="single" w:sz="1" w:space="0" w:color="E2E8F0"/>
                <w:right w:val="single" w:sz="1" w:space="0" w:color="E2E8F0"/>
              </w:tcBorders>
              <w:shd w:val="clear" w:color="auto" w:fill="FFFFFF"/>
              <w:tcMar>
                <w:top w:w="80" w:type="dxa"/>
                <w:left w:w="120" w:type="dxa"/>
                <w:bottom w:w="80" w:type="dxa"/>
                <w:right w:w="120" w:type="dxa"/>
              </w:tcMar>
            </w:tcPr>
            <w:p>
              <w:r>
                <w:rPr>
                  <w:rFonts w:ascii="Arial" w:cs="Arial" w:eastAsia="Arial" w:hAnsi="Arial"/>
                  <w:color w:val="333333"/>
                  <w:sz w:val="20"/>
                  <w:szCs w:val="20"/>
                </w:rPr>
                <w:t xml:space="preserve">選填，有助公信力</w:t>
              </w:r>
            </w:p>
          </w:tc>
          <w:tc>
            <w:tcPr>
              <w:tcW w:w="3510" w:type="dxa"/>
              <w:tcBorders>
                <w:top w:val="single" w:sz="1" w:space="0" w:color="E2E8F0"/>
                <w:left w:val="single" w:sz="1" w:space="0" w:color="E2E8F0"/>
                <w:bottom w:val="single" w:sz="1" w:space="0" w:color="E2E8F0"/>
                <w:right w:val="single" w:sz="1" w:space="0" w:color="E2E8F0"/>
              </w:tcBorders>
              <w:shd w:val="clear" w:color="auto" w:fill="FFFFFF"/>
              <w:tcMar>
                <w:top w:w="80" w:type="dxa"/>
                <w:left w:w="120" w:type="dxa"/>
                <w:bottom w:w="80" w:type="dxa"/>
                <w:right w:w="120" w:type="dxa"/>
              </w:tcMar>
            </w:tcPr>
            <w:p>
              <w:r>
                <w:rPr>
                  <w:rFonts w:ascii="Arial" w:cs="Arial" w:eastAsia="Arial" w:hAnsi="Arial"/>
                  <w:color w:val="333333"/>
                  <w:sz w:val="20"/>
                  <w:szCs w:val="20"/>
                </w:rPr>
                <w:t xml:space="preserve">選填</w:t>
              </w:r>
            </w:p>
          </w:tc>
        </w:tr>
        <w:tr w:rsidR="00CC3400" w14:paraId="0CC40006" w14:textId="77777777">
          <w:tc>
            <w:tcPr>
              <w:tcW w:w="2340" w:type="dxa"/>
              <w:tcBorders>
                <w:top w:val="single" w:sz="1" w:space="0" w:color="E2E8F0"/>
                <w:left w:val="single" w:sz="1" w:space="0" w:color="E2E8F0"/>
                <w:bottom w:val="single" w:sz="1" w:space="0" w:color="E2E8F0"/>
                <w:right w:val="single" w:sz="1" w:space="0" w:color="E2E8F0"/>
              </w:tcBorders>
              <w:shd w:val="clear" w:color="auto" w:fill="F7F8FA"/>
              <w:tcMar>
                <w:top w:w="80" w:type="dxa"/>
                <w:left w:w="120" w:type="dxa"/>
                <w:bottom w:w="80" w:type="dxa"/>
                <w:right w:w="120" w:type="dxa"/>
              </w:tcMar>
            </w:tcPr>
            <w:p>
              <w:r>
                <w:rPr>
                  <w:rFonts w:ascii="Arial" w:cs="Arial" w:eastAsia="Arial" w:hAnsi="Arial"/>
                  <w:color w:val="1A1A1A"/>
                  <w:sz w:val="20"/>
                  <w:szCs w:val="20"/>
                </w:rPr>
                <w:t xml:space="preserve">公開 / 私人</w:t>
              </w:r>
            </w:p>
          </w:tc>
          <w:tc>
            <w:tcPr>
              <w:tcW w:w="3510" w:type="dxa"/>
              <w:tcBorders>
                <w:top w:val="single" w:sz="1" w:space="0" w:color="E2E8F0"/>
                <w:left w:val="single" w:sz="1" w:space="0" w:color="E2E8F0"/>
                <w:bottom w:val="single" w:sz="1" w:space="0" w:color="E2E8F0"/>
                <w:right w:val="single" w:sz="1" w:space="0" w:color="E2E8F0"/>
              </w:tcBorders>
              <w:shd w:val="clear" w:color="auto" w:fill="FFFFFF"/>
              <w:tcMar>
                <w:top w:w="80" w:type="dxa"/>
                <w:left w:w="120" w:type="dxa"/>
                <w:bottom w:w="80" w:type="dxa"/>
                <w:right w:w="120" w:type="dxa"/>
              </w:tcMar>
            </w:tcPr>
            <w:p>
              <w:r>
                <w:rPr>
                  <w:rFonts w:ascii="Arial" w:cs="Arial" w:eastAsia="Arial" w:hAnsi="Arial"/>
                  <w:color w:val="333333"/>
                  <w:sz w:val="20"/>
                  <w:szCs w:val="20"/>
                </w:rPr>
                <w:t xml:space="preserve">預設公開，可切換為私人</w:t>
              </w:r>
            </w:p>
          </w:tc>
          <w:tc>
            <w:tcPr>
              <w:tcW w:w="3510" w:type="dxa"/>
              <w:tcBorders>
                <w:top w:val="single" w:sz="1" w:space="0" w:color="E2E8F0"/>
                <w:left w:val="single" w:sz="1" w:space="0" w:color="E2E8F0"/>
                <w:bottom w:val="single" w:sz="1" w:space="0" w:color="E2E8F0"/>
                <w:right w:val="single" w:sz="1" w:space="0" w:color="E2E8F0"/>
              </w:tcBorders>
              <w:shd w:val="clear" w:color="auto" w:fill="FFFFFF"/>
              <w:tcMar>
                <w:top w:w="80" w:type="dxa"/>
                <w:left w:w="120" w:type="dxa"/>
                <w:bottom w:w="80" w:type="dxa"/>
                <w:right w:w="120" w:type="dxa"/>
              </w:tcMar>
            </w:tcPr>
            <w:p>
              <w:r>
                <w:rPr>
                  <w:rFonts w:ascii="Arial" w:cs="Arial" w:eastAsia="Arial" w:hAnsi="Arial"/>
                  <w:color w:val="333333"/>
                  <w:sz w:val="20"/>
                  <w:szCs w:val="20"/>
                </w:rPr>
                <w:t xml:space="preserve">固定公開（未認領成績必須公開才能被認領）</w:t>
              </w:r>
            </w:p>
          </w:tc>
        </w:tr>
        <w:tr w:rsidR="00CC3400" w14:paraId="0CC40007" w14:textId="77777777">
          <w:tc>
            <w:tcPr>
              <w:tcW w:w="2340" w:type="dxa"/>
              <w:tcBorders>
                <w:top w:val="single" w:sz="1" w:space="0" w:color="E2E8F0"/>
                <w:left w:val="single" w:sz="1" w:space="0" w:color="E2E8F0"/>
                <w:bottom w:val="single" w:sz="1" w:space="0" w:color="E2E8F0"/>
                <w:right w:val="single" w:sz="1" w:space="0" w:color="E2E8F0"/>
              </w:tcBorders>
              <w:shd w:val="clear" w:color="auto" w:fill="F7F8FA"/>
              <w:tcMar>
                <w:top w:w="80" w:type="dxa"/>
                <w:left w:w="120" w:type="dxa"/>
                <w:bottom w:w="80" w:type="dxa"/>
                <w:right w:w="120" w:type="dxa"/>
              </w:tcMar>
            </w:tcPr>
            <w:p>
              <w:r>
                <w:rPr>
                  <w:rFonts w:ascii="Arial" w:cs="Arial" w:eastAsia="Arial" w:hAnsi="Arial"/>
                  <w:color w:val="1A1A1A"/>
                  <w:sz w:val="20"/>
                  <w:szCs w:val="20"/>
                </w:rPr>
                <w:t xml:space="preserve">完賽證書上傳</w:t>
              </w:r>
            </w:p>
          </w:tc>
          <w:tc>
            <w:tcPr>
              <w:tcW w:w="3510" w:type="dxa"/>
              <w:tcBorders>
                <w:top w:val="single" w:sz="1" w:space="0" w:color="E2E8F0"/>
                <w:left w:val="single" w:sz="1" w:space="0" w:color="E2E8F0"/>
                <w:bottom w:val="single" w:sz="1" w:space="0" w:color="E2E8F0"/>
                <w:right w:val="single" w:sz="1" w:space="0" w:color="E2E8F0"/>
              </w:tcBorders>
              <w:shd w:val="clear" w:color="auto" w:fill="FFFFFF"/>
              <w:tcMar>
                <w:top w:w="80" w:type="dxa"/>
                <w:left w:w="120" w:type="dxa"/>
                <w:bottom w:w="80" w:type="dxa"/>
                <w:right w:w="120" w:type="dxa"/>
              </w:tcMar>
            </w:tcPr>
            <w:p>
              <w:r>
                <w:rPr>
                  <w:rFonts w:ascii="Arial" w:cs="Arial" w:eastAsia="Arial" w:hAnsi="Arial"/>
                  <w:color w:val="333333"/>
                  <w:sz w:val="20"/>
                  <w:szCs w:val="20"/>
                </w:rPr>
                <w:t xml:space="preserve">選填，上傳後啟動公證流程</w:t>
              </w:r>
            </w:p>
          </w:tc>
          <w:tc>
            <w:tcPr>
              <w:tcW w:w="3510" w:type="dxa"/>
              <w:tcBorders>
                <w:top w:val="single" w:sz="1" w:space="0" w:color="E2E8F0"/>
                <w:left w:val="single" w:sz="1" w:space="0" w:color="E2E8F0"/>
                <w:bottom w:val="single" w:sz="1" w:space="0" w:color="E2E8F0"/>
                <w:right w:val="single" w:sz="1" w:space="0" w:color="E2E8F0"/>
              </w:tcBorders>
              <w:shd w:val="clear" w:color="auto" w:fill="FFFFFF"/>
              <w:tcMar>
                <w:top w:w="80" w:type="dxa"/>
                <w:left w:w="120" w:type="dxa"/>
                <w:bottom w:w="80" w:type="dxa"/>
                <w:right w:w="120" w:type="dxa"/>
              </w:tcMar>
            </w:tcPr>
            <w:p>
              <w:r>
                <w:rPr>
                  <w:rFonts w:ascii="Arial" w:cs="Arial" w:eastAsia="Arial" w:hAnsi="Arial"/>
                  <w:color w:val="333333"/>
                  <w:sz w:val="20"/>
                  <w:szCs w:val="20"/>
                </w:rPr>
                <w:t xml:space="preserve">不提供（對方認領時自行上傳）</w:t>
              </w:r>
            </w:p>
          </w:tc>
        </w:tr>
        <w:tr w:rsidR="00CC3400" w14:paraId="0CC40008" w14:textId="77777777">
          <w:tc>
            <w:tcPr>
              <w:tcW w:w="2340" w:type="dxa"/>
              <w:tcBorders>
                <w:top w:val="single" w:sz="1" w:space="0" w:color="E2E8F0"/>
                <w:left w:val="single" w:sz="1" w:space="0" w:color="E2E8F0"/>
                <w:bottom w:val="single" w:sz="1" w:space="0" w:color="E2E8F0"/>
                <w:right w:val="single" w:sz="1" w:space="0" w:color="E2E8F0"/>
              </w:tcBorders>
              <w:shd w:val="clear" w:color="auto" w:fill="F7F8FA"/>
              <w:tcMar>
                <w:top w:w="80" w:type="dxa"/>
                <w:left w:w="120" w:type="dxa"/>
                <w:bottom w:w="80" w:type="dxa"/>
                <w:right w:w="120" w:type="dxa"/>
              </w:tcMar>
            </w:tcPr>
            <w:p>
              <w:r>
                <w:rPr>
                  <w:rFonts w:ascii="Arial" w:cs="Arial" w:eastAsia="Arial" w:hAnsi="Arial"/>
                  <w:color w:val="1A1A1A"/>
                  <w:sz w:val="20"/>
                  <w:szCs w:val="20"/>
                </w:rPr>
                <w:t xml:space="preserve">備註</w:t>
              </w:r>
            </w:p>
          </w:tc>
          <w:tc>
            <w:tcPr>
              <w:tcW w:w="3510" w:type="dxa"/>
              <w:tcBorders>
                <w:top w:val="single" w:sz="1" w:space="0" w:color="E2E8F0"/>
                <w:left w:val="single" w:sz="1" w:space="0" w:color="E2E8F0"/>
                <w:bottom w:val="single" w:sz="1" w:space="0" w:color="E2E8F0"/>
                <w:right w:val="single" w:sz="1" w:space="0" w:color="E2E8F0"/>
              </w:tcBorders>
              <w:shd w:val="clear" w:color="auto" w:fill="FFFFFF"/>
              <w:tcMar>
                <w:top w:w="80" w:type="dxa"/>
                <w:left w:w="120" w:type="dxa"/>
                <w:bottom w:w="80" w:type="dxa"/>
                <w:right w:w="120" w:type="dxa"/>
              </w:tcMar>
            </w:tcPr>
            <w:p>
              <w:r>
                <w:rPr>
                  <w:rFonts w:ascii="Arial" w:cs="Arial" w:eastAsia="Arial" w:hAnsi="Arial"/>
                  <w:color w:val="333333"/>
                  <w:sz w:val="20"/>
                  <w:szCs w:val="20"/>
                </w:rPr>
                <w:t xml:space="preserve">選填</w:t>
              </w:r>
            </w:p>
          </w:tc>
          <w:tc>
            <w:tcPr>
              <w:tcW w:w="3510" w:type="dxa"/>
              <w:tcBorders>
                <w:top w:val="single" w:sz="1" w:space="0" w:color="E2E8F0"/>
                <w:left w:val="single" w:sz="1" w:space="0" w:color="E2E8F0"/>
                <w:bottom w:val="single" w:sz="1" w:space="0" w:color="E2E8F0"/>
                <w:right w:val="single" w:sz="1" w:space="0" w:color="E2E8F0"/>
              </w:tcBorders>
              <w:shd w:val="clear" w:color="auto" w:fill="FFFFFF"/>
              <w:tcMar>
                <w:top w:w="80" w:type="dxa"/>
                <w:left w:w="120" w:type="dxa"/>
                <w:bottom w:w="80" w:type="dxa"/>
                <w:right w:w="120" w:type="dxa"/>
              </w:tcMar>
            </w:tcPr>
            <w:p>
              <w:r>
                <w:rPr>
                  <w:rFonts w:ascii="Arial" w:cs="Arial" w:eastAsia="Arial" w:hAnsi="Arial"/>
                  <w:color w:val="333333"/>
                  <w:sz w:val="20"/>
                  <w:szCs w:val="20"/>
                </w:rPr>
                <w:t xml:space="preserve">選填，建議填寫與本人的關係（如「我的練友」）</w:t>
              </w:r>
            </w:p>
          </w:tc>
        </w:tr>
      </w:tbl>
      <w:p>
        <w:pPr>
          <w:spacing w:before="80" w:after="120"/>
        </w:pPr>
        <w:r>
          <w:rPr>
            <w:rFonts w:eastAsia="Arial"/>
            <w:color w:val="1A1A1A"/>
          </w:rPr>
          <w:t xml:space="preserve">送出後的初始資料狀態：</w:t>
        </w:r>
      </w:p>
      <w:tbl>
        <w:tblPr>
          <w:tblW w:w="9360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4A0" w:firstRow="1" w:lastRow="0" w:firstColumn="1" w:lastColumn="0" w:noHBand="0" w:noVBand="1"/>
        </w:tblPr>
        <w:tblGrid>
          <w:gridCol w:w="2700"/>
          <w:gridCol w:w="6660"/>
        </w:tblGrid>
        <w:tr w:rsidR="00CC3400" w14:paraId="0CC30000" w14:textId="77777777">
          <w:tc>
            <w:tcPr>
              <w:tcW w:w="2700" w:type="dxa"/>
              <w:tcBorders>
                <w:top w:val="single" w:sz="1" w:space="0" w:color="060D18"/>
                <w:left w:val="single" w:sz="1" w:space="0" w:color="060D18"/>
                <w:bottom w:val="single" w:sz="1" w:space="0" w:color="060D18"/>
                <w:right w:val="single" w:sz="1" w:space="0" w:color="060D18"/>
              </w:tcBorders>
              <w:shd w:val="clear" w:color="auto" w:fill="060D18"/>
              <w:tcMar>
                <w:top w:w="80" w:type="dxa"/>
                <w:left w:w="120" w:type="dxa"/>
                <w:bottom w:w="80" w:type="dxa"/>
                <w:right w:w="120" w:type="dxa"/>
              </w:tcMar>
            </w:tcPr>
            <w:p>
              <w:r>
                <w:rPr>
                  <w:rFonts w:ascii="Arial" w:cs="Arial" w:eastAsia="Arial" w:hAnsi="Arial"/>
                  <w:color w:val="F0EDE6"/>
                  <w:sz w:val="20"/>
                  <w:szCs w:val="20"/>
                </w:rPr>
                <w:t xml:space="preserve">欄位</w:t>
              </w:r>
            </w:p>
          </w:tc>
          <w:tc>
            <w:tcPr>
              <w:tcW w:w="6660" w:type="dxa"/>
              <w:tcBorders>
                <w:top w:val="single" w:sz="1" w:space="0" w:color="060D18"/>
                <w:left w:val="single" w:sz="1" w:space="0" w:color="060D18"/>
                <w:bottom w:val="single" w:sz="1" w:space="0" w:color="060D18"/>
                <w:right w:val="single" w:sz="1" w:space="0" w:color="060D18"/>
              </w:tcBorders>
              <w:shd w:val="clear" w:color="auto" w:fill="0D1526"/>
              <w:tcMar>
                <w:top w:w="80" w:type="dxa"/>
                <w:left w:w="120" w:type="dxa"/>
                <w:bottom w:w="80" w:type="dxa"/>
                <w:right w:w="120" w:type="dxa"/>
              </w:tcMar>
            </w:tcPr>
            <w:p>
              <w:r>
                <w:rPr>
                  <w:rFonts w:ascii="Arial" w:cs="Arial" w:eastAsia="Arial" w:hAnsi="Arial"/>
                  <w:color w:val="F0EDE6"/>
                  <w:sz w:val="20"/>
                  <w:szCs w:val="20"/>
                </w:rPr>
                <w:t xml:space="preserve">登錄自己成績 vs 幫朋友新增</w:t>
              </w:r>
            </w:p>
          </w:tc>
        </w:tr>
        <w:tr w:rsidR="00CC3400" w14:paraId="0CC30001" w14:textId="77777777">
          <w:tc>
            <w:tcPr>
              <w:tcW w:w="2700" w:type="dxa"/>
              <w:tcBorders>
                <w:top w:val="single" w:sz="1" w:space="0" w:color="E2E8F0"/>
                <w:left w:val="single" w:sz="1" w:space="0" w:color="E2E8F0"/>
                <w:bottom w:val="single" w:sz="1" w:space="0" w:color="E2E8F0"/>
                <w:right w:val="single" w:sz="1" w:space="0" w:color="E2E8F0"/>
              </w:tcBorders>
              <w:shd w:val="clear" w:color="auto" w:fill="F7F8FA"/>
              <w:tcMar>
                <w:top w:w="80" w:type="dxa"/>
                <w:left w:w="120" w:type="dxa"/>
                <w:bottom w:w="80" w:type="dxa"/>
                <w:right w:w="120" w:type="dxa"/>
              </w:tcMar>
            </w:tcPr>
            <w:p>
              <w:r>
                <w:rPr>
                  <w:rFonts w:ascii="Arial" w:cs="Arial" w:eastAsia="Arial" w:hAnsi="Arial"/>
                  <w:color w:val="1A1A1A"/>
                  <w:sz w:val="20"/>
                  <w:szCs w:val="20"/>
                </w:rPr>
                <w:t xml:space="preserve">athlete_id</w:t>
              </w:r>
            </w:p>
          </w:tc>
          <w:tc>
            <w:tcPr>
              <w:tcW w:w="6660" w:type="dxa"/>
              <w:tcBorders>
                <w:top w:val="single" w:sz="1" w:space="0" w:color="E2E8F0"/>
                <w:left w:val="single" w:sz="1" w:space="0" w:color="E2E8F0"/>
                <w:bottom w:val="single" w:sz="1" w:space="0" w:color="E2E8F0"/>
                <w:right w:val="single" w:sz="1" w:space="0" w:color="E2E8F0"/>
              </w:tcBorders>
              <w:shd w:val="clear" w:color="auto" w:fill="FFFFFF"/>
              <w:tcMar>
                <w:top w:w="80" w:type="dxa"/>
                <w:left w:w="120" w:type="dxa"/>
                <w:bottom w:w="80" w:type="dxa"/>
                <w:right w:w="120" w:type="dxa"/>
              </w:tcMar>
            </w:tcPr>
            <w:p>
              <w:r>
                <w:rPr>
                  <w:rFonts w:ascii="Arial" w:cs="Arial" w:eastAsia="Arial" w:hAnsi="Arial"/>
                  <w:color w:val="333333"/>
                  <w:sz w:val="20"/>
                  <w:szCs w:val="20"/>
                </w:rPr>
                <w:t xml:space="preserve">登入者 UUID　vs　null</w:t>
              </w:r>
            </w:p>
          </w:tc>
        </w:tr>
        <w:tr w:rsidR="00CC3400" w14:paraId="0CC30002" w14:textId="77777777">
          <w:tc>
            <w:tcPr>
              <w:tcW w:w="2700" w:type="dxa"/>
              <w:tcBorders>
                <w:top w:val="single" w:sz="1" w:space="0" w:color="E2E8F0"/>
                <w:left w:val="single" w:sz="1" w:space="0" w:color="E2E8F0"/>
                <w:bottom w:val="single" w:sz="1" w:space="0" w:color="E2E8F0"/>
                <w:right w:val="single" w:sz="1" w:space="0" w:color="E2E8F0"/>
              </w:tcBorders>
              <w:shd w:val="clear" w:color="auto" w:fill="F7F8FA"/>
              <w:tcMar>
                <w:top w:w="80" w:type="dxa"/>
                <w:left w:w="120" w:type="dxa"/>
                <w:bottom w:w="80" w:type="dxa"/>
                <w:right w:w="120" w:type="dxa"/>
              </w:tcMar>
            </w:tcPr>
            <w:p>
              <w:r>
                <w:rPr>
                  <w:rFonts w:ascii="Arial" w:cs="Arial" w:eastAsia="Arial" w:hAnsi="Arial"/>
                  <w:color w:val="1A1A1A"/>
                  <w:sz w:val="20"/>
                  <w:szCs w:val="20"/>
                </w:rPr>
                <w:t xml:space="preserve">athlete_name_snapshot</w:t>
              </w:r>
            </w:p>
          </w:tc>
          <w:tc>
            <w:tcPr>
              <w:tcW w:w="6660" w:type="dxa"/>
              <w:tcBorders>
                <w:top w:val="single" w:sz="1" w:space="0" w:color="E2E8F0"/>
                <w:left w:val="single" w:sz="1" w:space="0" w:color="E2E8F0"/>
                <w:bottom w:val="single" w:sz="1" w:space="0" w:color="E2E8F0"/>
                <w:right w:val="single" w:sz="1" w:space="0" w:color="E2E8F0"/>
              </w:tcBorders>
              <w:shd w:val="clear" w:color="auto" w:fill="FFFFFF"/>
              <w:tcMar>
                <w:top w:w="80" w:type="dxa"/>
                <w:left w:w="120" w:type="dxa"/>
                <w:bottom w:w="80" w:type="dxa"/>
                <w:right w:w="120" w:type="dxa"/>
              </w:tcMar>
            </w:tcPr>
            <w:p>
              <w:r>
                <w:rPr>
                  <w:rFonts w:ascii="Arial" w:cs="Arial" w:eastAsia="Arial" w:hAnsi="Arial"/>
                  <w:color w:val="333333"/>
                  <w:sz w:val="20"/>
                  <w:szCs w:val="20"/>
                </w:rPr>
                <w:t xml:space="preserve">登入者 name 快照　vs　填寫的姓名</w:t>
              </w:r>
            </w:p>
          </w:tc>
        </w:tr>
        <w:tr w:rsidR="00CC3400" w14:paraId="0CC30003" w14:textId="77777777">
          <w:tc>
            <w:tcPr>
              <w:tcW w:w="2700" w:type="dxa"/>
              <w:tcBorders>
                <w:top w:val="single" w:sz="1" w:space="0" w:color="E2E8F0"/>
                <w:left w:val="single" w:sz="1" w:space="0" w:color="E2E8F0"/>
                <w:bottom w:val="single" w:sz="1" w:space="0" w:color="E2E8F0"/>
                <w:right w:val="single" w:sz="1" w:space="0" w:color="E2E8F0"/>
              </w:tcBorders>
              <w:shd w:val="clear" w:color="auto" w:fill="F7F8FA"/>
              <w:tcMar>
                <w:top w:w="80" w:type="dxa"/>
                <w:left w:w="120" w:type="dxa"/>
                <w:bottom w:w="80" w:type="dxa"/>
                <w:right w:w="120" w:type="dxa"/>
              </w:tcMar>
            </w:tcPr>
            <w:p>
              <w:r>
                <w:rPr>
                  <w:rFonts w:ascii="Arial" w:cs="Arial" w:eastAsia="Arial" w:hAnsi="Arial"/>
                  <w:color w:val="1A1A1A"/>
                  <w:sz w:val="20"/>
                  <w:szCs w:val="20"/>
                </w:rPr>
                <w:t xml:space="preserve">source_credibility</w:t>
              </w:r>
            </w:p>
          </w:tc>
          <w:tc>
            <w:tcPr>
              <w:tcW w:w="6660" w:type="dxa"/>
              <w:tcBorders>
                <w:top w:val="single" w:sz="1" w:space="0" w:color="E2E8F0"/>
                <w:left w:val="single" w:sz="1" w:space="0" w:color="E2E8F0"/>
                <w:bottom w:val="single" w:sz="1" w:space="0" w:color="E2E8F0"/>
                <w:right w:val="single" w:sz="1" w:space="0" w:color="E2E8F0"/>
              </w:tcBorders>
              <w:shd w:val="clear" w:color="auto" w:fill="FFFFFF"/>
              <w:tcMar>
                <w:top w:w="80" w:type="dxa"/>
                <w:left w:w="120" w:type="dxa"/>
                <w:bottom w:w="80" w:type="dxa"/>
                <w:right w:w="120" w:type="dxa"/>
              </w:tcMar>
            </w:tcPr>
            <w:p>
              <w:r>
                <w:rPr>
                  <w:rFonts w:ascii="Arial" w:cs="Arial" w:eastAsia="Arial" w:hAnsi="Arial"/>
                  <w:color w:val="333333"/>
                  <w:sz w:val="20"/>
                  <w:szCs w:val="20"/>
                </w:rPr>
                <w:t xml:space="preserve">self_reported（兩者相同）</w:t>
              </w:r>
            </w:p>
          </w:tc>
        </w:tr>
        <w:tr w:rsidR="00CC3400" w14:paraId="0CC30004" w14:textId="77777777">
          <w:tc>
            <w:tcPr>
              <w:tcW w:w="2700" w:type="dxa"/>
              <w:tcBorders>
                <w:top w:val="single" w:sz="1" w:space="0" w:color="E2E8F0"/>
                <w:left w:val="single" w:sz="1" w:space="0" w:color="E2E8F0"/>
                <w:bottom w:val="single" w:sz="1" w:space="0" w:color="E2E8F0"/>
                <w:right w:val="single" w:sz="1" w:space="0" w:color="E2E8F0"/>
              </w:tcBorders>
              <w:shd w:val="clear" w:color="auto" w:fill="F7F8FA"/>
              <w:tcMar>
                <w:top w:w="80" w:type="dxa"/>
                <w:left w:w="120" w:type="dxa"/>
                <w:bottom w:w="80" w:type="dxa"/>
                <w:right w:w="120" w:type="dxa"/>
              </w:tcMar>
            </w:tcPr>
            <w:p>
              <w:r>
                <w:rPr>
                  <w:rFonts w:ascii="Arial" w:cs="Arial" w:eastAsia="Arial" w:hAnsi="Arial"/>
                  <w:color w:val="1A1A1A"/>
                  <w:sz w:val="20"/>
                  <w:szCs w:val="20"/>
                </w:rPr>
                <w:t xml:space="preserve">claim_status</w:t>
              </w:r>
            </w:p>
          </w:tc>
          <w:tc>
            <w:tcPr>
              <w:tcW w:w="6660" w:type="dxa"/>
              <w:tcBorders>
                <w:top w:val="single" w:sz="1" w:space="0" w:color="E2E8F0"/>
                <w:left w:val="single" w:sz="1" w:space="0" w:color="E2E8F0"/>
                <w:bottom w:val="single" w:sz="1" w:space="0" w:color="E2E8F0"/>
                <w:right w:val="single" w:sz="1" w:space="0" w:color="E2E8F0"/>
              </w:tcBorders>
              <w:shd w:val="clear" w:color="auto" w:fill="FFFFFF"/>
              <w:tcMar>
                <w:top w:w="80" w:type="dxa"/>
                <w:left w:w="120" w:type="dxa"/>
                <w:bottom w:w="80" w:type="dxa"/>
                <w:right w:w="120" w:type="dxa"/>
              </w:tcMar>
            </w:tcPr>
            <w:p>
              <w:r>
                <w:rPr>
                  <w:rFonts w:ascii="Arial" w:cs="Arial" w:eastAsia="Arial" w:hAnsi="Arial"/>
                  <w:color w:val="333333"/>
                  <w:sz w:val="20"/>
                  <w:szCs w:val="20"/>
                </w:rPr>
                <w:t xml:space="preserve">claimed　vs　unclaimed</w:t>
              </w:r>
            </w:p>
          </w:tc>
        </w:tr>
        <w:tr w:rsidR="00CC3400" w14:paraId="0CC30005" w14:textId="77777777">
          <w:tc>
            <w:tcPr>
              <w:tcW w:w="2700" w:type="dxa"/>
              <w:tcBorders>
                <w:top w:val="single" w:sz="1" w:space="0" w:color="E2E8F0"/>
                <w:left w:val="single" w:sz="1" w:space="0" w:color="E2E8F0"/>
                <w:bottom w:val="single" w:sz="1" w:space="0" w:color="E2E8F0"/>
                <w:right w:val="single" w:sz="1" w:space="0" w:color="E2E8F0"/>
              </w:tcBorders>
              <w:shd w:val="clear" w:color="auto" w:fill="F7F8FA"/>
              <w:tcMar>
                <w:top w:w="80" w:type="dxa"/>
                <w:left w:w="120" w:type="dxa"/>
                <w:bottom w:w="80" w:type="dxa"/>
                <w:right w:w="120" w:type="dxa"/>
              </w:tcMar>
            </w:tcPr>
            <w:p>
              <w:r>
                <w:rPr>
                  <w:rFonts w:ascii="Arial" w:cs="Arial" w:eastAsia="Arial" w:hAnsi="Arial"/>
                  <w:color w:val="1A1A1A"/>
                  <w:sz w:val="20"/>
                  <w:szCs w:val="20"/>
                </w:rPr>
                <w:t xml:space="preserve">is_public</w:t>
              </w:r>
            </w:p>
          </w:tc>
          <w:tc>
            <w:tcPr>
              <w:tcW w:w="6660" w:type="dxa"/>
              <w:tcBorders>
                <w:top w:val="single" w:sz="1" w:space="0" w:color="E2E8F0"/>
                <w:left w:val="single" w:sz="1" w:space="0" w:color="E2E8F0"/>
                <w:bottom w:val="single" w:sz="1" w:space="0" w:color="E2E8F0"/>
                <w:right w:val="single" w:sz="1" w:space="0" w:color="E2E8F0"/>
              </w:tcBorders>
              <w:shd w:val="clear" w:color="auto" w:fill="FFFFFF"/>
              <w:tcMar>
                <w:top w:w="80" w:type="dxa"/>
                <w:left w:w="120" w:type="dxa"/>
                <w:bottom w:w="80" w:type="dxa"/>
                <w:right w:w="120" w:type="dxa"/>
              </w:tcMar>
            </w:tcPr>
            <w:p>
              <w:r>
                <w:rPr>
                  <w:rFonts w:ascii="Arial" w:cs="Arial" w:eastAsia="Arial" w:hAnsi="Arial"/>
                  <w:color w:val="333333"/>
                  <w:sz w:val="20"/>
                  <w:szCs w:val="20"/>
                </w:rPr>
                <w:t xml:space="preserve">用戶選擇　vs　強制 true</w:t>
              </w:r>
            </w:p>
          </w:tc>
        </w:tr>
      </w:tbl>
      <w:p w14:paraId="0D340006" w14:textId="77777777" w:rsidR="00CC3400" w:rsidRDefault="00000000">
        <w:pPr>
          <w:pStyle w:val="Heading2"/>
        </w:pPr>
        <w:r>
          <w:rPr>
            <w:color w:val="0D1526"/>
          </w:rPr>
          <w:t>34.5 未登入訪客的 intent 處理（修訂第 28 章）</w:t>
        </w:r>
      </w:p>
      <w:p>
        <w:pPr>
          <w:spacing w:before="80" w:after="120"/>
        </w:pPr>
        <w:r>
          <w:rPr>
            <w:rFonts w:eastAsia="Arial"/>
            <w:color w:val="1A1A1A"/>
          </w:rPr>
          <w:t xml:space="preserve">擴充 Auth Modal 的 intent 類型，支援「幫朋友新增成績」的登入後導向。</w:t>
        </w:r>
      </w:p>
      <w:tbl>
        <w:tblPr>
          <w:tblW w:w="9360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4A0" w:firstRow="1" w:lastRow="0" w:firstColumn="1" w:lastColumn="0" w:noHBand="0" w:noVBand="1"/>
        </w:tblPr>
        <w:tblGrid>
          <w:gridCol w:w="3120"/>
          <w:gridCol w:w="2340"/>
          <w:gridCol w:w="3900"/>
        </w:tblGrid>
        <w:tr w:rsidR="00CC3400" w14:paraId="0CC40000" w14:textId="77777777">
          <w:tc>
            <w:tcPr>
              <w:tcW w:w="3120" w:type="dxa"/>
              <w:tcBorders>
                <w:top w:val="single" w:sz="1" w:space="0" w:color="060D18"/>
                <w:left w:val="single" w:sz="1" w:space="0" w:color="060D18"/>
                <w:bottom w:val="single" w:sz="1" w:space="0" w:color="060D18"/>
                <w:right w:val="single" w:sz="1" w:space="0" w:color="060D18"/>
              </w:tcBorders>
              <w:shd w:val="clear" w:color="auto" w:fill="060D18"/>
              <w:tcMar>
                <w:top w:w="80" w:type="dxa"/>
                <w:left w:w="120" w:type="dxa"/>
                <w:bottom w:w="80" w:type="dxa"/>
                <w:right w:w="120" w:type="dxa"/>
              </w:tcMar>
            </w:tcPr>
            <w:p>
              <w:r>
                <w:rPr>
                  <w:rFonts w:ascii="Arial" w:cs="Arial" w:eastAsia="Arial" w:hAnsi="Arial"/>
                  <w:color w:val="F0EDE6"/>
                  <w:sz w:val="20"/>
                  <w:szCs w:val="20"/>
                </w:rPr>
                <w:t xml:space="preserve">觸發點</w:t>
              </w:r>
            </w:p>
          </w:tc>
          <w:tc>
            <w:tcPr>
              <w:tcW w:w="2340" w:type="dxa"/>
              <w:tcBorders>
                <w:top w:val="single" w:sz="1" w:space="0" w:color="060D18"/>
                <w:left w:val="single" w:sz="1" w:space="0" w:color="060D18"/>
                <w:bottom w:val="single" w:sz="1" w:space="0" w:color="060D18"/>
                <w:right w:val="single" w:sz="1" w:space="0" w:color="060D18"/>
              </w:tcBorders>
              <w:shd w:val="clear" w:color="auto" w:fill="0D2040"/>
              <w:tcMar>
                <w:top w:w="80" w:type="dxa"/>
                <w:left w:w="120" w:type="dxa"/>
                <w:bottom w:w="80" w:type="dxa"/>
                <w:right w:w="120" w:type="dxa"/>
              </w:tcMar>
            </w:tcPr>
            <w:p>
              <w:r>
                <w:rPr>
                  <w:rFonts w:ascii="Arial" w:cs="Arial" w:eastAsia="Arial" w:hAnsi="Arial"/>
                  <w:color w:val="F0EDE6"/>
                  <w:sz w:val="20"/>
                  <w:szCs w:val="20"/>
                </w:rPr>
                <w:t xml:space="preserve">intent</w:t>
              </w:r>
            </w:p>
          </w:tc>
          <w:tc>
            <w:tcPr>
              <w:tcW w:w="3900" w:type="dxa"/>
              <w:tcBorders>
                <w:top w:val="single" w:sz="1" w:space="0" w:color="060D18"/>
                <w:left w:val="single" w:sz="1" w:space="0" w:color="060D18"/>
                <w:bottom w:val="single" w:sz="1" w:space="0" w:color="060D18"/>
                <w:right w:val="single" w:sz="1" w:space="0" w:color="060D18"/>
              </w:tcBorders>
              <w:shd w:val="clear" w:color="auto" w:fill="1A3560"/>
              <w:tcMar>
                <w:top w:w="80" w:type="dxa"/>
                <w:left w:w="120" w:type="dxa"/>
                <w:bottom w:w="80" w:type="dxa"/>
                <w:right w:w="120" w:type="dxa"/>
              </w:tcMar>
            </w:tcPr>
            <w:p>
              <w:r>
                <w:rPr>
                  <w:rFonts w:ascii="Arial" w:cs="Arial" w:eastAsia="Arial" w:hAnsi="Arial"/>
                  <w:color w:val="F0EDE6"/>
                  <w:sz w:val="20"/>
                  <w:szCs w:val="20"/>
                </w:rPr>
                <w:t xml:space="preserve">登入後行為</w:t>
              </w:r>
            </w:p>
          </w:tc>
        </w:tr>
        <w:tr w:rsidR="00CC3400" w14:paraId="0CC40001" w14:textId="77777777">
          <w:tc>
            <w:tcPr>
              <w:tcW w:w="3120" w:type="dxa"/>
              <w:tcBorders>
                <w:top w:val="single" w:sz="1" w:space="0" w:color="E2E8F0"/>
                <w:left w:val="single" w:sz="1" w:space="0" w:color="E2E8F0"/>
                <w:bottom w:val="single" w:sz="1" w:space="0" w:color="E2E8F0"/>
                <w:right w:val="single" w:sz="1" w:space="0" w:color="E2E8F0"/>
              </w:tcBorders>
              <w:shd w:val="clear" w:color="auto" w:fill="F7F8FA"/>
              <w:tcMar>
                <w:top w:w="80" w:type="dxa"/>
                <w:left w:w="120" w:type="dxa"/>
                <w:bottom w:w="80" w:type="dxa"/>
                <w:right w:w="120" w:type="dxa"/>
              </w:tcMar>
            </w:tcPr>
            <w:p>
              <w:r>
                <w:rPr>
                  <w:rFonts w:ascii="Arial" w:cs="Arial" w:eastAsia="Arial" w:hAnsi="Arial"/>
                  <w:color w:val="1A1A1A"/>
                  <w:sz w:val="20"/>
                  <w:szCs w:val="20"/>
                </w:rPr>
                <w:t xml:space="preserve">Nav「+」→「登錄我的成績」</w:t>
              </w:r>
            </w:p>
          </w:tc>
          <w:tc>
            <w:tcPr>
              <w:tcW w:w="2340" w:type="dxa"/>
              <w:tcBorders>
                <w:top w:val="single" w:sz="1" w:space="0" w:color="E2E8F0"/>
                <w:left w:val="single" w:sz="1" w:space="0" w:color="E2E8F0"/>
                <w:bottom w:val="single" w:sz="1" w:space="0" w:color="E2E8F0"/>
                <w:right w:val="single" w:sz="1" w:space="0" w:color="E2E8F0"/>
              </w:tcBorders>
              <w:shd w:val="clear" w:color="auto" w:fill="FFFFFF"/>
              <w:tcMar>
                <w:top w:w="80" w:type="dxa"/>
                <w:left w:w="120" w:type="dxa"/>
                <w:bottom w:w="80" w:type="dxa"/>
                <w:right w:w="120" w:type="dxa"/>
              </w:tcMar>
            </w:tcPr>
            <w:p>
              <w:r>
                <w:rPr>
                  <w:rFonts w:ascii="Arial" w:cs="Arial" w:eastAsia="Arial" w:hAnsi="Arial"/>
                  <w:color w:val="333333"/>
                  <w:sz w:val="20"/>
                  <w:szCs w:val="20"/>
                </w:rPr>
                <w:t xml:space="preserve">new_result</w:t>
              </w:r>
            </w:p>
          </w:tc>
          <w:tc>
            <w:tcPr>
              <w:tcW w:w="3900" w:type="dxa"/>
              <w:tcBorders>
                <w:top w:val="single" w:sz="1" w:space="0" w:color="E2E8F0"/>
                <w:left w:val="single" w:sz="1" w:space="0" w:color="E2E8F0"/>
                <w:bottom w:val="single" w:sz="1" w:space="0" w:color="E2E8F0"/>
                <w:right w:val="single" w:sz="1" w:space="0" w:color="E2E8F0"/>
              </w:tcBorders>
              <w:shd w:val="clear" w:color="auto" w:fill="FFFFFF"/>
              <w:tcMar>
                <w:top w:w="80" w:type="dxa"/>
                <w:left w:w="120" w:type="dxa"/>
                <w:bottom w:w="80" w:type="dxa"/>
                <w:right w:w="120" w:type="dxa"/>
              </w:tcMar>
            </w:tcPr>
            <w:p>
              <w:r>
                <w:rPr>
                  <w:rFonts w:ascii="Arial" w:cs="Arial" w:eastAsia="Arial" w:hAnsi="Arial"/>
                  <w:color w:val="333333"/>
                  <w:sz w:val="20"/>
                  <w:szCs w:val="20"/>
                </w:rPr>
                <w:t xml:space="preserve">導向 /records/new</w:t>
              </w:r>
            </w:p>
          </w:tc>
        </w:tr>
        <w:tr w:rsidR="00CC3400" w14:paraId="0CC40002" w14:textId="77777777">
          <w:tc>
            <w:tcPr>
              <w:tcW w:w="3120" w:type="dxa"/>
              <w:tcBorders>
                <w:top w:val="single" w:sz="1" w:space="0" w:color="E2E8F0"/>
                <w:left w:val="single" w:sz="1" w:space="0" w:color="E2E8F0"/>
                <w:bottom w:val="single" w:sz="1" w:space="0" w:color="E2E8F0"/>
                <w:right w:val="single" w:sz="1" w:space="0" w:color="E2E8F0"/>
              </w:tcBorders>
              <w:shd w:val="clear" w:color="auto" w:fill="F7F8FA"/>
              <w:tcMar>
                <w:top w:w="80" w:type="dxa"/>
                <w:left w:w="120" w:type="dxa"/>
                <w:bottom w:w="80" w:type="dxa"/>
                <w:right w:w="120" w:type="dxa"/>
              </w:tcMar>
            </w:tcPr>
            <w:p>
              <w:r>
                <w:rPr>
                  <w:rFonts w:ascii="Arial" w:cs="Arial" w:eastAsia="Arial" w:hAnsi="Arial"/>
                  <w:color w:val="1A1A1A"/>
                  <w:sz w:val="20"/>
                  <w:szCs w:val="20"/>
                </w:rPr>
                <w:t xml:space="preserve">Nav「+」→「幫朋友新增成績」</w:t>
              </w:r>
            </w:p>
          </w:tc>
          <w:tc>
            <w:tcPr>
              <w:tcW w:w="2340" w:type="dxa"/>
              <w:tcBorders>
                <w:top w:val="single" w:sz="1" w:space="0" w:color="E2E8F0"/>
                <w:left w:val="single" w:sz="1" w:space="0" w:color="E2E8F0"/>
                <w:bottom w:val="single" w:sz="1" w:space="0" w:color="E2E8F0"/>
                <w:right w:val="single" w:sz="1" w:space="0" w:color="E2E8F0"/>
              </w:tcBorders>
              <w:shd w:val="clear" w:color="auto" w:fill="FFFFFF"/>
              <w:tcMar>
                <w:top w:w="80" w:type="dxa"/>
                <w:left w:w="120" w:type="dxa"/>
                <w:bottom w:w="80" w:type="dxa"/>
                <w:right w:w="120" w:type="dxa"/>
              </w:tcMar>
            </w:tcPr>
            <w:p>
              <w:r>
                <w:rPr>
                  <w:rFonts w:ascii="Arial" w:cs="Arial" w:eastAsia="Arial" w:hAnsi="Arial"/>
                  <w:color w:val="333333"/>
                  <w:sz w:val="20"/>
                  <w:szCs w:val="20"/>
                </w:rPr>
                <w:t xml:space="preserve">new_result_for_other</w:t>
              </w:r>
            </w:p>
          </w:tc>
          <w:tc>
            <w:tcPr>
              <w:tcW w:w="3900" w:type="dxa"/>
              <w:tcBorders>
                <w:top w:val="single" w:sz="1" w:space="0" w:color="E2E8F0"/>
                <w:left w:val="single" w:sz="1" w:space="0" w:color="E2E8F0"/>
                <w:bottom w:val="single" w:sz="1" w:space="0" w:color="E2E8F0"/>
                <w:right w:val="single" w:sz="1" w:space="0" w:color="E2E8F0"/>
              </w:tcBorders>
              <w:shd w:val="clear" w:color="auto" w:fill="FFFFFF"/>
              <w:tcMar>
                <w:top w:w="80" w:type="dxa"/>
                <w:left w:w="120" w:type="dxa"/>
                <w:bottom w:w="80" w:type="dxa"/>
                <w:right w:w="120" w:type="dxa"/>
              </w:tcMar>
            </w:tcPr>
            <w:p>
              <w:r>
                <w:rPr>
                  <w:rFonts w:ascii="Arial" w:cs="Arial" w:eastAsia="Arial" w:hAnsi="Arial"/>
                  <w:color w:val="333333"/>
                  <w:sz w:val="20"/>
                  <w:szCs w:val="20"/>
                </w:rPr>
                <w:t xml:space="preserve">導向 /records/new?for=other</w:t>
              </w:r>
            </w:p>
          </w:tc>
        </w:tr>
        <w:tr w:rsidR="00CC3400" w14:paraId="0CC40003" w14:textId="77777777">
          <w:tc>
            <w:tcPr>
              <w:tcW w:w="3120" w:type="dxa"/>
              <w:tcBorders>
                <w:top w:val="single" w:sz="1" w:space="0" w:color="E2E8F0"/>
                <w:left w:val="single" w:sz="1" w:space="0" w:color="E2E8F0"/>
                <w:bottom w:val="single" w:sz="1" w:space="0" w:color="E2E8F0"/>
                <w:right w:val="single" w:sz="1" w:space="0" w:color="E2E8F0"/>
              </w:tcBorders>
              <w:shd w:val="clear" w:color="auto" w:fill="F7F8FA"/>
              <w:tcMar>
                <w:top w:w="80" w:type="dxa"/>
                <w:left w:w="120" w:type="dxa"/>
                <w:bottom w:w="80" w:type="dxa"/>
                <w:right w:w="120" w:type="dxa"/>
              </w:tcMar>
            </w:tcPr>
            <w:p>
              <w:r>
                <w:rPr>
                  <w:rFonts w:ascii="Arial" w:cs="Arial" w:eastAsia="Arial" w:hAnsi="Arial"/>
                  <w:color w:val="1A1A1A"/>
                  <w:sz w:val="20"/>
                  <w:szCs w:val="20"/>
                </w:rPr>
                <w:t xml:space="preserve">賽事頁面「想參加」（未登入）</w:t>
              </w:r>
            </w:p>
          </w:tc>
          <w:tc>
            <w:tcPr>
              <w:tcW w:w="2340" w:type="dxa"/>
              <w:tcBorders>
                <w:top w:val="single" w:sz="1" w:space="0" w:color="E2E8F0"/>
                <w:left w:val="single" w:sz="1" w:space="0" w:color="E2E8F0"/>
                <w:bottom w:val="single" w:sz="1" w:space="0" w:color="E2E8F0"/>
                <w:right w:val="single" w:sz="1" w:space="0" w:color="E2E8F0"/>
              </w:tcBorders>
              <w:shd w:val="clear" w:color="auto" w:fill="FFFFFF"/>
              <w:tcMar>
                <w:top w:w="80" w:type="dxa"/>
                <w:left w:w="120" w:type="dxa"/>
                <w:bottom w:w="80" w:type="dxa"/>
                <w:right w:w="120" w:type="dxa"/>
              </w:tcMar>
            </w:tcPr>
            <w:p>
              <w:r>
                <w:rPr>
                  <w:rFonts w:ascii="Arial" w:cs="Arial" w:eastAsia="Arial" w:hAnsi="Arial"/>
                  <w:color w:val="333333"/>
                  <w:sz w:val="20"/>
                  <w:szCs w:val="20"/>
                </w:rPr>
                <w:t xml:space="preserve">race_wishlist</w:t>
              </w:r>
            </w:p>
          </w:tc>
          <w:tc>
            <w:tcPr>
              <w:tcW w:w="3900" w:type="dxa"/>
              <w:tcBorders>
                <w:top w:val="single" w:sz="1" w:space="0" w:color="E2E8F0"/>
                <w:left w:val="single" w:sz="1" w:space="0" w:color="E2E8F0"/>
                <w:bottom w:val="single" w:sz="1" w:space="0" w:color="E2E8F0"/>
                <w:right w:val="single" w:sz="1" w:space="0" w:color="E2E8F0"/>
              </w:tcBorders>
              <w:shd w:val="clear" w:color="auto" w:fill="FFFFFF"/>
              <w:tcMar>
                <w:top w:w="80" w:type="dxa"/>
                <w:left w:w="120" w:type="dxa"/>
                <w:bottom w:w="80" w:type="dxa"/>
                <w:right w:w="120" w:type="dxa"/>
              </w:tcMar>
            </w:tcPr>
            <w:p>
              <w:r>
                <w:rPr>
                  <w:rFonts w:ascii="Arial" w:cs="Arial" w:eastAsia="Arial" w:hAnsi="Arial"/>
                  <w:color w:val="333333"/>
                  <w:sz w:val="20"/>
                  <w:szCs w:val="20"/>
                </w:rPr>
                <w:t xml:space="preserve">完成 wishlist 標記，回到賽事頁</w:t>
              </w:r>
            </w:p>
          </w:tc>
        </w:tr>
        <w:tr w:rsidR="00CC3400" w14:paraId="0CC40004" w14:textId="77777777">
          <w:tc>
            <w:tcPr>
              <w:tcW w:w="3120" w:type="dxa"/>
              <w:tcBorders>
                <w:top w:val="single" w:sz="1" w:space="0" w:color="E2E8F0"/>
                <w:left w:val="single" w:sz="1" w:space="0" w:color="E2E8F0"/>
                <w:bottom w:val="single" w:sz="1" w:space="0" w:color="E2E8F0"/>
                <w:right w:val="single" w:sz="1" w:space="0" w:color="E2E8F0"/>
              </w:tcBorders>
              <w:shd w:val="clear" w:color="auto" w:fill="F7F8FA"/>
              <w:tcMar>
                <w:top w:w="80" w:type="dxa"/>
                <w:left w:w="120" w:type="dxa"/>
                <w:bottom w:w="80" w:type="dxa"/>
                <w:right w:w="120" w:type="dxa"/>
              </w:tcMar>
            </w:tcPr>
            <w:p>
              <w:r>
                <w:rPr>
                  <w:rFonts w:ascii="Arial" w:cs="Arial" w:eastAsia="Arial" w:hAnsi="Arial"/>
                  <w:color w:val="1A1A1A"/>
                  <w:sz w:val="20"/>
                  <w:szCs w:val="20"/>
                </w:rPr>
                <w:t xml:space="preserve">賽事頁面「參加過」（未登入）</w:t>
              </w:r>
            </w:p>
          </w:tc>
          <w:tc>
            <w:tcPr>
              <w:tcW w:w="2340" w:type="dxa"/>
              <w:tcBorders>
                <w:top w:val="single" w:sz="1" w:space="0" w:color="E2E8F0"/>
                <w:left w:val="single" w:sz="1" w:space="0" w:color="E2E8F0"/>
                <w:bottom w:val="single" w:sz="1" w:space="0" w:color="E2E8F0"/>
                <w:right w:val="single" w:sz="1" w:space="0" w:color="E2E8F0"/>
              </w:tcBorders>
              <w:shd w:val="clear" w:color="auto" w:fill="FFFFFF"/>
              <w:tcMar>
                <w:top w:w="80" w:type="dxa"/>
                <w:left w:w="120" w:type="dxa"/>
                <w:bottom w:w="80" w:type="dxa"/>
                <w:right w:w="120" w:type="dxa"/>
              </w:tcMar>
            </w:tcPr>
            <w:p>
              <w:r>
                <w:rPr>
                  <w:rFonts w:ascii="Arial" w:cs="Arial" w:eastAsia="Arial" w:hAnsi="Arial"/>
                  <w:color w:val="333333"/>
                  <w:sz w:val="20"/>
                  <w:szCs w:val="20"/>
                </w:rPr>
                <w:t xml:space="preserve">race_attended</w:t>
              </w:r>
            </w:p>
          </w:tc>
          <w:tc>
            <w:tcPr>
              <w:tcW w:w="3900" w:type="dxa"/>
              <w:tcBorders>
                <w:top w:val="single" w:sz="1" w:space="0" w:color="E2E8F0"/>
                <w:left w:val="single" w:sz="1" w:space="0" w:color="E2E8F0"/>
                <w:bottom w:val="single" w:sz="1" w:space="0" w:color="E2E8F0"/>
                <w:right w:val="single" w:sz="1" w:space="0" w:color="E2E8F0"/>
              </w:tcBorders>
              <w:shd w:val="clear" w:color="auto" w:fill="FFFFFF"/>
              <w:tcMar>
                <w:top w:w="80" w:type="dxa"/>
                <w:left w:w="120" w:type="dxa"/>
                <w:bottom w:w="80" w:type="dxa"/>
                <w:right w:w="120" w:type="dxa"/>
              </w:tcMar>
            </w:tcPr>
            <w:p>
              <w:r>
                <w:rPr>
                  <w:rFonts w:ascii="Arial" w:cs="Arial" w:eastAsia="Arial" w:hAnsi="Arial"/>
                  <w:color w:val="333333"/>
                  <w:sz w:val="20"/>
                  <w:szCs w:val="20"/>
                </w:rPr>
                <w:t xml:space="preserve">完成 attended 標記，顯示成績登錄提示</w:t>
              </w:r>
            </w:p>
          </w:tc>
        </w:tr>
      </w:tbl>
      <w:p w14:paraId="0D340007" w14:textId="77777777" w:rsidR="00CC3400" w:rsidRDefault="00000000">
        <w:pPr>
          <w:pStyle w:val="Heading2"/>
        </w:pPr>
        <w:r>
          <w:rPr>
            <w:color w:val="0D1526"/>
          </w:rPr>
          <w:t>34.6 User Stories</w:t>
        </w:r>
      </w:p>
      <w:p w14:paraId="0D340008" w14:textId="77777777" w:rsidR="00CC3400" w:rsidRDefault="00000000">
        <w:pPr>
          <w:pStyle w:val="Heading3"/>
          <w:spacing w:before="180"/>
        </w:pPr>
        <w:r>
          <w:rPr>
            <w:color w:val="FF6B3D"/>
          </w:rPr>
          <w:t>US-01　已登入選手，登錄自己的成績</w:t>
        </w:r>
      </w:p>
      <w:p>
        <w:pPr>
          <w:spacing w:before="80" w:after="120"/>
        </w:pPr>
        <w:r>
          <w:rPr>
            <w:rFonts w:eastAsia="Arial"/>
            <w:color w:val="1A1A1A"/>
          </w:rPr>
          <w:t xml:space="preserve">身為一位已登入的選手，當我點擊 Nav 的「+」按鈕時，我希望看到「登錄我的成績」和「幫朋友新增成績」兩個選項，選擇前者後進入成績表單，姓名欄位自動帶入我的帳號名稱，完成後成績直接出現在我的個人紀錄頁。</w:t>
        </w:r>
      </w:p>
      <w:tbl>
        <w:tblPr>
          <w:tblW w:w="9360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4A0" w:firstRow="1" w:lastRow="0" w:firstColumn="1" w:lastColumn="0" w:noHBand="0" w:noVBand="1"/>
        </w:tblPr>
        <w:tblGrid>
          <w:gridCol w:w="2340"/>
          <w:gridCol w:w="7020"/>
        </w:tblGrid>
        <w:tr w:rsidR="00CC3400" w14:paraId="0CC30000" w14:textId="77777777">
          <w:tc>
            <w:tcPr>
              <w:tcW w:w="2340" w:type="dxa"/>
              <w:tcBorders>
                <w:top w:val="single" w:sz="1" w:space="0" w:color="060D18"/>
                <w:left w:val="single" w:sz="1" w:space="0" w:color="060D18"/>
                <w:bottom w:val="single" w:sz="1" w:space="0" w:color="060D18"/>
                <w:right w:val="single" w:sz="1" w:space="0" w:color="060D18"/>
              </w:tcBorders>
              <w:shd w:val="clear" w:color="auto" w:fill="060D18"/>
              <w:tcMar>
                <w:top w:w="80" w:type="dxa"/>
                <w:left w:w="120" w:type="dxa"/>
                <w:bottom w:w="80" w:type="dxa"/>
                <w:right w:w="120" w:type="dxa"/>
              </w:tcMar>
            </w:tcPr>
            <w:p>
              <w:r>
                <w:rPr>
                  <w:rFonts w:ascii="Arial" w:cs="Arial" w:eastAsia="Arial" w:hAnsi="Arial"/>
                  <w:color w:val="F0EDE6"/>
                  <w:sz w:val="20"/>
                  <w:szCs w:val="20"/>
                </w:rPr>
                <w:t xml:space="preserve">項目</w:t>
              </w:r>
            </w:p>
          </w:tc>
          <w:tc>
            <w:tcPr>
              <w:tcW w:w="7020" w:type="dxa"/>
              <w:tcBorders>
                <w:top w:val="single" w:sz="1" w:space="0" w:color="060D18"/>
                <w:left w:val="single" w:sz="1" w:space="0" w:color="060D18"/>
                <w:bottom w:val="single" w:sz="1" w:space="0" w:color="060D18"/>
                <w:right w:val="single" w:sz="1" w:space="0" w:color="060D18"/>
              </w:tcBorders>
              <w:shd w:val="clear" w:color="auto" w:fill="0D1526"/>
              <w:tcMar>
                <w:top w:w="80" w:type="dxa"/>
                <w:left w:w="120" w:type="dxa"/>
                <w:bottom w:w="80" w:type="dxa"/>
                <w:right w:w="120" w:type="dxa"/>
              </w:tcMar>
            </w:tcPr>
            <w:p>
              <w:r>
                <w:rPr>
                  <w:rFonts w:ascii="Arial" w:cs="Arial" w:eastAsia="Arial" w:hAnsi="Arial"/>
                  <w:color w:val="F0EDE6"/>
                  <w:sz w:val="20"/>
                  <w:szCs w:val="20"/>
                </w:rPr>
                <w:t xml:space="preserve">內容</w:t>
              </w:r>
            </w:p>
          </w:tc>
        </w:tr>
        <w:tr w:rsidR="00CC3400" w14:paraId="0CC30001" w14:textId="77777777">
          <w:tc>
            <w:tcPr>
              <w:tcW w:w="2340" w:type="dxa"/>
              <w:tcBorders>
                <w:top w:val="single" w:sz="1" w:space="0" w:color="E2E8F0"/>
                <w:left w:val="single" w:sz="1" w:space="0" w:color="E2E8F0"/>
                <w:bottom w:val="single" w:sz="1" w:space="0" w:color="E2E8F0"/>
                <w:right w:val="single" w:sz="1" w:space="0" w:color="E2E8F0"/>
              </w:tcBorders>
              <w:shd w:val="clear" w:color="auto" w:fill="F7F8FA"/>
              <w:tcMar>
                <w:top w:w="80" w:type="dxa"/>
                <w:left w:w="120" w:type="dxa"/>
                <w:bottom w:w="80" w:type="dxa"/>
                <w:right w:w="120" w:type="dxa"/>
              </w:tcMar>
            </w:tcPr>
            <w:p>
              <w:r>
                <w:rPr>
                  <w:rFonts w:ascii="Arial" w:cs="Arial" w:eastAsia="Arial" w:hAnsi="Arial"/>
                  <w:color w:val="1A1A1A"/>
                  <w:sz w:val="20"/>
                  <w:szCs w:val="20"/>
                </w:rPr>
                <w:t xml:space="preserve">觸發點</w:t>
              </w:r>
            </w:p>
          </w:tc>
          <w:tc>
            <w:tcPr>
              <w:tcW w:w="7020" w:type="dxa"/>
              <w:tcBorders>
                <w:top w:val="single" w:sz="1" w:space="0" w:color="E2E8F0"/>
                <w:left w:val="single" w:sz="1" w:space="0" w:color="E2E8F0"/>
                <w:bottom w:val="single" w:sz="1" w:space="0" w:color="E2E8F0"/>
                <w:right w:val="single" w:sz="1" w:space="0" w:color="E2E8F0"/>
              </w:tcBorders>
              <w:shd w:val="clear" w:color="auto" w:fill="FFFFFF"/>
              <w:tcMar>
                <w:top w:w="80" w:type="dxa"/>
                <w:left w:w="120" w:type="dxa"/>
                <w:bottom w:w="80" w:type="dxa"/>
                <w:right w:w="120" w:type="dxa"/>
              </w:tcMar>
            </w:tcPr>
            <w:p>
              <w:r>
                <w:rPr>
                  <w:rFonts w:ascii="Arial" w:cs="Arial" w:eastAsia="Arial" w:hAnsi="Arial"/>
                  <w:color w:val="333333"/>
                  <w:sz w:val="20"/>
                  <w:szCs w:val="20"/>
                </w:rPr>
                <w:t xml:space="preserve">Nav「+」→「登錄我的成績」</w:t>
              </w:r>
            </w:p>
          </w:tc>
        </w:tr>
        <w:tr w:rsidR="00CC3400" w14:paraId="0CC30002" w14:textId="77777777">
          <w:tc>
            <w:tcPr>
              <w:tcW w:w="2340" w:type="dxa"/>
              <w:tcBorders>
                <w:top w:val="single" w:sz="1" w:space="0" w:color="E2E8F0"/>
                <w:left w:val="single" w:sz="1" w:space="0" w:color="E2E8F0"/>
                <w:bottom w:val="single" w:sz="1" w:space="0" w:color="E2E8F0"/>
                <w:right w:val="single" w:sz="1" w:space="0" w:color="E2E8F0"/>
              </w:tcBorders>
              <w:shd w:val="clear" w:color="auto" w:fill="F7F8FA"/>
              <w:tcMar>
                <w:top w:w="80" w:type="dxa"/>
                <w:left w:w="120" w:type="dxa"/>
                <w:bottom w:w="80" w:type="dxa"/>
                <w:right w:w="120" w:type="dxa"/>
              </w:tcMar>
            </w:tcPr>
            <w:p>
              <w:r>
                <w:rPr>
                  <w:rFonts w:ascii="Arial" w:cs="Arial" w:eastAsia="Arial" w:hAnsi="Arial"/>
                  <w:color w:val="1A1A1A"/>
                  <w:sz w:val="20"/>
                  <w:szCs w:val="20"/>
                </w:rPr>
                <w:t xml:space="preserve">路徑</w:t>
              </w:r>
            </w:p>
          </w:tc>
          <w:tc>
            <w:tcPr>
              <w:tcW w:w="7020" w:type="dxa"/>
              <w:tcBorders>
                <w:top w:val="single" w:sz="1" w:space="0" w:color="E2E8F0"/>
                <w:left w:val="single" w:sz="1" w:space="0" w:color="E2E8F0"/>
                <w:bottom w:val="single" w:sz="1" w:space="0" w:color="E2E8F0"/>
                <w:right w:val="single" w:sz="1" w:space="0" w:color="E2E8F0"/>
              </w:tcBorders>
              <w:shd w:val="clear" w:color="auto" w:fill="FFFFFF"/>
              <w:tcMar>
                <w:top w:w="80" w:type="dxa"/>
                <w:left w:w="120" w:type="dxa"/>
                <w:bottom w:w="80" w:type="dxa"/>
                <w:right w:w="120" w:type="dxa"/>
              </w:tcMar>
            </w:tcPr>
            <w:p>
              <w:r>
                <w:rPr>
                  <w:rFonts w:ascii="Arial" w:cs="Arial" w:eastAsia="Arial" w:hAnsi="Arial"/>
                  <w:color w:val="333333"/>
                  <w:sz w:val="20"/>
                  <w:szCs w:val="20"/>
                </w:rPr>
                <w:t xml:space="preserve">/records/new</w:t>
              </w:r>
            </w:p>
          </w:tc>
        </w:tr>
        <w:tr w:rsidR="00CC3400" w14:paraId="0CC30003" w14:textId="77777777">
          <w:tc>
            <w:tcPr>
              <w:tcW w:w="2340" w:type="dxa"/>
              <w:tcBorders>
                <w:top w:val="single" w:sz="1" w:space="0" w:color="E2E8F0"/>
                <w:left w:val="single" w:sz="1" w:space="0" w:color="E2E8F0"/>
                <w:bottom w:val="single" w:sz="1" w:space="0" w:color="E2E8F0"/>
                <w:right w:val="single" w:sz="1" w:space="0" w:color="E2E8F0"/>
              </w:tcBorders>
              <w:shd w:val="clear" w:color="auto" w:fill="F7F8FA"/>
              <w:tcMar>
                <w:top w:w="80" w:type="dxa"/>
                <w:left w:w="120" w:type="dxa"/>
                <w:bottom w:w="80" w:type="dxa"/>
                <w:right w:w="120" w:type="dxa"/>
              </w:tcMar>
            </w:tcPr>
            <w:p>
              <w:r>
                <w:rPr>
                  <w:rFonts w:ascii="Arial" w:cs="Arial" w:eastAsia="Arial" w:hAnsi="Arial"/>
                  <w:color w:val="1A1A1A"/>
                  <w:sz w:val="20"/>
                  <w:szCs w:val="20"/>
                </w:rPr>
                <w:t xml:space="preserve">成功路徑</w:t>
              </w:r>
            </w:p>
          </w:tc>
          <w:tc>
            <w:tcPr>
              <w:tcW w:w="7020" w:type="dxa"/>
              <w:tcBorders>
                <w:top w:val="single" w:sz="1" w:space="0" w:color="E2E8F0"/>
                <w:left w:val="single" w:sz="1" w:space="0" w:color="E2E8F0"/>
                <w:bottom w:val="single" w:sz="1" w:space="0" w:color="E2E8F0"/>
                <w:right w:val="single" w:sz="1" w:space="0" w:color="E2E8F0"/>
              </w:tcBorders>
              <w:shd w:val="clear" w:color="auto" w:fill="FFFFFF"/>
              <w:tcMar>
                <w:top w:w="80" w:type="dxa"/>
                <w:left w:w="120" w:type="dxa"/>
                <w:bottom w:w="80" w:type="dxa"/>
                <w:right w:w="120" w:type="dxa"/>
              </w:tcMar>
            </w:tcPr>
            <w:p>
              <w:r>
                <w:rPr>
                  <w:rFonts w:ascii="Arial" w:cs="Arial" w:eastAsia="Arial" w:hAnsi="Arial"/>
                  <w:color w:val="333333"/>
                  <w:sz w:val="20"/>
                  <w:szCs w:val="20"/>
                </w:rPr>
                <w:t xml:space="preserve">填寫表單 → 送出 → claim_status: claimed，athlete_id 綁定登入者 → 導向 /my/results 顯示新增的成績</w:t>
              </w:r>
            </w:p>
          </w:tc>
        </w:tr>
        <w:tr w:rsidR="00CC3400" w14:paraId="0CC30004" w14:textId="77777777">
          <w:tc>
            <w:tcPr>
              <w:tcW w:w="2340" w:type="dxa"/>
              <w:tcBorders>
                <w:top w:val="single" w:sz="1" w:space="0" w:color="E2E8F0"/>
                <w:left w:val="single" w:sz="1" w:space="0" w:color="E2E8F0"/>
                <w:bottom w:val="single" w:sz="1" w:space="0" w:color="E2E8F0"/>
                <w:right w:val="single" w:sz="1" w:space="0" w:color="E2E8F0"/>
              </w:tcBorders>
              <w:shd w:val="clear" w:color="auto" w:fill="F7F8FA"/>
              <w:tcMar>
                <w:top w:w="80" w:type="dxa"/>
                <w:left w:w="120" w:type="dxa"/>
                <w:bottom w:w="80" w:type="dxa"/>
                <w:right w:w="120" w:type="dxa"/>
              </w:tcMar>
            </w:tcPr>
            <w:p>
              <w:r>
                <w:rPr>
                  <w:rFonts w:ascii="Arial" w:cs="Arial" w:eastAsia="Arial" w:hAnsi="Arial"/>
                  <w:color w:val="1A1A1A"/>
                  <w:sz w:val="20"/>
                  <w:szCs w:val="20"/>
                </w:rPr>
                <w:t xml:space="preserve">錯誤路徑</w:t>
              </w:r>
            </w:p>
          </w:tc>
          <w:tc>
            <w:tcPr>
              <w:tcW w:w="7020" w:type="dxa"/>
              <w:tcBorders>
                <w:top w:val="single" w:sz="1" w:space="0" w:color="E2E8F0"/>
                <w:left w:val="single" w:sz="1" w:space="0" w:color="E2E8F0"/>
                <w:bottom w:val="single" w:sz="1" w:space="0" w:color="E2E8F0"/>
                <w:right w:val="single" w:sz="1" w:space="0" w:color="E2E8F0"/>
              </w:tcBorders>
              <w:shd w:val="clear" w:color="auto" w:fill="FFFFFF"/>
              <w:tcMar>
                <w:top w:w="80" w:type="dxa"/>
                <w:left w:w="120" w:type="dxa"/>
                <w:bottom w:w="80" w:type="dxa"/>
                <w:right w:w="120" w:type="dxa"/>
              </w:tcMar>
            </w:tcPr>
            <w:p>
              <w:r>
                <w:rPr>
                  <w:rFonts w:ascii="Arial" w:cs="Arial" w:eastAsia="Arial" w:hAnsi="Arial"/>
                  <w:color w:val="333333"/>
                  <w:sz w:val="20"/>
                  <w:szCs w:val="20"/>
                </w:rPr>
                <w:t xml:space="preserve">賽事不存在 → 顯示「找不到此賽事，是否要新增？」</w:t>
              </w:r>
            </w:p>
          </w:tc>
        </w:tr>
      </w:tbl>
      <w:p w14:paraId="0D340009" w14:textId="77777777" w:rsidR="00CC3400" w:rsidRDefault="00000000">
        <w:pPr>
          <w:pStyle w:val="Heading3"/>
          <w:spacing w:before="180"/>
        </w:pPr>
        <w:r>
          <w:rPr>
            <w:color w:val="FF6B3D"/>
          </w:rPr>
          <w:t>US-02　已登入選手，幫練友新增未認領成績</w:t>
        </w:r>
      </w:p>
      <w:p>
        <w:pPr>
          <w:spacing w:before="80" w:after="120"/>
        </w:pPr>
        <w:r>
          <w:rPr>
            <w:rFonts w:eastAsia="Arial"/>
            <w:color w:val="1A1A1A"/>
          </w:rPr>
          <w:t xml:space="preserve">身為一位已登入的選手，我想幫最近一起比賽的練友記錄他的成績，讓他日後可以在平台上認領。我選擇「幫朋友新增成績」，填入他的姓名與完賽時間，送出後成績以未認領狀態出現在未認領列表，等待他本人認領。</w:t>
        </w:r>
      </w:p>
      <w:tbl>
        <w:tblPr>
          <w:tblW w:w="9360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4A0" w:firstRow="1" w:lastRow="0" w:firstColumn="1" w:lastColumn="0" w:noHBand="0" w:noVBand="1"/>
        </w:tblPr>
        <w:tblGrid>
          <w:gridCol w:w="2340"/>
          <w:gridCol w:w="7020"/>
        </w:tblGrid>
        <w:tr w:rsidR="00CC3400" w14:paraId="0CC30000" w14:textId="77777777">
          <w:tc>
            <w:tcPr>
              <w:tcW w:w="2340" w:type="dxa"/>
              <w:tcBorders>
                <w:top w:val="single" w:sz="1" w:space="0" w:color="060D18"/>
                <w:left w:val="single" w:sz="1" w:space="0" w:color="060D18"/>
                <w:bottom w:val="single" w:sz="1" w:space="0" w:color="060D18"/>
                <w:right w:val="single" w:sz="1" w:space="0" w:color="060D18"/>
              </w:tcBorders>
              <w:shd w:val="clear" w:color="auto" w:fill="060D18"/>
              <w:tcMar>
                <w:top w:w="80" w:type="dxa"/>
                <w:left w:w="120" w:type="dxa"/>
                <w:bottom w:w="80" w:type="dxa"/>
                <w:right w:w="120" w:type="dxa"/>
              </w:tcMar>
            </w:tcPr>
            <w:p>
              <w:r>
                <w:rPr>
                  <w:rFonts w:ascii="Arial" w:cs="Arial" w:eastAsia="Arial" w:hAnsi="Arial"/>
                  <w:color w:val="F0EDE6"/>
                  <w:sz w:val="20"/>
                  <w:szCs w:val="20"/>
                </w:rPr>
                <w:t xml:space="preserve">項目</w:t>
              </w:r>
            </w:p>
          </w:tc>
          <w:tc>
            <w:tcPr>
              <w:tcW w:w="7020" w:type="dxa"/>
              <w:tcBorders>
                <w:top w:val="single" w:sz="1" w:space="0" w:color="060D18"/>
                <w:left w:val="single" w:sz="1" w:space="0" w:color="060D18"/>
                <w:bottom w:val="single" w:sz="1" w:space="0" w:color="060D18"/>
                <w:right w:val="single" w:sz="1" w:space="0" w:color="060D18"/>
              </w:tcBorders>
              <w:shd w:val="clear" w:color="auto" w:fill="0D1526"/>
              <w:tcMar>
                <w:top w:w="80" w:type="dxa"/>
                <w:left w:w="120" w:type="dxa"/>
                <w:bottom w:w="80" w:type="dxa"/>
                <w:right w:w="120" w:type="dxa"/>
              </w:tcMar>
            </w:tcPr>
            <w:p>
              <w:r>
                <w:rPr>
                  <w:rFonts w:ascii="Arial" w:cs="Arial" w:eastAsia="Arial" w:hAnsi="Arial"/>
                  <w:color w:val="F0EDE6"/>
                  <w:sz w:val="20"/>
                  <w:szCs w:val="20"/>
                </w:rPr>
                <w:t xml:space="preserve">內容</w:t>
              </w:r>
            </w:p>
          </w:tc>
        </w:tr>
        <w:tr w:rsidR="00CC3400" w14:paraId="0CC30001" w14:textId="77777777">
          <w:tc>
            <w:tcPr>
              <w:tcW w:w="2340" w:type="dxa"/>
              <w:tcBorders>
                <w:top w:val="single" w:sz="1" w:space="0" w:color="E2E8F0"/>
                <w:left w:val="single" w:sz="1" w:space="0" w:color="E2E8F0"/>
                <w:bottom w:val="single" w:sz="1" w:space="0" w:color="E2E8F0"/>
                <w:right w:val="single" w:sz="1" w:space="0" w:color="E2E8F0"/>
              </w:tcBorders>
              <w:shd w:val="clear" w:color="auto" w:fill="F7F8FA"/>
              <w:tcMar>
                <w:top w:w="80" w:type="dxa"/>
                <w:left w:w="120" w:type="dxa"/>
                <w:bottom w:w="80" w:type="dxa"/>
                <w:right w:w="120" w:type="dxa"/>
              </w:tcMar>
            </w:tcPr>
            <w:p>
              <w:r>
                <w:rPr>
                  <w:rFonts w:ascii="Arial" w:cs="Arial" w:eastAsia="Arial" w:hAnsi="Arial"/>
                  <w:color w:val="1A1A1A"/>
                  <w:sz w:val="20"/>
                  <w:szCs w:val="20"/>
                </w:rPr>
                <w:t xml:space="preserve">觸發點</w:t>
              </w:r>
            </w:p>
          </w:tc>
          <w:tc>
            <w:tcPr>
              <w:tcW w:w="7020" w:type="dxa"/>
              <w:tcBorders>
                <w:top w:val="single" w:sz="1" w:space="0" w:color="E2E8F0"/>
                <w:left w:val="single" w:sz="1" w:space="0" w:color="E2E8F0"/>
                <w:bottom w:val="single" w:sz="1" w:space="0" w:color="E2E8F0"/>
                <w:right w:val="single" w:sz="1" w:space="0" w:color="E2E8F0"/>
              </w:tcBorders>
              <w:shd w:val="clear" w:color="auto" w:fill="FFFFFF"/>
              <w:tcMar>
                <w:top w:w="80" w:type="dxa"/>
                <w:left w:w="120" w:type="dxa"/>
                <w:bottom w:w="80" w:type="dxa"/>
                <w:right w:w="120" w:type="dxa"/>
              </w:tcMar>
            </w:tcPr>
            <w:p>
              <w:r>
                <w:rPr>
                  <w:rFonts w:ascii="Arial" w:cs="Arial" w:eastAsia="Arial" w:hAnsi="Arial"/>
                  <w:color w:val="333333"/>
                  <w:sz w:val="20"/>
                  <w:szCs w:val="20"/>
                </w:rPr>
                <w:t xml:space="preserve">Nav「+」→「幫朋友新增成績」</w:t>
              </w:r>
            </w:p>
          </w:tc>
        </w:tr>
        <w:tr w:rsidR="00CC3400" w14:paraId="0CC30002" w14:textId="77777777">
          <w:tc>
            <w:tcPr>
              <w:tcW w:w="2340" w:type="dxa"/>
              <w:tcBorders>
                <w:top w:val="single" w:sz="1" w:space="0" w:color="E2E8F0"/>
                <w:left w:val="single" w:sz="1" w:space="0" w:color="E2E8F0"/>
                <w:bottom w:val="single" w:sz="1" w:space="0" w:color="E2E8F0"/>
                <w:right w:val="single" w:sz="1" w:space="0" w:color="E2E8F0"/>
              </w:tcBorders>
              <w:shd w:val="clear" w:color="auto" w:fill="F7F8FA"/>
              <w:tcMar>
                <w:top w:w="80" w:type="dxa"/>
                <w:left w:w="120" w:type="dxa"/>
                <w:bottom w:w="80" w:type="dxa"/>
                <w:right w:w="120" w:type="dxa"/>
              </w:tcMar>
            </w:tcPr>
            <w:p>
              <w:r>
                <w:rPr>
                  <w:rFonts w:ascii="Arial" w:cs="Arial" w:eastAsia="Arial" w:hAnsi="Arial"/>
                  <w:color w:val="1A1A1A"/>
                  <w:sz w:val="20"/>
                  <w:szCs w:val="20"/>
                </w:rPr>
                <w:t xml:space="preserve">路徑</w:t>
              </w:r>
            </w:p>
          </w:tc>
          <w:tc>
            <w:tcPr>
              <w:tcW w:w="7020" w:type="dxa"/>
              <w:tcBorders>
                <w:top w:val="single" w:sz="1" w:space="0" w:color="E2E8F0"/>
                <w:left w:val="single" w:sz="1" w:space="0" w:color="E2E8F0"/>
                <w:bottom w:val="single" w:sz="1" w:space="0" w:color="E2E8F0"/>
                <w:right w:val="single" w:sz="1" w:space="0" w:color="E2E8F0"/>
              </w:tcBorders>
              <w:shd w:val="clear" w:color="auto" w:fill="FFFFFF"/>
              <w:tcMar>
                <w:top w:w="80" w:type="dxa"/>
                <w:left w:w="120" w:type="dxa"/>
                <w:bottom w:w="80" w:type="dxa"/>
                <w:right w:w="120" w:type="dxa"/>
              </w:tcMar>
            </w:tcPr>
            <w:p>
              <w:r>
                <w:rPr>
                  <w:rFonts w:ascii="Arial" w:cs="Arial" w:eastAsia="Arial" w:hAnsi="Arial"/>
                  <w:color w:val="333333"/>
                  <w:sz w:val="20"/>
                  <w:szCs w:val="20"/>
                </w:rPr>
                <w:t xml:space="preserve">/records/new?for=other</w:t>
              </w:r>
            </w:p>
          </w:tc>
        </w:tr>
        <w:tr w:rsidR="00CC3400" w14:paraId="0CC30003" w14:textId="77777777">
          <w:tc>
            <w:tcPr>
              <w:tcW w:w="2340" w:type="dxa"/>
              <w:tcBorders>
                <w:top w:val="single" w:sz="1" w:space="0" w:color="E2E8F0"/>
                <w:left w:val="single" w:sz="1" w:space="0" w:color="E2E8F0"/>
                <w:bottom w:val="single" w:sz="1" w:space="0" w:color="E2E8F0"/>
                <w:right w:val="single" w:sz="1" w:space="0" w:color="E2E8F0"/>
              </w:tcBorders>
              <w:shd w:val="clear" w:color="auto" w:fill="F7F8FA"/>
              <w:tcMar>
                <w:top w:w="80" w:type="dxa"/>
                <w:left w:w="120" w:type="dxa"/>
                <w:bottom w:w="80" w:type="dxa"/>
                <w:right w:w="120" w:type="dxa"/>
              </w:tcMar>
            </w:tcPr>
            <w:p>
              <w:r>
                <w:rPr>
                  <w:rFonts w:ascii="Arial" w:cs="Arial" w:eastAsia="Arial" w:hAnsi="Arial"/>
                  <w:color w:val="1A1A1A"/>
                  <w:sz w:val="20"/>
                  <w:szCs w:val="20"/>
                </w:rPr>
                <w:t xml:space="preserve">成功路徑</w:t>
              </w:r>
            </w:p>
          </w:tc>
          <w:tc>
            <w:tcPr>
              <w:tcW w:w="7020" w:type="dxa"/>
              <w:tcBorders>
                <w:top w:val="single" w:sz="1" w:space="0" w:color="E2E8F0"/>
                <w:left w:val="single" w:sz="1" w:space="0" w:color="E2E8F0"/>
                <w:bottom w:val="single" w:sz="1" w:space="0" w:color="E2E8F0"/>
                <w:right w:val="single" w:sz="1" w:space="0" w:color="E2E8F0"/>
              </w:tcBorders>
              <w:shd w:val="clear" w:color="auto" w:fill="FFFFFF"/>
              <w:tcMar>
                <w:top w:w="80" w:type="dxa"/>
                <w:left w:w="120" w:type="dxa"/>
                <w:bottom w:w="80" w:type="dxa"/>
                <w:right w:w="120" w:type="dxa"/>
              </w:tcMar>
            </w:tcPr>
            <w:p>
              <w:r>
                <w:rPr>
                  <w:rFonts w:ascii="Arial" w:cs="Arial" w:eastAsia="Arial" w:hAnsi="Arial"/>
                  <w:color w:val="333333"/>
                  <w:sz w:val="20"/>
                  <w:szCs w:val="20"/>
                </w:rPr>
                <w:t xml:space="preserve">填寫姓名與成績 → 送出 → claim_status: unclaimed，athlete_id: null → 顯示確認訊息含分享連結</w:t>
              </w:r>
            </w:p>
          </w:tc>
        </w:tr>
        <w:tr w:rsidR="00CC3400" w14:paraId="0CC30004" w14:textId="77777777">
          <w:tc>
            <w:tcPr>
              <w:tcW w:w="2340" w:type="dxa"/>
              <w:tcBorders>
                <w:top w:val="single" w:sz="1" w:space="0" w:color="E2E8F0"/>
                <w:left w:val="single" w:sz="1" w:space="0" w:color="E2E8F0"/>
                <w:bottom w:val="single" w:sz="1" w:space="0" w:color="E2E8F0"/>
                <w:right w:val="single" w:sz="1" w:space="0" w:color="E2E8F0"/>
              </w:tcBorders>
              <w:shd w:val="clear" w:color="auto" w:fill="F7F8FA"/>
              <w:tcMar>
                <w:top w:w="80" w:type="dxa"/>
                <w:left w:w="120" w:type="dxa"/>
                <w:bottom w:w="80" w:type="dxa"/>
                <w:right w:w="120" w:type="dxa"/>
              </w:tcMar>
            </w:tcPr>
            <w:p>
              <w:r>
                <w:rPr>
                  <w:rFonts w:ascii="Arial" w:cs="Arial" w:eastAsia="Arial" w:hAnsi="Arial"/>
                  <w:color w:val="1A1A1A"/>
                  <w:sz w:val="20"/>
                  <w:szCs w:val="20"/>
                </w:rPr>
                <w:t xml:space="preserve">分享機制</w:t>
              </w:r>
            </w:p>
          </w:tc>
          <w:tc>
            <w:tcPr>
              <w:tcW w:w="7020" w:type="dxa"/>
              <w:tcBorders>
                <w:top w:val="single" w:sz="1" w:space="0" w:color="E2E8F0"/>
                <w:left w:val="single" w:sz="1" w:space="0" w:color="E2E8F0"/>
                <w:bottom w:val="single" w:sz="1" w:space="0" w:color="E2E8F0"/>
                <w:right w:val="single" w:sz="1" w:space="0" w:color="E2E8F0"/>
              </w:tcBorders>
              <w:shd w:val="clear" w:color="auto" w:fill="FFFFFF"/>
              <w:tcMar>
                <w:top w:w="80" w:type="dxa"/>
                <w:left w:w="120" w:type="dxa"/>
                <w:bottom w:w="80" w:type="dxa"/>
                <w:right w:w="120" w:type="dxa"/>
              </w:tcMar>
            </w:tcPr>
            <w:p>
              <w:r>
                <w:rPr>
                  <w:rFonts w:ascii="Arial" w:cs="Arial" w:eastAsia="Arial" w:hAnsi="Arial"/>
                  <w:color w:val="333333"/>
                  <w:sz w:val="20"/>
                  <w:szCs w:val="20"/>
                </w:rPr>
                <w:t xml:space="preserve">送出後顯示分享文字，可直接呼叫 Web Share API 通知對方（與 TagButton 分享機制一致）</w:t>
              </w:r>
            </w:p>
          </w:tc>
        </w:tr>
      </w:tbl>
      <w:p w14:paraId="0D340010" w14:textId="77777777" w:rsidR="00CC3400" w:rsidRDefault="00000000">
        <w:pPr>
          <w:pStyle w:val="Heading3"/>
          <w:spacing w:before="180"/>
        </w:pPr>
        <w:r>
          <w:rPr>
            <w:color w:val="FF6B3D"/>
          </w:rPr>
          <w:t>US-03　未登入訪客，點擊「+」想登錄成績</w:t>
        </w:r>
      </w:p>
      <w:p>
        <w:pPr>
          <w:spacing w:before="80" w:after="120"/>
        </w:pPr>
        <w:r>
          <w:rPr>
            <w:rFonts w:eastAsia="Arial"/>
            <w:color w:val="1A1A1A"/>
          </w:rPr>
          <w:t xml:space="preserve">身為一位尚未登入的訪客，當我點擊「+」選擇「登錄我的成績」時，我希望系統先彈出登入 Modal，完成登入後自動進入成績登錄表單，不需要重新操作一次。</w:t>
        </w:r>
      </w:p>
      <w:tbl>
        <w:tblPr>
          <w:tblW w:w="9360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4A0" w:firstRow="1" w:lastRow="0" w:firstColumn="1" w:lastColumn="0" w:noHBand="0" w:noVBand="1"/>
        </w:tblPr>
        <w:tblGrid>
          <w:gridCol w:w="2340"/>
          <w:gridCol w:w="7020"/>
        </w:tblGrid>
        <w:tr w:rsidR="00CC3400" w14:paraId="0CC30000" w14:textId="77777777">
          <w:tc>
            <w:tcPr>
              <w:tcW w:w="2340" w:type="dxa"/>
              <w:tcBorders>
                <w:top w:val="single" w:sz="1" w:space="0" w:color="060D18"/>
                <w:left w:val="single" w:sz="1" w:space="0" w:color="060D18"/>
                <w:bottom w:val="single" w:sz="1" w:space="0" w:color="060D18"/>
                <w:right w:val="single" w:sz="1" w:space="0" w:color="060D18"/>
              </w:tcBorders>
              <w:shd w:val="clear" w:color="auto" w:fill="060D18"/>
              <w:tcMar>
                <w:top w:w="80" w:type="dxa"/>
                <w:left w:w="120" w:type="dxa"/>
                <w:bottom w:w="80" w:type="dxa"/>
                <w:right w:w="120" w:type="dxa"/>
              </w:tcMar>
            </w:tcPr>
            <w:p>
              <w:r>
                <w:rPr>
                  <w:rFonts w:ascii="Arial" w:cs="Arial" w:eastAsia="Arial" w:hAnsi="Arial"/>
                  <w:color w:val="F0EDE6"/>
                  <w:sz w:val="20"/>
                  <w:szCs w:val="20"/>
                </w:rPr>
                <w:t xml:space="preserve">項目</w:t>
              </w:r>
            </w:p>
          </w:tc>
          <w:tc>
            <w:tcPr>
              <w:tcW w:w="7020" w:type="dxa"/>
              <w:tcBorders>
                <w:top w:val="single" w:sz="1" w:space="0" w:color="060D18"/>
                <w:left w:val="single" w:sz="1" w:space="0" w:color="060D18"/>
                <w:bottom w:val="single" w:sz="1" w:space="0" w:color="060D18"/>
                <w:right w:val="single" w:sz="1" w:space="0" w:color="060D18"/>
              </w:tcBorders>
              <w:shd w:val="clear" w:color="auto" w:fill="0D1526"/>
              <w:tcMar>
                <w:top w:w="80" w:type="dxa"/>
                <w:left w:w="120" w:type="dxa"/>
                <w:bottom w:w="80" w:type="dxa"/>
                <w:right w:w="120" w:type="dxa"/>
              </w:tcMar>
            </w:tcPr>
            <w:p>
              <w:r>
                <w:rPr>
                  <w:rFonts w:ascii="Arial" w:cs="Arial" w:eastAsia="Arial" w:hAnsi="Arial"/>
                  <w:color w:val="F0EDE6"/>
                  <w:sz w:val="20"/>
                  <w:szCs w:val="20"/>
                </w:rPr>
                <w:t xml:space="preserve">內容</w:t>
              </w:r>
            </w:p>
          </w:tc>
        </w:tr>
        <w:tr w:rsidR="00CC3400" w14:paraId="0CC30001" w14:textId="77777777">
          <w:tc>
            <w:tcPr>
              <w:tcW w:w="2340" w:type="dxa"/>
              <w:tcBorders>
                <w:top w:val="single" w:sz="1" w:space="0" w:color="E2E8F0"/>
                <w:left w:val="single" w:sz="1" w:space="0" w:color="E2E8F0"/>
                <w:bottom w:val="single" w:sz="1" w:space="0" w:color="E2E8F0"/>
                <w:right w:val="single" w:sz="1" w:space="0" w:color="E2E8F0"/>
              </w:tcBorders>
              <w:shd w:val="clear" w:color="auto" w:fill="F7F8FA"/>
              <w:tcMar>
                <w:top w:w="80" w:type="dxa"/>
                <w:left w:w="120" w:type="dxa"/>
                <w:bottom w:w="80" w:type="dxa"/>
                <w:right w:w="120" w:type="dxa"/>
              </w:tcMar>
            </w:tcPr>
            <w:p>
              <w:r>
                <w:rPr>
                  <w:rFonts w:ascii="Arial" w:cs="Arial" w:eastAsia="Arial" w:hAnsi="Arial"/>
                  <w:color w:val="1A1A1A"/>
                  <w:sz w:val="20"/>
                  <w:szCs w:val="20"/>
                </w:rPr>
                <w:t xml:space="preserve">觸發點</w:t>
              </w:r>
            </w:p>
          </w:tc>
          <w:tc>
            <w:tcPr>
              <w:tcW w:w="7020" w:type="dxa"/>
              <w:tcBorders>
                <w:top w:val="single" w:sz="1" w:space="0" w:color="E2E8F0"/>
                <w:left w:val="single" w:sz="1" w:space="0" w:color="E2E8F0"/>
                <w:bottom w:val="single" w:sz="1" w:space="0" w:color="E2E8F0"/>
                <w:right w:val="single" w:sz="1" w:space="0" w:color="E2E8F0"/>
              </w:tcBorders>
              <w:shd w:val="clear" w:color="auto" w:fill="FFFFFF"/>
              <w:tcMar>
                <w:top w:w="80" w:type="dxa"/>
                <w:left w:w="120" w:type="dxa"/>
                <w:bottom w:w="80" w:type="dxa"/>
                <w:right w:w="120" w:type="dxa"/>
              </w:tcMar>
            </w:tcPr>
            <w:p>
              <w:r>
                <w:rPr>
                  <w:rFonts w:ascii="Arial" w:cs="Arial" w:eastAsia="Arial" w:hAnsi="Arial"/>
                  <w:color w:val="333333"/>
                  <w:sz w:val="20"/>
                  <w:szCs w:val="20"/>
                </w:rPr>
                <w:t xml:space="preserve">Nav「+」→ 任一選項（未登入）</w:t>
              </w:r>
            </w:p>
          </w:tc>
        </w:tr>
        <w:tr w:rsidR="00CC3400" w14:paraId="0CC30002" w14:textId="77777777">
          <w:tc>
            <w:tcPr>
              <w:tcW w:w="2340" w:type="dxa"/>
              <w:tcBorders>
                <w:top w:val="single" w:sz="1" w:space="0" w:color="E2E8F0"/>
                <w:left w:val="single" w:sz="1" w:space="0" w:color="E2E8F0"/>
                <w:bottom w:val="single" w:sz="1" w:space="0" w:color="E2E8F0"/>
                <w:right w:val="single" w:sz="1" w:space="0" w:color="E2E8F0"/>
              </w:tcBorders>
              <w:shd w:val="clear" w:color="auto" w:fill="F7F8FA"/>
              <w:tcMar>
                <w:top w:w="80" w:type="dxa"/>
                <w:left w:w="120" w:type="dxa"/>
                <w:bottom w:w="80" w:type="dxa"/>
                <w:right w:w="120" w:type="dxa"/>
              </w:tcMar>
            </w:tcPr>
            <w:p>
              <w:r>
                <w:rPr>
                  <w:rFonts w:ascii="Arial" w:cs="Arial" w:eastAsia="Arial" w:hAnsi="Arial"/>
                  <w:color w:val="1A1A1A"/>
                  <w:sz w:val="20"/>
                  <w:szCs w:val="20"/>
                </w:rPr>
                <w:t xml:space="preserve">行為</w:t>
              </w:r>
            </w:p>
          </w:tc>
          <w:tc>
            <w:tcPr>
              <w:tcW w:w="7020" w:type="dxa"/>
              <w:tcBorders>
                <w:top w:val="single" w:sz="1" w:space="0" w:color="E2E8F0"/>
                <w:left w:val="single" w:sz="1" w:space="0" w:color="E2E8F0"/>
                <w:bottom w:val="single" w:sz="1" w:space="0" w:color="E2E8F0"/>
                <w:right w:val="single" w:sz="1" w:space="0" w:color="E2E8F0"/>
              </w:tcBorders>
              <w:shd w:val="clear" w:color="auto" w:fill="FFFFFF"/>
              <w:tcMar>
                <w:top w:w="80" w:type="dxa"/>
                <w:left w:w="120" w:type="dxa"/>
                <w:bottom w:w="80" w:type="dxa"/>
                <w:right w:w="120" w:type="dxa"/>
              </w:tcMar>
            </w:tcPr>
            <w:p>
              <w:r>
                <w:rPr>
                  <w:rFonts w:ascii="Arial" w:cs="Arial" w:eastAsia="Arial" w:hAnsi="Arial"/>
                  <w:color w:val="333333"/>
                  <w:sz w:val="20"/>
                  <w:szCs w:val="20"/>
                </w:rPr>
                <w:t xml:space="preserve">Auth Modal 彈出，記錄 intent（new_result 或 new_result_for_other）</w:t>
              </w:r>
            </w:p>
          </w:tc>
        </w:tr>
        <w:tr w:rsidR="00CC3400" w14:paraId="0CC30003" w14:textId="77777777">
          <w:tc>
            <w:tcPr>
              <w:tcW w:w="2340" w:type="dxa"/>
              <w:tcBorders>
                <w:top w:val="single" w:sz="1" w:space="0" w:color="E2E8F0"/>
                <w:left w:val="single" w:sz="1" w:space="0" w:color="E2E8F0"/>
                <w:bottom w:val="single" w:sz="1" w:space="0" w:color="E2E8F0"/>
                <w:right w:val="single" w:sz="1" w:space="0" w:color="E2E8F0"/>
              </w:tcBorders>
              <w:shd w:val="clear" w:color="auto" w:fill="F7F8FA"/>
              <w:tcMar>
                <w:top w:w="80" w:type="dxa"/>
                <w:left w:w="120" w:type="dxa"/>
                <w:bottom w:w="80" w:type="dxa"/>
                <w:right w:w="120" w:type="dxa"/>
              </w:tcMar>
            </w:tcPr>
            <w:p>
              <w:r>
                <w:rPr>
                  <w:rFonts w:ascii="Arial" w:cs="Arial" w:eastAsia="Arial" w:hAnsi="Arial"/>
                  <w:color w:val="1A1A1A"/>
                  <w:sz w:val="20"/>
                  <w:szCs w:val="20"/>
                </w:rPr>
                <w:t xml:space="preserve">成功路徑</w:t>
              </w:r>
            </w:p>
          </w:tc>
          <w:tc>
            <w:tcPr>
              <w:tcW w:w="7020" w:type="dxa"/>
              <w:tcBorders>
                <w:top w:val="single" w:sz="1" w:space="0" w:color="E2E8F0"/>
                <w:left w:val="single" w:sz="1" w:space="0" w:color="E2E8F0"/>
                <w:bottom w:val="single" w:sz="1" w:space="0" w:color="E2E8F0"/>
                <w:right w:val="single" w:sz="1" w:space="0" w:color="E2E8F0"/>
              </w:tcBorders>
              <w:shd w:val="clear" w:color="auto" w:fill="FFFFFF"/>
              <w:tcMar>
                <w:top w:w="80" w:type="dxa"/>
                <w:left w:w="120" w:type="dxa"/>
                <w:bottom w:w="80" w:type="dxa"/>
                <w:right w:w="120" w:type="dxa"/>
              </w:tcMar>
            </w:tcPr>
            <w:p>
              <w:r>
                <w:rPr>
                  <w:rFonts w:ascii="Arial" w:cs="Arial" w:eastAsia="Arial" w:hAnsi="Arial"/>
                  <w:color w:val="333333"/>
                  <w:sz w:val="20"/>
                  <w:szCs w:val="20"/>
                </w:rPr>
                <w:t xml:space="preserve">登入成功 → Modal 關閉 → 自動導向對應路徑</w:t>
              </w:r>
            </w:p>
          </w:tc>
        </w:tr>
        <w:tr w:rsidR="00CC3400" w14:paraId="0CC30004" w14:textId="77777777">
          <w:tc>
            <w:tcPr>
              <w:tcW w:w="2340" w:type="dxa"/>
              <w:tcBorders>
                <w:top w:val="single" w:sz="1" w:space="0" w:color="E2E8F0"/>
                <w:left w:val="single" w:sz="1" w:space="0" w:color="E2E8F0"/>
                <w:bottom w:val="single" w:sz="1" w:space="0" w:color="E2E8F0"/>
                <w:right w:val="single" w:sz="1" w:space="0" w:color="E2E8F0"/>
              </w:tcBorders>
              <w:shd w:val="clear" w:color="auto" w:fill="F7F8FA"/>
              <w:tcMar>
                <w:top w:w="80" w:type="dxa"/>
                <w:left w:w="120" w:type="dxa"/>
                <w:bottom w:w="80" w:type="dxa"/>
                <w:right w:w="120" w:type="dxa"/>
              </w:tcMar>
            </w:tcPr>
            <w:p>
              <w:r>
                <w:rPr>
                  <w:rFonts w:ascii="Arial" w:cs="Arial" w:eastAsia="Arial" w:hAnsi="Arial"/>
                  <w:color w:val="1A1A1A"/>
                  <w:sz w:val="20"/>
                  <w:szCs w:val="20"/>
                </w:rPr>
                <w:t xml:space="preserve">取消路徑</w:t>
              </w:r>
            </w:p>
          </w:tc>
          <w:tc>
            <w:tcPr>
              <w:tcW w:w="7020" w:type="dxa"/>
              <w:tcBorders>
                <w:top w:val="single" w:sz="1" w:space="0" w:color="E2E8F0"/>
                <w:left w:val="single" w:sz="1" w:space="0" w:color="E2E8F0"/>
                <w:bottom w:val="single" w:sz="1" w:space="0" w:color="E2E8F0"/>
                <w:right w:val="single" w:sz="1" w:space="0" w:color="E2E8F0"/>
              </w:tcBorders>
              <w:shd w:val="clear" w:color="auto" w:fill="FFFFFF"/>
              <w:tcMar>
                <w:top w:w="80" w:type="dxa"/>
                <w:left w:w="120" w:type="dxa"/>
                <w:bottom w:w="80" w:type="dxa"/>
                <w:right w:w="120" w:type="dxa"/>
              </w:tcMar>
            </w:tcPr>
            <w:p>
              <w:r>
                <w:rPr>
                  <w:rFonts w:ascii="Arial" w:cs="Arial" w:eastAsia="Arial" w:hAnsi="Arial"/>
                  <w:color w:val="333333"/>
                  <w:sz w:val="20"/>
                  <w:szCs w:val="20"/>
                </w:rPr>
                <w:t xml:space="preserve">關閉 Modal → 留在當前頁面</w:t>
              </w:r>
            </w:p>
          </w:tc>
        </w:tr>
      </w:tbl>
      <w:p w14:paraId="0D340011" w14:textId="77777777" w:rsidR="00CC3400" w:rsidRDefault="00000000">
        <w:pPr>
          <w:pStyle w:val="Heading3"/>
          <w:spacing w:before="180"/>
        </w:pPr>
        <w:r>
          <w:rPr>
            <w:color w:val="FF6B3D"/>
          </w:rPr>
          <w:t>US-04　選手新增成績，但賽事不在列表中</w:t>
        </w:r>
      </w:p>
      <w:p>
        <w:pPr>
          <w:spacing w:before="80" w:after="120"/>
        </w:pPr>
        <w:r>
          <w:rPr>
            <w:rFonts w:eastAsia="Arial"/>
            <w:color w:val="1A1A1A"/>
          </w:rPr>
          <w:t xml:space="preserve">身為一位要記錄海外賽事成績的選手，我在賽事選擇步驟找不到想要的賽事。系統提示「找不到賽事？立即新增」，點擊後進入賽事新增表單，填寫完成後自動返回成績表單並帶入剛新增的賽事。</w:t>
        </w:r>
      </w:p>
      <w:tbl>
        <w:tblPr>
          <w:tblW w:w="9360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4A0" w:firstRow="1" w:lastRow="0" w:firstColumn="1" w:lastColumn="0" w:noHBand="0" w:noVBand="1"/>
        </w:tblPr>
        <w:tblGrid>
          <w:gridCol w:w="2340"/>
          <w:gridCol w:w="7020"/>
        </w:tblGrid>
        <w:tr w:rsidR="00CC3400" w14:paraId="0CC30000" w14:textId="77777777">
          <w:tc>
            <w:tcPr>
              <w:tcW w:w="2340" w:type="dxa"/>
              <w:tcBorders>
                <w:top w:val="single" w:sz="1" w:space="0" w:color="060D18"/>
                <w:left w:val="single" w:sz="1" w:space="0" w:color="060D18"/>
                <w:bottom w:val="single" w:sz="1" w:space="0" w:color="060D18"/>
                <w:right w:val="single" w:sz="1" w:space="0" w:color="060D18"/>
              </w:tcBorders>
              <w:shd w:val="clear" w:color="auto" w:fill="060D18"/>
              <w:tcMar>
                <w:top w:w="80" w:type="dxa"/>
                <w:left w:w="120" w:type="dxa"/>
                <w:bottom w:w="80" w:type="dxa"/>
                <w:right w:w="120" w:type="dxa"/>
              </w:tcMar>
            </w:tcPr>
            <w:p>
              <w:r>
                <w:rPr>
                  <w:rFonts w:ascii="Arial" w:cs="Arial" w:eastAsia="Arial" w:hAnsi="Arial"/>
                  <w:color w:val="F0EDE6"/>
                  <w:sz w:val="20"/>
                  <w:szCs w:val="20"/>
                </w:rPr>
                <w:t xml:space="preserve">項目</w:t>
              </w:r>
            </w:p>
          </w:tc>
          <w:tc>
            <w:tcPr>
              <w:tcW w:w="7020" w:type="dxa"/>
              <w:tcBorders>
                <w:top w:val="single" w:sz="1" w:space="0" w:color="060D18"/>
                <w:left w:val="single" w:sz="1" w:space="0" w:color="060D18"/>
                <w:bottom w:val="single" w:sz="1" w:space="0" w:color="060D18"/>
                <w:right w:val="single" w:sz="1" w:space="0" w:color="060D18"/>
              </w:tcBorders>
              <w:shd w:val="clear" w:color="auto" w:fill="0D1526"/>
              <w:tcMar>
                <w:top w:w="80" w:type="dxa"/>
                <w:left w:w="120" w:type="dxa"/>
                <w:bottom w:w="80" w:type="dxa"/>
                <w:right w:w="120" w:type="dxa"/>
              </w:tcMar>
            </w:tcPr>
            <w:p>
              <w:r>
                <w:rPr>
                  <w:rFonts w:ascii="Arial" w:cs="Arial" w:eastAsia="Arial" w:hAnsi="Arial"/>
                  <w:color w:val="F0EDE6"/>
                  <w:sz w:val="20"/>
                  <w:szCs w:val="20"/>
                </w:rPr>
                <w:t xml:space="preserve">內容</w:t>
              </w:r>
            </w:p>
          </w:tc>
        </w:tr>
        <w:tr w:rsidR="00CC3400" w14:paraId="0CC30001" w14:textId="77777777">
          <w:tc>
            <w:tcPr>
              <w:tcW w:w="2340" w:type="dxa"/>
              <w:tcBorders>
                <w:top w:val="single" w:sz="1" w:space="0" w:color="E2E8F0"/>
                <w:left w:val="single" w:sz="1" w:space="0" w:color="E2E8F0"/>
                <w:bottom w:val="single" w:sz="1" w:space="0" w:color="E2E8F0"/>
                <w:right w:val="single" w:sz="1" w:space="0" w:color="E2E8F0"/>
              </w:tcBorders>
              <w:shd w:val="clear" w:color="auto" w:fill="F7F8FA"/>
              <w:tcMar>
                <w:top w:w="80" w:type="dxa"/>
                <w:left w:w="120" w:type="dxa"/>
                <w:bottom w:w="80" w:type="dxa"/>
                <w:right w:w="120" w:type="dxa"/>
              </w:tcMar>
            </w:tcPr>
            <w:p>
              <w:r>
                <w:rPr>
                  <w:rFonts w:ascii="Arial" w:cs="Arial" w:eastAsia="Arial" w:hAnsi="Arial"/>
                  <w:color w:val="1A1A1A"/>
                  <w:sz w:val="20"/>
                  <w:szCs w:val="20"/>
                </w:rPr>
                <w:t xml:space="preserve">觸發點</w:t>
              </w:r>
            </w:p>
          </w:tc>
          <w:tc>
            <w:tcPr>
              <w:tcW w:w="7020" w:type="dxa"/>
              <w:tcBorders>
                <w:top w:val="single" w:sz="1" w:space="0" w:color="E2E8F0"/>
                <w:left w:val="single" w:sz="1" w:space="0" w:color="E2E8F0"/>
                <w:bottom w:val="single" w:sz="1" w:space="0" w:color="E2E8F0"/>
                <w:right w:val="single" w:sz="1" w:space="0" w:color="E2E8F0"/>
              </w:tcBorders>
              <w:shd w:val="clear" w:color="auto" w:fill="FFFFFF"/>
              <w:tcMar>
                <w:top w:w="80" w:type="dxa"/>
                <w:left w:w="120" w:type="dxa"/>
                <w:bottom w:w="80" w:type="dxa"/>
                <w:right w:w="120" w:type="dxa"/>
              </w:tcMar>
            </w:tcPr>
            <w:p>
              <w:r>
                <w:rPr>
                  <w:rFonts w:ascii="Arial" w:cs="Arial" w:eastAsia="Arial" w:hAnsi="Arial"/>
                  <w:color w:val="333333"/>
                  <w:sz w:val="20"/>
                  <w:szCs w:val="20"/>
                </w:rPr>
                <w:t xml:space="preserve">成績表單中「賽事」搜尋無結果</w:t>
              </w:r>
            </w:p>
          </w:tc>
        </w:tr>
        <w:tr w:rsidR="00CC3400" w14:paraId="0CC30002" w14:textId="77777777">
          <w:tc>
            <w:tcPr>
              <w:tcW w:w="2340" w:type="dxa"/>
              <w:tcBorders>
                <w:top w:val="single" w:sz="1" w:space="0" w:color="E2E8F0"/>
                <w:left w:val="single" w:sz="1" w:space="0" w:color="E2E8F0"/>
                <w:bottom w:val="single" w:sz="1" w:space="0" w:color="E2E8F0"/>
                <w:right w:val="single" w:sz="1" w:space="0" w:color="E2E8F0"/>
              </w:tcBorders>
              <w:shd w:val="clear" w:color="auto" w:fill="F7F8FA"/>
              <w:tcMar>
                <w:top w:w="80" w:type="dxa"/>
                <w:left w:w="120" w:type="dxa"/>
                <w:bottom w:w="80" w:type="dxa"/>
                <w:right w:w="120" w:type="dxa"/>
              </w:tcMar>
            </w:tcPr>
            <w:p>
              <w:r>
                <w:rPr>
                  <w:rFonts w:ascii="Arial" w:cs="Arial" w:eastAsia="Arial" w:hAnsi="Arial"/>
                  <w:color w:val="1A1A1A"/>
                  <w:sz w:val="20"/>
                  <w:szCs w:val="20"/>
                </w:rPr>
                <w:t xml:space="preserve">行為</w:t>
              </w:r>
            </w:p>
          </w:tc>
          <w:tc>
            <w:tcPr>
              <w:tcW w:w="7020" w:type="dxa"/>
              <w:tcBorders>
                <w:top w:val="single" w:sz="1" w:space="0" w:color="E2E8F0"/>
                <w:left w:val="single" w:sz="1" w:space="0" w:color="E2E8F0"/>
                <w:bottom w:val="single" w:sz="1" w:space="0" w:color="E2E8F0"/>
                <w:right w:val="single" w:sz="1" w:space="0" w:color="E2E8F0"/>
              </w:tcBorders>
              <w:shd w:val="clear" w:color="auto" w:fill="FFFFFF"/>
              <w:tcMar>
                <w:top w:w="80" w:type="dxa"/>
                <w:left w:w="120" w:type="dxa"/>
                <w:bottom w:w="80" w:type="dxa"/>
                <w:right w:w="120" w:type="dxa"/>
              </w:tcMar>
            </w:tcPr>
            <w:p>
              <w:r>
                <w:rPr>
                  <w:rFonts w:ascii="Arial" w:cs="Arial" w:eastAsia="Arial" w:hAnsi="Arial"/>
                  <w:color w:val="333333"/>
                  <w:sz w:val="20"/>
                  <w:szCs w:val="20"/>
                </w:rPr>
                <w:t xml:space="preserve">顯示「找不到賽事？立即新增」連結，點擊進入 /races/new</w:t>
              </w:r>
            </w:p>
          </w:tc>
        </w:tr>
        <w:tr w:rsidR="00CC3400" w14:paraId="0CC30003" w14:textId="77777777">
          <w:tc>
            <w:tcPr>
              <w:tcW w:w="2340" w:type="dxa"/>
              <w:tcBorders>
                <w:top w:val="single" w:sz="1" w:space="0" w:color="E2E8F0"/>
                <w:left w:val="single" w:sz="1" w:space="0" w:color="E2E8F0"/>
                <w:bottom w:val="single" w:sz="1" w:space="0" w:color="E2E8F0"/>
                <w:right w:val="single" w:sz="1" w:space="0" w:color="E2E8F0"/>
              </w:tcBorders>
              <w:shd w:val="clear" w:color="auto" w:fill="F7F8FA"/>
              <w:tcMar>
                <w:top w:w="80" w:type="dxa"/>
                <w:left w:w="120" w:type="dxa"/>
                <w:bottom w:w="80" w:type="dxa"/>
                <w:right w:w="120" w:type="dxa"/>
              </w:tcMar>
            </w:tcPr>
            <w:p>
              <w:r>
                <w:rPr>
                  <w:rFonts w:ascii="Arial" w:cs="Arial" w:eastAsia="Arial" w:hAnsi="Arial"/>
                  <w:color w:val="1A1A1A"/>
                  <w:sz w:val="20"/>
                  <w:szCs w:val="20"/>
                </w:rPr>
                <w:t xml:space="preserve">返回行為</w:t>
              </w:r>
            </w:p>
          </w:tc>
          <w:tc>
            <w:tcPr>
              <w:tcW w:w="7020" w:type="dxa"/>
              <w:tcBorders>
                <w:top w:val="single" w:sz="1" w:space="0" w:color="E2E8F0"/>
                <w:left w:val="single" w:sz="1" w:space="0" w:color="E2E8F0"/>
                <w:bottom w:val="single" w:sz="1" w:space="0" w:color="E2E8F0"/>
                <w:right w:val="single" w:sz="1" w:space="0" w:color="E2E8F0"/>
              </w:tcBorders>
              <w:shd w:val="clear" w:color="auto" w:fill="FFFFFF"/>
              <w:tcMar>
                <w:top w:w="80" w:type="dxa"/>
                <w:left w:w="120" w:type="dxa"/>
                <w:bottom w:w="80" w:type="dxa"/>
                <w:right w:w="120" w:type="dxa"/>
              </w:tcMar>
            </w:tcPr>
            <w:p>
              <w:r>
                <w:rPr>
                  <w:rFonts w:ascii="Arial" w:cs="Arial" w:eastAsia="Arial" w:hAnsi="Arial"/>
                  <w:color w:val="333333"/>
                  <w:sz w:val="20"/>
                  <w:szCs w:val="20"/>
                </w:rPr>
                <w:t xml:space="preserve">賽事建立完成後自動導回 /records/new 並帶入 race_id</w:t>
              </w:r>
            </w:p>
          </w:tc>
        </w:tr>
        <w:tr w:rsidR="00CC3400" w14:paraId="0CC30004" w14:textId="77777777">
          <w:tc>
            <w:tcPr>
              <w:tcW w:w="2340" w:type="dxa"/>
              <w:tcBorders>
                <w:top w:val="single" w:sz="1" w:space="0" w:color="E2E8F0"/>
                <w:left w:val="single" w:sz="1" w:space="0" w:color="E2E8F0"/>
                <w:bottom w:val="single" w:sz="1" w:space="0" w:color="E2E8F0"/>
                <w:right w:val="single" w:sz="1" w:space="0" w:color="E2E8F0"/>
              </w:tcBorders>
              <w:shd w:val="clear" w:color="auto" w:fill="F7F8FA"/>
              <w:tcMar>
                <w:top w:w="80" w:type="dxa"/>
                <w:left w:w="120" w:type="dxa"/>
                <w:bottom w:w="80" w:type="dxa"/>
                <w:right w:w="120" w:type="dxa"/>
              </w:tcMar>
            </w:tcPr>
            <w:p>
              <w:r>
                <w:rPr>
                  <w:rFonts w:ascii="Arial" w:cs="Arial" w:eastAsia="Arial" w:hAnsi="Arial"/>
                  <w:color w:val="1A1A1A"/>
                  <w:sz w:val="20"/>
                  <w:szCs w:val="20"/>
                </w:rPr>
                <w:t xml:space="preserve">賽事審核</w:t>
              </w:r>
            </w:p>
          </w:tc>
          <w:tc>
            <w:tcPr>
              <w:tcW w:w="7020" w:type="dxa"/>
              <w:tcBorders>
                <w:top w:val="single" w:sz="1" w:space="0" w:color="E2E8F0"/>
                <w:left w:val="single" w:sz="1" w:space="0" w:color="E2E8F0"/>
                <w:bottom w:val="single" w:sz="1" w:space="0" w:color="E2E8F0"/>
                <w:right w:val="single" w:sz="1" w:space="0" w:color="E2E8F0"/>
              </w:tcBorders>
              <w:shd w:val="clear" w:color="auto" w:fill="FFFFFF"/>
              <w:tcMar>
                <w:top w:w="80" w:type="dxa"/>
                <w:left w:w="120" w:type="dxa"/>
                <w:bottom w:w="80" w:type="dxa"/>
                <w:right w:w="120" w:type="dxa"/>
              </w:tcMar>
            </w:tcPr>
            <w:p>
              <w:r>
                <w:rPr>
                  <w:rFonts w:ascii="Arial" w:cs="Arial" w:eastAsia="Arial" w:hAnsi="Arial"/>
                  <w:color w:val="333333"/>
                  <w:sz w:val="20"/>
                  <w:szCs w:val="20"/>
                </w:rPr>
                <w:t xml:space="preserve">依第 35 章規則，首次新增賽事的用戶進入待審流程，賽事樂觀顯示</w:t>
              </w:r>
            </w:p>
          </w:tc>
        </w:tr>
      </w:tbl>
      <w:p w14:paraId="0D340012" w14:textId="77777777" w:rsidR="00CC3400" w:rsidRDefault="00000000">
        <w:pPr>
          <w:pStyle w:val="Heading3"/>
          <w:spacing w:before="180"/>
        </w:pPr>
        <w:r>
          <w:rPr>
            <w:color w:val="FF6B3D"/>
          </w:rPr>
          <w:t>US-05　幫朋友新增後，通知對方認領</w:t>
        </w:r>
      </w:p>
      <w:p>
        <w:pPr>
          <w:spacing w:before="80" w:after="120"/>
        </w:pPr>
        <w:r>
          <w:rPr>
            <w:rFonts w:eastAsia="Arial"/>
            <w:color w:val="1A1A1A"/>
          </w:rPr>
          <w:t xml:space="preserve">身為一位幫練友建立未認領成績的選手，我希望送出後系統提供一個可以直接傳給對方的分享連結或文字，讓他點擊連結就能找到這筆成績並完成認領，不需要自己去未認領列表慢慢搜尋。</w:t>
        </w:r>
      </w:p>
      <w:tbl>
        <w:tblPr>
          <w:tblW w:w="9360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4A0" w:firstRow="1" w:lastRow="0" w:firstColumn="1" w:lastColumn="0" w:noHBand="0" w:noVBand="1"/>
        </w:tblPr>
        <w:tblGrid>
          <w:gridCol w:w="2340"/>
          <w:gridCol w:w="7020"/>
        </w:tblGrid>
        <w:tr w:rsidR="00CC3400" w14:paraId="0CC30000" w14:textId="77777777">
          <w:tc>
            <w:tcPr>
              <w:tcW w:w="2340" w:type="dxa"/>
              <w:tcBorders>
                <w:top w:val="single" w:sz="1" w:space="0" w:color="060D18"/>
                <w:left w:val="single" w:sz="1" w:space="0" w:color="060D18"/>
                <w:bottom w:val="single" w:sz="1" w:space="0" w:color="060D18"/>
                <w:right w:val="single" w:sz="1" w:space="0" w:color="060D18"/>
              </w:tcBorders>
              <w:shd w:val="clear" w:color="auto" w:fill="060D18"/>
              <w:tcMar>
                <w:top w:w="80" w:type="dxa"/>
                <w:left w:w="120" w:type="dxa"/>
                <w:bottom w:w="80" w:type="dxa"/>
                <w:right w:w="120" w:type="dxa"/>
              </w:tcMar>
            </w:tcPr>
            <w:p>
              <w:r>
                <w:rPr>
                  <w:rFonts w:ascii="Arial" w:cs="Arial" w:eastAsia="Arial" w:hAnsi="Arial"/>
                  <w:color w:val="F0EDE6"/>
                  <w:sz w:val="20"/>
                  <w:szCs w:val="20"/>
                </w:rPr>
                <w:t xml:space="preserve">項目</w:t>
              </w:r>
            </w:p>
          </w:tc>
          <w:tc>
            <w:tcPr>
              <w:tcW w:w="7020" w:type="dxa"/>
              <w:tcBorders>
                <w:top w:val="single" w:sz="1" w:space="0" w:color="060D18"/>
                <w:left w:val="single" w:sz="1" w:space="0" w:color="060D18"/>
                <w:bottom w:val="single" w:sz="1" w:space="0" w:color="060D18"/>
                <w:right w:val="single" w:sz="1" w:space="0" w:color="060D18"/>
              </w:tcBorders>
              <w:shd w:val="clear" w:color="auto" w:fill="0D1526"/>
              <w:tcMar>
                <w:top w:w="80" w:type="dxa"/>
                <w:left w:w="120" w:type="dxa"/>
                <w:bottom w:w="80" w:type="dxa"/>
                <w:right w:w="120" w:type="dxa"/>
              </w:tcMar>
            </w:tcPr>
            <w:p>
              <w:r>
                <w:rPr>
                  <w:rFonts w:ascii="Arial" w:cs="Arial" w:eastAsia="Arial" w:hAnsi="Arial"/>
                  <w:color w:val="F0EDE6"/>
                  <w:sz w:val="20"/>
                  <w:szCs w:val="20"/>
                </w:rPr>
                <w:t xml:space="preserve">內容</w:t>
              </w:r>
            </w:p>
          </w:tc>
        </w:tr>
        <w:tr w:rsidR="00CC3400" w14:paraId="0CC30001" w14:textId="77777777">
          <w:tc>
            <w:tcPr>
              <w:tcW w:w="2340" w:type="dxa"/>
              <w:tcBorders>
                <w:top w:val="single" w:sz="1" w:space="0" w:color="E2E8F0"/>
                <w:left w:val="single" w:sz="1" w:space="0" w:color="E2E8F0"/>
                <w:bottom w:val="single" w:sz="1" w:space="0" w:color="E2E8F0"/>
                <w:right w:val="single" w:sz="1" w:space="0" w:color="E2E8F0"/>
              </w:tcBorders>
              <w:shd w:val="clear" w:color="auto" w:fill="F7F8FA"/>
              <w:tcMar>
                <w:top w:w="80" w:type="dxa"/>
                <w:left w:w="120" w:type="dxa"/>
                <w:bottom w:w="80" w:type="dxa"/>
                <w:right w:w="120" w:type="dxa"/>
              </w:tcMar>
            </w:tcPr>
            <w:p>
              <w:r>
                <w:rPr>
                  <w:rFonts w:ascii="Arial" w:cs="Arial" w:eastAsia="Arial" w:hAnsi="Arial"/>
                  <w:color w:val="1A1A1A"/>
                  <w:sz w:val="20"/>
                  <w:szCs w:val="20"/>
                </w:rPr>
                <w:t xml:space="preserve">觸發點</w:t>
              </w:r>
            </w:p>
          </w:tc>
          <w:tc>
            <w:tcPr>
              <w:tcW w:w="7020" w:type="dxa"/>
              <w:tcBorders>
                <w:top w:val="single" w:sz="1" w:space="0" w:color="E2E8F0"/>
                <w:left w:val="single" w:sz="1" w:space="0" w:color="E2E8F0"/>
                <w:bottom w:val="single" w:sz="1" w:space="0" w:color="E2E8F0"/>
                <w:right w:val="single" w:sz="1" w:space="0" w:color="E2E8F0"/>
              </w:tcBorders>
              <w:shd w:val="clear" w:color="auto" w:fill="FFFFFF"/>
              <w:tcMar>
                <w:top w:w="80" w:type="dxa"/>
                <w:left w:w="120" w:type="dxa"/>
                <w:bottom w:w="80" w:type="dxa"/>
                <w:right w:w="120" w:type="dxa"/>
              </w:tcMar>
            </w:tcPr>
            <w:p>
              <w:r>
                <w:rPr>
                  <w:rFonts w:ascii="Arial" w:cs="Arial" w:eastAsia="Arial" w:hAnsi="Arial"/>
                  <w:color w:val="333333"/>
                  <w:sz w:val="20"/>
                  <w:szCs w:val="20"/>
                </w:rPr>
                <w:t xml:space="preserve">幫朋友新增成績送出成功後</w:t>
              </w:r>
            </w:p>
          </w:tc>
        </w:tr>
        <w:tr w:rsidR="00CC3400" w14:paraId="0CC30002" w14:textId="77777777">
          <w:tc>
            <w:tcPr>
              <w:tcW w:w="2340" w:type="dxa"/>
              <w:tcBorders>
                <w:top w:val="single" w:sz="1" w:space="0" w:color="E2E8F0"/>
                <w:left w:val="single" w:sz="1" w:space="0" w:color="E2E8F0"/>
                <w:bottom w:val="single" w:sz="1" w:space="0" w:color="E2E8F0"/>
                <w:right w:val="single" w:sz="1" w:space="0" w:color="E2E8F0"/>
              </w:tcBorders>
              <w:shd w:val="clear" w:color="auto" w:fill="F7F8FA"/>
              <w:tcMar>
                <w:top w:w="80" w:type="dxa"/>
                <w:left w:w="120" w:type="dxa"/>
                <w:bottom w:w="80" w:type="dxa"/>
                <w:right w:w="120" w:type="dxa"/>
              </w:tcMar>
            </w:tcPr>
            <w:p>
              <w:r>
                <w:rPr>
                  <w:rFonts w:ascii="Arial" w:cs="Arial" w:eastAsia="Arial" w:hAnsi="Arial"/>
                  <w:color w:val="1A1A1A"/>
                  <w:sz w:val="20"/>
                  <w:szCs w:val="20"/>
                </w:rPr>
                <w:t xml:space="preserve">系統行為</w:t>
              </w:r>
            </w:p>
          </w:tc>
          <w:tc>
            <w:tcPr>
              <w:tcW w:w="7020" w:type="dxa"/>
              <w:tcBorders>
                <w:top w:val="single" w:sz="1" w:space="0" w:color="E2E8F0"/>
                <w:left w:val="single" w:sz="1" w:space="0" w:color="E2E8F0"/>
                <w:bottom w:val="single" w:sz="1" w:space="0" w:color="E2E8F0"/>
                <w:right w:val="single" w:sz="1" w:space="0" w:color="E2E8F0"/>
              </w:tcBorders>
              <w:shd w:val="clear" w:color="auto" w:fill="FFFFFF"/>
              <w:tcMar>
                <w:top w:w="80" w:type="dxa"/>
                <w:left w:w="120" w:type="dxa"/>
                <w:bottom w:w="80" w:type="dxa"/>
                <w:right w:w="120" w:type="dxa"/>
              </w:tcMar>
            </w:tcPr>
            <w:p>
              <w:r>
                <w:rPr>
                  <w:rFonts w:ascii="Arial" w:cs="Arial" w:eastAsia="Arial" w:hAnsi="Arial"/>
                  <w:color w:val="333333"/>
                  <w:sz w:val="20"/>
                  <w:szCs w:val="20"/>
                </w:rPr>
                <w:t xml:space="preserve">顯示確認畫面，包含：成績摘要、直連 URL（/results/:id）、分享按鈕（Web Share API）</w:t>
              </w:r>
            </w:p>
          </w:tc>
        </w:tr>
        <w:tr w:rsidR="00CC3400" w14:paraId="0CC30003" w14:textId="77777777">
          <w:tc>
            <w:tcPr>
              <w:tcW w:w="2340" w:type="dxa"/>
              <w:tcBorders>
                <w:top w:val="single" w:sz="1" w:space="0" w:color="E2E8F0"/>
                <w:left w:val="single" w:sz="1" w:space="0" w:color="E2E8F0"/>
                <w:bottom w:val="single" w:sz="1" w:space="0" w:color="E2E8F0"/>
                <w:right w:val="single" w:sz="1" w:space="0" w:color="E2E8F0"/>
              </w:tcBorders>
              <w:shd w:val="clear" w:color="auto" w:fill="F7F8FA"/>
              <w:tcMar>
                <w:top w:w="80" w:type="dxa"/>
                <w:left w:w="120" w:type="dxa"/>
                <w:bottom w:w="80" w:type="dxa"/>
                <w:right w:w="120" w:type="dxa"/>
              </w:tcMar>
            </w:tcPr>
            <w:p>
              <w:r>
                <w:rPr>
                  <w:rFonts w:ascii="Arial" w:cs="Arial" w:eastAsia="Arial" w:hAnsi="Arial"/>
                  <w:color w:val="1A1A1A"/>
                  <w:sz w:val="20"/>
                  <w:szCs w:val="20"/>
                </w:rPr>
                <w:t xml:space="preserve">分享文字</w:t>
              </w:r>
            </w:p>
          </w:tc>
          <w:tc>
            <w:tcPr>
              <w:tcW w:w="7020" w:type="dxa"/>
              <w:tcBorders>
                <w:top w:val="single" w:sz="1" w:space="0" w:color="E2E8F0"/>
                <w:left w:val="single" w:sz="1" w:space="0" w:color="E2E8F0"/>
                <w:bottom w:val="single" w:sz="1" w:space="0" w:color="E2E8F0"/>
                <w:right w:val="single" w:sz="1" w:space="0" w:color="E2E8F0"/>
              </w:tcBorders>
              <w:shd w:val="clear" w:color="auto" w:fill="FFFFFF"/>
              <w:tcMar>
                <w:top w:w="80" w:type="dxa"/>
                <w:left w:w="120" w:type="dxa"/>
                <w:bottom w:w="80" w:type="dxa"/>
                <w:right w:w="120" w:type="dxa"/>
              </w:tcMar>
            </w:tcPr>
            <w:p>
              <w:r>
                <w:rPr>
                  <w:rFonts w:ascii="Arial" w:cs="Arial" w:eastAsia="Arial" w:hAnsi="Arial"/>
                  <w:color w:val="333333"/>
                  <w:sz w:val="20"/>
                  <w:szCs w:val="20"/>
                </w:rPr>
                <w:t xml:space="preserve">「我幫你記錄了一筆成績，快來認領！→ [URL]」</w:t>
              </w:r>
            </w:p>
          </w:tc>
        </w:tr>
        <w:tr w:rsidR="00CC3400" w14:paraId="0CC30004" w14:textId="77777777">
          <w:tc>
            <w:tcPr>
              <w:tcW w:w="2340" w:type="dxa"/>
              <w:tcBorders>
                <w:top w:val="single" w:sz="1" w:space="0" w:color="E2E8F0"/>
                <w:left w:val="single" w:sz="1" w:space="0" w:color="E2E8F0"/>
                <w:bottom w:val="single" w:sz="1" w:space="0" w:color="E2E8F0"/>
                <w:right w:val="single" w:sz="1" w:space="0" w:color="E2E8F0"/>
              </w:tcBorders>
              <w:shd w:val="clear" w:color="auto" w:fill="F7F8FA"/>
              <w:tcMar>
                <w:top w:w="80" w:type="dxa"/>
                <w:left w:w="120" w:type="dxa"/>
                <w:bottom w:w="80" w:type="dxa"/>
                <w:right w:w="120" w:type="dxa"/>
              </w:tcMar>
            </w:tcPr>
            <w:p>
              <w:r>
                <w:rPr>
                  <w:rFonts w:ascii="Arial" w:cs="Arial" w:eastAsia="Arial" w:hAnsi="Arial"/>
                  <w:color w:val="1A1A1A"/>
                  <w:sz w:val="20"/>
                  <w:szCs w:val="20"/>
                </w:rPr>
                <w:t xml:space="preserve">連結有效性</w:t>
              </w:r>
            </w:p>
          </w:tc>
          <w:tc>
            <w:tcPr>
              <w:tcW w:w="7020" w:type="dxa"/>
              <w:tcBorders>
                <w:top w:val="single" w:sz="1" w:space="0" w:color="E2E8F0"/>
                <w:left w:val="single" w:sz="1" w:space="0" w:color="E2E8F0"/>
                <w:bottom w:val="single" w:sz="1" w:space="0" w:color="E2E8F0"/>
                <w:right w:val="single" w:sz="1" w:space="0" w:color="E2E8F0"/>
              </w:tcBorders>
              <w:shd w:val="clear" w:color="auto" w:fill="FFFFFF"/>
              <w:tcMar>
                <w:top w:w="80" w:type="dxa"/>
                <w:left w:w="120" w:type="dxa"/>
                <w:bottom w:w="80" w:type="dxa"/>
                <w:right w:w="120" w:type="dxa"/>
              </w:tcMar>
            </w:tcPr>
            <w:p>
              <w:r>
                <w:rPr>
                  <w:rFonts w:ascii="Arial" w:cs="Arial" w:eastAsia="Arial" w:hAnsi="Arial"/>
                  <w:color w:val="333333"/>
                  <w:sz w:val="20"/>
                  <w:szCs w:val="20"/>
                </w:rPr>
                <w:t xml:space="preserve">永久有效，只要成績存在且 claim_status 為 unclaimed</w:t>
              </w:r>
            </w:p>
          </w:tc>
        </w:tr>
      </w:tbl>
      <w:p w14:paraId="0D340013" w14:textId="77777777" w:rsidR="00CC3400" w:rsidRDefault="00000000">
        <w:pPr>
          <w:pStyle w:val="Heading3"/>
          <w:spacing w:before="180"/>
        </w:pPr>
        <w:r>
          <w:rPr>
            <w:color w:val="FF6B3D"/>
          </w:rPr>
          <w:t>US-06　選手在「我的紀錄」頁快速新增</w:t>
        </w:r>
      </w:p>
      <w:p>
        <w:pPr>
          <w:spacing w:before="80" w:after="120"/>
        </w:pPr>
        <w:r>
          <w:rPr>
            <w:rFonts w:eastAsia="Arial"/>
            <w:color w:val="1A1A1A"/>
          </w:rPr>
          <w:t xml:space="preserve">身為一位已在「我的紀錄」頁面的選手，我希望在這個頁面就能直接新增成績，不需要返回首頁點擊 Nav 的「+」按鈕，讓操作動線更流暢。</w:t>
        </w:r>
      </w:p>
      <w:tbl>
        <w:tblPr>
          <w:tblW w:w="9360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4A0" w:firstRow="1" w:lastRow="0" w:firstColumn="1" w:lastColumn="0" w:noHBand="0" w:noVBand="1"/>
        </w:tblPr>
        <w:tblGrid>
          <w:gridCol w:w="2340"/>
          <w:gridCol w:w="7020"/>
        </w:tblGrid>
        <w:tr w:rsidR="00CC3400" w14:paraId="0CC30000" w14:textId="77777777">
          <w:tc>
            <w:tcPr>
              <w:tcW w:w="2340" w:type="dxa"/>
              <w:tcBorders>
                <w:top w:val="single" w:sz="1" w:space="0" w:color="060D18"/>
                <w:left w:val="single" w:sz="1" w:space="0" w:color="060D18"/>
                <w:bottom w:val="single" w:sz="1" w:space="0" w:color="060D18"/>
                <w:right w:val="single" w:sz="1" w:space="0" w:color="060D18"/>
              </w:tcBorders>
              <w:shd w:val="clear" w:color="auto" w:fill="060D18"/>
              <w:tcMar>
                <w:top w:w="80" w:type="dxa"/>
                <w:left w:w="120" w:type="dxa"/>
                <w:bottom w:w="80" w:type="dxa"/>
                <w:right w:w="120" w:type="dxa"/>
              </w:tcMar>
            </w:tcPr>
            <w:p>
              <w:r>
                <w:rPr>
                  <w:rFonts w:ascii="Arial" w:cs="Arial" w:eastAsia="Arial" w:hAnsi="Arial"/>
                  <w:color w:val="F0EDE6"/>
                  <w:sz w:val="20"/>
                  <w:szCs w:val="20"/>
                </w:rPr>
                <w:t xml:space="preserve">項目</w:t>
              </w:r>
            </w:p>
          </w:tc>
          <w:tc>
            <w:tcPr>
              <w:tcW w:w="7020" w:type="dxa"/>
              <w:tcBorders>
                <w:top w:val="single" w:sz="1" w:space="0" w:color="060D18"/>
                <w:left w:val="single" w:sz="1" w:space="0" w:color="060D18"/>
                <w:bottom w:val="single" w:sz="1" w:space="0" w:color="060D18"/>
                <w:right w:val="single" w:sz="1" w:space="0" w:color="060D18"/>
              </w:tcBorders>
              <w:shd w:val="clear" w:color="auto" w:fill="0D1526"/>
              <w:tcMar>
                <w:top w:w="80" w:type="dxa"/>
                <w:left w:w="120" w:type="dxa"/>
                <w:bottom w:w="80" w:type="dxa"/>
                <w:right w:w="120" w:type="dxa"/>
              </w:tcMar>
            </w:tcPr>
            <w:p>
              <w:r>
                <w:rPr>
                  <w:rFonts w:ascii="Arial" w:cs="Arial" w:eastAsia="Arial" w:hAnsi="Arial"/>
                  <w:color w:val="F0EDE6"/>
                  <w:sz w:val="20"/>
                  <w:szCs w:val="20"/>
                </w:rPr>
                <w:t xml:space="preserve">內容</w:t>
              </w:r>
            </w:p>
          </w:tc>
        </w:tr>
        <w:tr w:rsidR="00CC3400" w14:paraId="0CC30001" w14:textId="77777777">
          <w:tc>
            <w:tcPr>
              <w:tcW w:w="2340" w:type="dxa"/>
              <w:tcBorders>
                <w:top w:val="single" w:sz="1" w:space="0" w:color="E2E8F0"/>
                <w:left w:val="single" w:sz="1" w:space="0" w:color="E2E8F0"/>
                <w:bottom w:val="single" w:sz="1" w:space="0" w:color="E2E8F0"/>
                <w:right w:val="single" w:sz="1" w:space="0" w:color="E2E8F0"/>
              </w:tcBorders>
              <w:shd w:val="clear" w:color="auto" w:fill="F7F8FA"/>
              <w:tcMar>
                <w:top w:w="80" w:type="dxa"/>
                <w:left w:w="120" w:type="dxa"/>
                <w:bottom w:w="80" w:type="dxa"/>
                <w:right w:w="120" w:type="dxa"/>
              </w:tcMar>
            </w:tcPr>
            <w:p>
              <w:r>
                <w:rPr>
                  <w:rFonts w:ascii="Arial" w:cs="Arial" w:eastAsia="Arial" w:hAnsi="Arial"/>
                  <w:color w:val="1A1A1A"/>
                  <w:sz w:val="20"/>
                  <w:szCs w:val="20"/>
                </w:rPr>
                <w:t xml:space="preserve">觸發點</w:t>
              </w:r>
            </w:p>
          </w:tc>
          <w:tc>
            <w:tcPr>
              <w:tcW w:w="7020" w:type="dxa"/>
              <w:tcBorders>
                <w:top w:val="single" w:sz="1" w:space="0" w:color="E2E8F0"/>
                <w:left w:val="single" w:sz="1" w:space="0" w:color="E2E8F0"/>
                <w:bottom w:val="single" w:sz="1" w:space="0" w:color="E2E8F0"/>
                <w:right w:val="single" w:sz="1" w:space="0" w:color="E2E8F0"/>
              </w:tcBorders>
              <w:shd w:val="clear" w:color="auto" w:fill="FFFFFF"/>
              <w:tcMar>
                <w:top w:w="80" w:type="dxa"/>
                <w:left w:w="120" w:type="dxa"/>
                <w:bottom w:w="80" w:type="dxa"/>
                <w:right w:w="120" w:type="dxa"/>
              </w:tcMar>
            </w:tcPr>
            <w:p>
              <w:r>
                <w:rPr>
                  <w:rFonts w:ascii="Arial" w:cs="Arial" w:eastAsia="Arial" w:hAnsi="Arial"/>
                  <w:color w:val="333333"/>
                  <w:sz w:val="20"/>
                  <w:szCs w:val="20"/>
                </w:rPr>
                <w:t xml:space="preserve">/my/results 頁面右上角「+ 新增成績」按鈕</w:t>
              </w:r>
            </w:p>
          </w:tc>
        </w:tr>
        <w:tr w:rsidR="00CC3400" w14:paraId="0CC30002" w14:textId="77777777">
          <w:tc>
            <w:tcPr>
              <w:tcW w:w="2340" w:type="dxa"/>
              <w:tcBorders>
                <w:top w:val="single" w:sz="1" w:space="0" w:color="E2E8F0"/>
                <w:left w:val="single" w:sz="1" w:space="0" w:color="E2E8F0"/>
                <w:bottom w:val="single" w:sz="1" w:space="0" w:color="E2E8F0"/>
                <w:right w:val="single" w:sz="1" w:space="0" w:color="E2E8F0"/>
              </w:tcBorders>
              <w:shd w:val="clear" w:color="auto" w:fill="F7F8FA"/>
              <w:tcMar>
                <w:top w:w="80" w:type="dxa"/>
                <w:left w:w="120" w:type="dxa"/>
                <w:bottom w:w="80" w:type="dxa"/>
                <w:right w:w="120" w:type="dxa"/>
              </w:tcMar>
            </w:tcPr>
            <w:p>
              <w:r>
                <w:rPr>
                  <w:rFonts w:ascii="Arial" w:cs="Arial" w:eastAsia="Arial" w:hAnsi="Arial"/>
                  <w:color w:val="1A1A1A"/>
                  <w:sz w:val="20"/>
                  <w:szCs w:val="20"/>
                </w:rPr>
                <w:t xml:space="preserve">行為</w:t>
              </w:r>
            </w:p>
          </w:tc>
          <w:tc>
            <w:tcPr>
              <w:tcW w:w="7020" w:type="dxa"/>
              <w:tcBorders>
                <w:top w:val="single" w:sz="1" w:space="0" w:color="E2E8F0"/>
                <w:left w:val="single" w:sz="1" w:space="0" w:color="E2E8F0"/>
                <w:bottom w:val="single" w:sz="1" w:space="0" w:color="E2E8F0"/>
                <w:right w:val="single" w:sz="1" w:space="0" w:color="E2E8F0"/>
              </w:tcBorders>
              <w:shd w:val="clear" w:color="auto" w:fill="FFFFFF"/>
              <w:tcMar>
                <w:top w:w="80" w:type="dxa"/>
                <w:left w:w="120" w:type="dxa"/>
                <w:bottom w:w="80" w:type="dxa"/>
                <w:right w:w="120" w:type="dxa"/>
              </w:tcMar>
            </w:tcPr>
            <w:p>
              <w:r>
                <w:rPr>
                  <w:rFonts w:ascii="Arial" w:cs="Arial" w:eastAsia="Arial" w:hAnsi="Arial"/>
                  <w:color w:val="333333"/>
                  <w:sz w:val="20"/>
                  <w:szCs w:val="20"/>
                </w:rPr>
                <w:t xml:space="preserve">展開相同的兩個選項下拉選單</w:t>
              </w:r>
            </w:p>
          </w:tc>
        </w:tr>
        <w:tr w:rsidR="00CC3400" w14:paraId="0CC30003" w14:textId="77777777">
          <w:tc>
            <w:tcPr>
              <w:tcW w:w="2340" w:type="dxa"/>
              <w:tcBorders>
                <w:top w:val="single" w:sz="1" w:space="0" w:color="E2E8F0"/>
                <w:left w:val="single" w:sz="1" w:space="0" w:color="E2E8F0"/>
                <w:bottom w:val="single" w:sz="1" w:space="0" w:color="E2E8F0"/>
                <w:right w:val="single" w:sz="1" w:space="0" w:color="E2E8F0"/>
              </w:tcBorders>
              <w:shd w:val="clear" w:color="auto" w:fill="F7F8FA"/>
              <w:tcMar>
                <w:top w:w="80" w:type="dxa"/>
                <w:left w:w="120" w:type="dxa"/>
                <w:bottom w:w="80" w:type="dxa"/>
                <w:right w:w="120" w:type="dxa"/>
              </w:tcMar>
            </w:tcPr>
            <w:p>
              <w:r>
                <w:rPr>
                  <w:rFonts w:ascii="Arial" w:cs="Arial" w:eastAsia="Arial" w:hAnsi="Arial"/>
                  <w:color w:val="1A1A1A"/>
                  <w:sz w:val="20"/>
                  <w:szCs w:val="20"/>
                </w:rPr>
                <w:t xml:space="preserve">導向</w:t>
              </w:r>
            </w:p>
          </w:tc>
          <w:tc>
            <w:tcPr>
              <w:tcW w:w="7020" w:type="dxa"/>
              <w:tcBorders>
                <w:top w:val="single" w:sz="1" w:space="0" w:color="E2E8F0"/>
                <w:left w:val="single" w:sz="1" w:space="0" w:color="E2E8F0"/>
                <w:bottom w:val="single" w:sz="1" w:space="0" w:color="E2E8F0"/>
                <w:right w:val="single" w:sz="1" w:space="0" w:color="E2E8F0"/>
              </w:tcBorders>
              <w:shd w:val="clear" w:color="auto" w:fill="FFFFFF"/>
              <w:tcMar>
                <w:top w:w="80" w:type="dxa"/>
                <w:left w:w="120" w:type="dxa"/>
                <w:bottom w:w="80" w:type="dxa"/>
                <w:right w:w="120" w:type="dxa"/>
              </w:tcMar>
            </w:tcPr>
            <w:p>
              <w:r>
                <w:rPr>
                  <w:rFonts w:ascii="Arial" w:cs="Arial" w:eastAsia="Arial" w:hAnsi="Arial"/>
                  <w:color w:val="333333"/>
                  <w:sz w:val="20"/>
                  <w:szCs w:val="20"/>
                </w:rPr>
                <w:t xml:space="preserve">與 Nav「+」相同，分別導向 /records/new 和 /records/new?for=other</w:t>
              </w:r>
            </w:p>
          </w:tc>
        </w:tr>
      </w:tbl>
      <w:p w14:paraId="0D340014" w14:textId="77777777" w:rsidR="00CC3400" w:rsidRDefault="00000000">
        <w:pPr>
          <w:pStyle w:val="Heading3"/>
          <w:spacing w:before="180"/>
        </w:pPr>
        <w:r>
          <w:rPr>
            <w:color w:val="FF6B3D"/>
          </w:rPr>
          <w:t>US-07　新增賽事入口（賽事列表頁）</w:t>
        </w:r>
      </w:p>
      <w:p>
        <w:pPr>
          <w:spacing w:before="80" w:after="120"/>
        </w:pPr>
        <w:r>
          <w:rPr>
            <w:rFonts w:eastAsia="Arial"/>
            <w:color w:val="1A1A1A"/>
          </w:rPr>
          <w:t xml:space="preserve">身為一位發現平台缺少某場賽事的選手，我在瀏覽賽事頁面（/races）時看到「新增賽事」按鈕，點擊後進入賽事新增表單，填寫賽事基本資料（名稱、舉辦地點、日期、距離）後送出，賽事立即出現在列表中等待助手審核。</w:t>
        </w:r>
      </w:p>
      <w:tbl>
        <w:tblPr>
          <w:tblW w:w="9360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4A0" w:firstRow="1" w:lastRow="0" w:firstColumn="1" w:lastColumn="0" w:noHBand="0" w:noVBand="1"/>
        </w:tblPr>
        <w:tblGrid>
          <w:gridCol w:w="2340"/>
          <w:gridCol w:w="7020"/>
        </w:tblGrid>
        <w:tr w:rsidR="00CC3400" w14:paraId="0CC30000" w14:textId="77777777">
          <w:tc>
            <w:tcPr>
              <w:tcW w:w="2340" w:type="dxa"/>
              <w:tcBorders>
                <w:top w:val="single" w:sz="1" w:space="0" w:color="060D18"/>
                <w:left w:val="single" w:sz="1" w:space="0" w:color="060D18"/>
                <w:bottom w:val="single" w:sz="1" w:space="0" w:color="060D18"/>
                <w:right w:val="single" w:sz="1" w:space="0" w:color="060D18"/>
              </w:tcBorders>
              <w:shd w:val="clear" w:color="auto" w:fill="060D18"/>
              <w:tcMar>
                <w:top w:w="80" w:type="dxa"/>
                <w:left w:w="120" w:type="dxa"/>
                <w:bottom w:w="80" w:type="dxa"/>
                <w:right w:w="120" w:type="dxa"/>
              </w:tcMar>
            </w:tcPr>
            <w:p>
              <w:r>
                <w:rPr>
                  <w:rFonts w:ascii="Arial" w:cs="Arial" w:eastAsia="Arial" w:hAnsi="Arial"/>
                  <w:color w:val="F0EDE6"/>
                  <w:sz w:val="20"/>
                  <w:szCs w:val="20"/>
                </w:rPr>
                <w:t xml:space="preserve">項目</w:t>
              </w:r>
            </w:p>
          </w:tc>
          <w:tc>
            <w:tcPr>
              <w:tcW w:w="7020" w:type="dxa"/>
              <w:tcBorders>
                <w:top w:val="single" w:sz="1" w:space="0" w:color="060D18"/>
                <w:left w:val="single" w:sz="1" w:space="0" w:color="060D18"/>
                <w:bottom w:val="single" w:sz="1" w:space="0" w:color="060D18"/>
                <w:right w:val="single" w:sz="1" w:space="0" w:color="060D18"/>
              </w:tcBorders>
              <w:shd w:val="clear" w:color="auto" w:fill="0D1526"/>
              <w:tcMar>
                <w:top w:w="80" w:type="dxa"/>
                <w:left w:w="120" w:type="dxa"/>
                <w:bottom w:w="80" w:type="dxa"/>
                <w:right w:w="120" w:type="dxa"/>
              </w:tcMar>
            </w:tcPr>
            <w:p>
              <w:r>
                <w:rPr>
                  <w:rFonts w:ascii="Arial" w:cs="Arial" w:eastAsia="Arial" w:hAnsi="Arial"/>
                  <w:color w:val="F0EDE6"/>
                  <w:sz w:val="20"/>
                  <w:szCs w:val="20"/>
                </w:rPr>
                <w:t xml:space="preserve">內容</w:t>
              </w:r>
            </w:p>
          </w:tc>
        </w:tr>
        <w:tr w:rsidR="00CC3400" w14:paraId="0CC30001" w14:textId="77777777">
          <w:tc>
            <w:tcPr>
              <w:tcW w:w="2340" w:type="dxa"/>
              <w:tcBorders>
                <w:top w:val="single" w:sz="1" w:space="0" w:color="E2E8F0"/>
                <w:left w:val="single" w:sz="1" w:space="0" w:color="E2E8F0"/>
                <w:bottom w:val="single" w:sz="1" w:space="0" w:color="E2E8F0"/>
                <w:right w:val="single" w:sz="1" w:space="0" w:color="E2E8F0"/>
              </w:tcBorders>
              <w:shd w:val="clear" w:color="auto" w:fill="F7F8FA"/>
              <w:tcMar>
                <w:top w:w="80" w:type="dxa"/>
                <w:left w:w="120" w:type="dxa"/>
                <w:bottom w:w="80" w:type="dxa"/>
                <w:right w:w="120" w:type="dxa"/>
              </w:tcMar>
            </w:tcPr>
            <w:p>
              <w:r>
                <w:rPr>
                  <w:rFonts w:ascii="Arial" w:cs="Arial" w:eastAsia="Arial" w:hAnsi="Arial"/>
                  <w:color w:val="1A1A1A"/>
                  <w:sz w:val="20"/>
                  <w:szCs w:val="20"/>
                </w:rPr>
                <w:t xml:space="preserve">觸發點</w:t>
              </w:r>
            </w:p>
          </w:tc>
          <w:tc>
            <w:tcPr>
              <w:tcW w:w="7020" w:type="dxa"/>
              <w:tcBorders>
                <w:top w:val="single" w:sz="1" w:space="0" w:color="E2E8F0"/>
                <w:left w:val="single" w:sz="1" w:space="0" w:color="E2E8F0"/>
                <w:bottom w:val="single" w:sz="1" w:space="0" w:color="E2E8F0"/>
                <w:right w:val="single" w:sz="1" w:space="0" w:color="E2E8F0"/>
              </w:tcBorders>
              <w:shd w:val="clear" w:color="auto" w:fill="FFFFFF"/>
              <w:tcMar>
                <w:top w:w="80" w:type="dxa"/>
                <w:left w:w="120" w:type="dxa"/>
                <w:bottom w:w="80" w:type="dxa"/>
                <w:right w:w="120" w:type="dxa"/>
              </w:tcMar>
            </w:tcPr>
            <w:p>
              <w:r>
                <w:rPr>
                  <w:rFonts w:ascii="Arial" w:cs="Arial" w:eastAsia="Arial" w:hAnsi="Arial"/>
                  <w:color w:val="333333"/>
                  <w:sz w:val="20"/>
                  <w:szCs w:val="20"/>
                </w:rPr>
                <w:t xml:space="preserve">/races 頁面「新增賽事」按鈕（已登入）或 Auth Modal（未登入）</w:t>
              </w:r>
            </w:p>
          </w:tc>
        </w:tr>
        <w:tr w:rsidR="00CC3400" w14:paraId="0CC30002" w14:textId="77777777">
          <w:tc>
            <w:tcPr>
              <w:tcW w:w="2340" w:type="dxa"/>
              <w:tcBorders>
                <w:top w:val="single" w:sz="1" w:space="0" w:color="E2E8F0"/>
                <w:left w:val="single" w:sz="1" w:space="0" w:color="E2E8F0"/>
                <w:bottom w:val="single" w:sz="1" w:space="0" w:color="E2E8F0"/>
                <w:right w:val="single" w:sz="1" w:space="0" w:color="E2E8F0"/>
              </w:tcBorders>
              <w:shd w:val="clear" w:color="auto" w:fill="F7F8FA"/>
              <w:tcMar>
                <w:top w:w="80" w:type="dxa"/>
                <w:left w:w="120" w:type="dxa"/>
                <w:bottom w:w="80" w:type="dxa"/>
                <w:right w:w="120" w:type="dxa"/>
              </w:tcMar>
            </w:tcPr>
            <w:p>
              <w:r>
                <w:rPr>
                  <w:rFonts w:ascii="Arial" w:cs="Arial" w:eastAsia="Arial" w:hAnsi="Arial"/>
                  <w:color w:val="1A1A1A"/>
                  <w:sz w:val="20"/>
                  <w:szCs w:val="20"/>
                </w:rPr>
                <w:t xml:space="preserve">路徑</w:t>
              </w:r>
            </w:p>
          </w:tc>
          <w:tc>
            <w:tcPr>
              <w:tcW w:w="7020" w:type="dxa"/>
              <w:tcBorders>
                <w:top w:val="single" w:sz="1" w:space="0" w:color="E2E8F0"/>
                <w:left w:val="single" w:sz="1" w:space="0" w:color="E2E8F0"/>
                <w:bottom w:val="single" w:sz="1" w:space="0" w:color="E2E8F0"/>
                <w:right w:val="single" w:sz="1" w:space="0" w:color="E2E8F0"/>
              </w:tcBorders>
              <w:shd w:val="clear" w:color="auto" w:fill="FFFFFF"/>
              <w:tcMar>
                <w:top w:w="80" w:type="dxa"/>
                <w:left w:w="120" w:type="dxa"/>
                <w:bottom w:w="80" w:type="dxa"/>
                <w:right w:w="120" w:type="dxa"/>
              </w:tcMar>
            </w:tcPr>
            <w:p>
              <w:r>
                <w:rPr>
                  <w:rFonts w:ascii="Arial" w:cs="Arial" w:eastAsia="Arial" w:hAnsi="Arial"/>
                  <w:color w:val="333333"/>
                  <w:sz w:val="20"/>
                  <w:szCs w:val="20"/>
                </w:rPr>
                <w:t xml:space="preserve">/races/new</w:t>
              </w:r>
            </w:p>
          </w:tc>
        </w:tr>
        <w:tr w:rsidR="00CC3400" w14:paraId="0CC30003" w14:textId="77777777">
          <w:tc>
            <w:tcPr>
              <w:tcW w:w="2340" w:type="dxa"/>
              <w:tcBorders>
                <w:top w:val="single" w:sz="1" w:space="0" w:color="E2E8F0"/>
                <w:left w:val="single" w:sz="1" w:space="0" w:color="E2E8F0"/>
                <w:bottom w:val="single" w:sz="1" w:space="0" w:color="E2E8F0"/>
                <w:right w:val="single" w:sz="1" w:space="0" w:color="E2E8F0"/>
              </w:tcBorders>
              <w:shd w:val="clear" w:color="auto" w:fill="F7F8FA"/>
              <w:tcMar>
                <w:top w:w="80" w:type="dxa"/>
                <w:left w:w="120" w:type="dxa"/>
                <w:bottom w:w="80" w:type="dxa"/>
                <w:right w:w="120" w:type="dxa"/>
              </w:tcMar>
            </w:tcPr>
            <w:p>
              <w:r>
                <w:rPr>
                  <w:rFonts w:ascii="Arial" w:cs="Arial" w:eastAsia="Arial" w:hAnsi="Arial"/>
                  <w:color w:val="1A1A1A"/>
                  <w:sz w:val="20"/>
                  <w:szCs w:val="20"/>
                </w:rPr>
                <w:t xml:space="preserve">審核規則</w:t>
              </w:r>
            </w:p>
          </w:tc>
          <w:tc>
            <w:tcPr>
              <w:tcW w:w="7020" w:type="dxa"/>
              <w:tcBorders>
                <w:top w:val="single" w:sz="1" w:space="0" w:color="E2E8F0"/>
                <w:left w:val="single" w:sz="1" w:space="0" w:color="E2E8F0"/>
                <w:bottom w:val="single" w:sz="1" w:space="0" w:color="E2E8F0"/>
                <w:right w:val="single" w:sz="1" w:space="0" w:color="E2E8F0"/>
              </w:tcBorders>
              <w:shd w:val="clear" w:color="auto" w:fill="FFFFFF"/>
              <w:tcMar>
                <w:top w:w="80" w:type="dxa"/>
                <w:left w:w="120" w:type="dxa"/>
                <w:bottom w:w="80" w:type="dxa"/>
                <w:right w:w="120" w:type="dxa"/>
              </w:tcMar>
            </w:tcPr>
            <w:p>
              <w:r>
                <w:rPr>
                  <w:rFonts w:ascii="Arial" w:cs="Arial" w:eastAsia="Arial" w:hAnsi="Arial"/>
                  <w:color w:val="333333"/>
                  <w:sz w:val="20"/>
                  <w:szCs w:val="20"/>
                </w:rPr>
                <w:t xml:space="preserve">依第 35 章：首次提交 → pending_review；已通過首次審核的用戶 → 直接 approved</w:t>
              </w:r>
            </w:p>
          </w:tc>
        </w:tr>
        <w:tr w:rsidR="00CC3400" w14:paraId="0CC30004" w14:textId="77777777">
          <w:tc>
            <w:tcPr>
              <w:tcW w:w="2340" w:type="dxa"/>
              <w:tcBorders>
                <w:top w:val="single" w:sz="1" w:space="0" w:color="E2E8F0"/>
                <w:left w:val="single" w:sz="1" w:space="0" w:color="E2E8F0"/>
                <w:bottom w:val="single" w:sz="1" w:space="0" w:color="E2E8F0"/>
                <w:right w:val="single" w:sz="1" w:space="0" w:color="E2E8F0"/>
              </w:tcBorders>
              <w:shd w:val="clear" w:color="auto" w:fill="F7F8FA"/>
              <w:tcMar>
                <w:top w:w="80" w:type="dxa"/>
                <w:left w:w="120" w:type="dxa"/>
                <w:bottom w:w="80" w:type="dxa"/>
                <w:right w:w="120" w:type="dxa"/>
              </w:tcMar>
            </w:tcPr>
            <w:p>
              <w:r>
                <w:rPr>
                  <w:rFonts w:ascii="Arial" w:cs="Arial" w:eastAsia="Arial" w:hAnsi="Arial"/>
                  <w:color w:val="1A1A1A"/>
                  <w:sz w:val="20"/>
                  <w:szCs w:val="20"/>
                </w:rPr>
                <w:t xml:space="preserve">完成後</w:t>
              </w:r>
            </w:p>
          </w:tc>
          <w:tc>
            <w:tcPr>
              <w:tcW w:w="7020" w:type="dxa"/>
              <w:tcBorders>
                <w:top w:val="single" w:sz="1" w:space="0" w:color="E2E8F0"/>
                <w:left w:val="single" w:sz="1" w:space="0" w:color="E2E8F0"/>
                <w:bottom w:val="single" w:sz="1" w:space="0" w:color="E2E8F0"/>
                <w:right w:val="single" w:sz="1" w:space="0" w:color="E2E8F0"/>
              </w:tcBorders>
              <w:shd w:val="clear" w:color="auto" w:fill="FFFFFF"/>
              <w:tcMar>
                <w:top w:w="80" w:type="dxa"/>
                <w:left w:w="120" w:type="dxa"/>
                <w:bottom w:w="80" w:type="dxa"/>
                <w:right w:w="120" w:type="dxa"/>
              </w:tcMar>
            </w:tcPr>
            <w:p>
              <w:r>
                <w:rPr>
                  <w:rFonts w:ascii="Arial" w:cs="Arial" w:eastAsia="Arial" w:hAnsi="Arial"/>
                  <w:color w:val="333333"/>
                  <w:sz w:val="20"/>
                  <w:szCs w:val="20"/>
                </w:rPr>
                <w:t xml:space="preserve">導向賽事詳情頁 /races/:slug，顯示「已提交，等待審核」提示</w:t>
              </w:r>
            </w:p>
          </w:tc>
        </w:tr>
      </w:tbl>
      <w:p w14:paraId="0D340015" w14:textId="77777777" w:rsidR="00CC3400" w:rsidRDefault="00000000">
        <w:pPr>
          <w:pStyle w:val="Heading2"/>
        </w:pPr>
        <w:r>
          <w:rPr>
            <w:color w:val="0D1526"/>
          </w:rPr>
          <w:t>34.7 資料欄位對照</w:t>
        </w:r>
      </w:p>
      <w:p>
        <w:pPr>
          <w:spacing w:before="80" w:after="120"/>
        </w:pPr>
        <w:r>
          <w:rPr>
            <w:rFonts w:eastAsia="Arial"/>
            <w:color w:val="1A1A1A"/>
          </w:rPr>
          <w:t xml:space="preserve">兩種新增路徑送出後，RESULT 資料表各欄位的初始值對照：</w:t>
        </w:r>
      </w:p>
      <w:tbl>
        <w:tblPr>
          <w:tblW w:w="9360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4A0" w:firstRow="1" w:lastRow="0" w:firstColumn="1" w:lastColumn="0" w:noHBand="0" w:noVBand="1"/>
        </w:tblPr>
        <w:tblGrid>
          <w:gridCol w:w="2340"/>
          <w:gridCol w:w="3510"/>
          <w:gridCol w:w="3510"/>
        </w:tblGrid>
        <w:tr w:rsidR="00CC3400" w14:paraId="0CC40000" w14:textId="77777777">
          <w:tc>
            <w:tcPr>
              <w:tcW w:w="2340" w:type="dxa"/>
              <w:tcBorders>
                <w:top w:val="single" w:sz="1" w:space="0" w:color="060D18"/>
                <w:left w:val="single" w:sz="1" w:space="0" w:color="060D18"/>
                <w:bottom w:val="single" w:sz="1" w:space="0" w:color="060D18"/>
                <w:right w:val="single" w:sz="1" w:space="0" w:color="060D18"/>
              </w:tcBorders>
              <w:shd w:val="clear" w:color="auto" w:fill="060D18"/>
              <w:tcMar>
                <w:top w:w="80" w:type="dxa"/>
                <w:left w:w="120" w:type="dxa"/>
                <w:bottom w:w="80" w:type="dxa"/>
                <w:right w:w="120" w:type="dxa"/>
              </w:tcMar>
            </w:tcPr>
            <w:p>
              <w:r>
                <w:rPr>
                  <w:rFonts w:ascii="Arial" w:cs="Arial" w:eastAsia="Arial" w:hAnsi="Arial"/>
                  <w:color w:val="F0EDE6"/>
                  <w:sz w:val="20"/>
                  <w:szCs w:val="20"/>
                </w:rPr>
                <w:t xml:space="preserve">RESULT 欄位</w:t>
              </w:r>
            </w:p>
          </w:tc>
          <w:tc>
            <w:tcPr>
              <w:tcW w:w="3510" w:type="dxa"/>
              <w:tcBorders>
                <w:top w:val="single" w:sz="1" w:space="0" w:color="060D18"/>
                <w:left w:val="single" w:sz="1" w:space="0" w:color="060D18"/>
                <w:bottom w:val="single" w:sz="1" w:space="0" w:color="060D18"/>
                <w:right w:val="single" w:sz="1" w:space="0" w:color="060D18"/>
              </w:tcBorders>
              <w:shd w:val="clear" w:color="auto" w:fill="0D2040"/>
              <w:tcMar>
                <w:top w:w="80" w:type="dxa"/>
                <w:left w:w="120" w:type="dxa"/>
                <w:bottom w:w="80" w:type="dxa"/>
                <w:right w:w="120" w:type="dxa"/>
              </w:tcMar>
            </w:tcPr>
            <w:p>
              <w:r>
                <w:rPr>
                  <w:rFonts w:ascii="Arial" w:cs="Arial" w:eastAsia="Arial" w:hAnsi="Arial"/>
                  <w:color w:val="F0EDE6"/>
                  <w:sz w:val="20"/>
                  <w:szCs w:val="20"/>
                </w:rPr>
                <w:t xml:space="preserve">登錄自己成績</w:t>
              </w:r>
            </w:p>
          </w:tc>
          <w:tc>
            <w:tcPr>
              <w:tcW w:w="3510" w:type="dxa"/>
              <w:tcBorders>
                <w:top w:val="single" w:sz="1" w:space="0" w:color="060D18"/>
                <w:left w:val="single" w:sz="1" w:space="0" w:color="060D18"/>
                <w:bottom w:val="single" w:sz="1" w:space="0" w:color="060D18"/>
                <w:right w:val="single" w:sz="1" w:space="0" w:color="060D18"/>
              </w:tcBorders>
              <w:shd w:val="clear" w:color="auto" w:fill="1A3560"/>
              <w:tcMar>
                <w:top w:w="80" w:type="dxa"/>
                <w:left w:w="120" w:type="dxa"/>
                <w:bottom w:w="80" w:type="dxa"/>
                <w:right w:w="120" w:type="dxa"/>
              </w:tcMar>
            </w:tcPr>
            <w:p>
              <w:r>
                <w:rPr>
                  <w:rFonts w:ascii="Arial" w:cs="Arial" w:eastAsia="Arial" w:hAnsi="Arial"/>
                  <w:color w:val="F0EDE6"/>
                  <w:sz w:val="20"/>
                  <w:szCs w:val="20"/>
                </w:rPr>
                <w:t xml:space="preserve">幫朋友新增成績</w:t>
              </w:r>
            </w:p>
          </w:tc>
        </w:tr>
        <w:tr w:rsidR="00CC3400" w14:paraId="0CC40001" w14:textId="77777777">
          <w:tc>
            <w:tcPr>
              <w:tcW w:w="2340" w:type="dxa"/>
              <w:tcBorders>
                <w:top w:val="single" w:sz="1" w:space="0" w:color="E2E8F0"/>
                <w:left w:val="single" w:sz="1" w:space="0" w:color="E2E8F0"/>
                <w:bottom w:val="single" w:sz="1" w:space="0" w:color="E2E8F0"/>
                <w:right w:val="single" w:sz="1" w:space="0" w:color="E2E8F0"/>
              </w:tcBorders>
              <w:shd w:val="clear" w:color="auto" w:fill="F7F8FA"/>
              <w:tcMar>
                <w:top w:w="80" w:type="dxa"/>
                <w:left w:w="120" w:type="dxa"/>
                <w:bottom w:w="80" w:type="dxa"/>
                <w:right w:w="120" w:type="dxa"/>
              </w:tcMar>
            </w:tcPr>
            <w:p>
              <w:r>
                <w:rPr>
                  <w:rFonts w:ascii="Arial" w:cs="Arial" w:eastAsia="Arial" w:hAnsi="Arial"/>
                  <w:color w:val="1A1A1A"/>
                  <w:sz w:val="20"/>
                  <w:szCs w:val="20"/>
                </w:rPr>
                <w:t xml:space="preserve">result_type</w:t>
              </w:r>
            </w:p>
          </w:tc>
          <w:tc>
            <w:tcPr>
              <w:tcW w:w="3510" w:type="dxa"/>
              <w:tcBorders>
                <w:top w:val="single" w:sz="1" w:space="0" w:color="E2E8F0"/>
                <w:left w:val="single" w:sz="1" w:space="0" w:color="E2E8F0"/>
                <w:bottom w:val="single" w:sz="1" w:space="0" w:color="E2E8F0"/>
                <w:right w:val="single" w:sz="1" w:space="0" w:color="E2E8F0"/>
              </w:tcBorders>
              <w:shd w:val="clear" w:color="auto" w:fill="FFFFFF"/>
              <w:tcMar>
                <w:top w:w="80" w:type="dxa"/>
                <w:left w:w="120" w:type="dxa"/>
                <w:bottom w:w="80" w:type="dxa"/>
                <w:right w:w="120" w:type="dxa"/>
              </w:tcMar>
            </w:tcPr>
            <w:p>
              <w:r>
                <w:rPr>
                  <w:rFonts w:ascii="Arial" w:cs="Arial" w:eastAsia="Arial" w:hAnsi="Arial"/>
                  <w:color w:val="333333"/>
                  <w:sz w:val="20"/>
                  <w:szCs w:val="20"/>
                </w:rPr>
                <w:t xml:space="preserve">solo</w:t>
              </w:r>
            </w:p>
          </w:tc>
          <w:tc>
            <w:tcPr>
              <w:tcW w:w="3510" w:type="dxa"/>
              <w:tcBorders>
                <w:top w:val="single" w:sz="1" w:space="0" w:color="E2E8F0"/>
                <w:left w:val="single" w:sz="1" w:space="0" w:color="E2E8F0"/>
                <w:bottom w:val="single" w:sz="1" w:space="0" w:color="E2E8F0"/>
                <w:right w:val="single" w:sz="1" w:space="0" w:color="E2E8F0"/>
              </w:tcBorders>
              <w:shd w:val="clear" w:color="auto" w:fill="FFFFFF"/>
              <w:tcMar>
                <w:top w:w="80" w:type="dxa"/>
                <w:left w:w="120" w:type="dxa"/>
                <w:bottom w:w="80" w:type="dxa"/>
                <w:right w:w="120" w:type="dxa"/>
              </w:tcMar>
            </w:tcPr>
            <w:p>
              <w:r>
                <w:rPr>
                  <w:rFonts w:ascii="Arial" w:cs="Arial" w:eastAsia="Arial" w:hAnsi="Arial"/>
                  <w:color w:val="333333"/>
                  <w:sz w:val="20"/>
                  <w:szCs w:val="20"/>
                </w:rPr>
                <w:t xml:space="preserve">solo</w:t>
              </w:r>
            </w:p>
          </w:tc>
        </w:tr>
        <w:tr w:rsidR="00CC3400" w14:paraId="0CC40002" w14:textId="77777777">
          <w:tc>
            <w:tcPr>
              <w:tcW w:w="2340" w:type="dxa"/>
              <w:tcBorders>
                <w:top w:val="single" w:sz="1" w:space="0" w:color="E2E8F0"/>
                <w:left w:val="single" w:sz="1" w:space="0" w:color="E2E8F0"/>
                <w:bottom w:val="single" w:sz="1" w:space="0" w:color="E2E8F0"/>
                <w:right w:val="single" w:sz="1" w:space="0" w:color="E2E8F0"/>
              </w:tcBorders>
              <w:shd w:val="clear" w:color="auto" w:fill="F7F8FA"/>
              <w:tcMar>
                <w:top w:w="80" w:type="dxa"/>
                <w:left w:w="120" w:type="dxa"/>
                <w:bottom w:w="80" w:type="dxa"/>
                <w:right w:w="120" w:type="dxa"/>
              </w:tcMar>
            </w:tcPr>
            <w:p>
              <w:r>
                <w:rPr>
                  <w:rFonts w:ascii="Arial" w:cs="Arial" w:eastAsia="Arial" w:hAnsi="Arial"/>
                  <w:color w:val="1A1A1A"/>
                  <w:sz w:val="20"/>
                  <w:szCs w:val="20"/>
                </w:rPr>
                <w:t xml:space="preserve">athlete_id</w:t>
              </w:r>
            </w:p>
          </w:tc>
          <w:tc>
            <w:tcPr>
              <w:tcW w:w="3510" w:type="dxa"/>
              <w:tcBorders>
                <w:top w:val="single" w:sz="1" w:space="0" w:color="E2E8F0"/>
                <w:left w:val="single" w:sz="1" w:space="0" w:color="E2E8F0"/>
                <w:bottom w:val="single" w:sz="1" w:space="0" w:color="E2E8F0"/>
                <w:right w:val="single" w:sz="1" w:space="0" w:color="E2E8F0"/>
              </w:tcBorders>
              <w:shd w:val="clear" w:color="auto" w:fill="FFFFFF"/>
              <w:tcMar>
                <w:top w:w="80" w:type="dxa"/>
                <w:left w:w="120" w:type="dxa"/>
                <w:bottom w:w="80" w:type="dxa"/>
                <w:right w:w="120" w:type="dxa"/>
              </w:tcMar>
            </w:tcPr>
            <w:p>
              <w:r>
                <w:rPr>
                  <w:rFonts w:ascii="Arial" w:cs="Arial" w:eastAsia="Arial" w:hAnsi="Arial"/>
                  <w:color w:val="333333"/>
                  <w:sz w:val="20"/>
                  <w:szCs w:val="20"/>
                </w:rPr>
                <w:t xml:space="preserve">登入者 UUID</w:t>
              </w:r>
            </w:p>
          </w:tc>
          <w:tc>
            <w:tcPr>
              <w:tcW w:w="3510" w:type="dxa"/>
              <w:tcBorders>
                <w:top w:val="single" w:sz="1" w:space="0" w:color="E2E8F0"/>
                <w:left w:val="single" w:sz="1" w:space="0" w:color="E2E8F0"/>
                <w:bottom w:val="single" w:sz="1" w:space="0" w:color="E2E8F0"/>
                <w:right w:val="single" w:sz="1" w:space="0" w:color="E2E8F0"/>
              </w:tcBorders>
              <w:shd w:val="clear" w:color="auto" w:fill="FFFFFF"/>
              <w:tcMar>
                <w:top w:w="80" w:type="dxa"/>
                <w:left w:w="120" w:type="dxa"/>
                <w:bottom w:w="80" w:type="dxa"/>
                <w:right w:w="120" w:type="dxa"/>
              </w:tcMar>
            </w:tcPr>
            <w:p>
              <w:r>
                <w:rPr>
                  <w:rFonts w:ascii="Arial" w:cs="Arial" w:eastAsia="Arial" w:hAnsi="Arial"/>
                  <w:color w:val="333333"/>
                  <w:sz w:val="20"/>
                  <w:szCs w:val="20"/>
                </w:rPr>
                <w:t xml:space="preserve">null</w:t>
              </w:r>
            </w:p>
          </w:tc>
        </w:tr>
        <w:tr w:rsidR="00CC3400" w14:paraId="0CC40003" w14:textId="77777777">
          <w:tc>
            <w:tcPr>
              <w:tcW w:w="2340" w:type="dxa"/>
              <w:tcBorders>
                <w:top w:val="single" w:sz="1" w:space="0" w:color="E2E8F0"/>
                <w:left w:val="single" w:sz="1" w:space="0" w:color="E2E8F0"/>
                <w:bottom w:val="single" w:sz="1" w:space="0" w:color="E2E8F0"/>
                <w:right w:val="single" w:sz="1" w:space="0" w:color="E2E8F0"/>
              </w:tcBorders>
              <w:shd w:val="clear" w:color="auto" w:fill="F7F8FA"/>
              <w:tcMar>
                <w:top w:w="80" w:type="dxa"/>
                <w:left w:w="120" w:type="dxa"/>
                <w:bottom w:w="80" w:type="dxa"/>
                <w:right w:w="120" w:type="dxa"/>
              </w:tcMar>
            </w:tcPr>
            <w:p>
              <w:r>
                <w:rPr>
                  <w:rFonts w:ascii="Arial" w:cs="Arial" w:eastAsia="Arial" w:hAnsi="Arial"/>
                  <w:color w:val="1A1A1A"/>
                  <w:sz w:val="20"/>
                  <w:szCs w:val="20"/>
                </w:rPr>
                <w:t xml:space="preserve">athlete_name_snapshot</w:t>
              </w:r>
            </w:p>
          </w:tc>
          <w:tc>
            <w:tcPr>
              <w:tcW w:w="3510" w:type="dxa"/>
              <w:tcBorders>
                <w:top w:val="single" w:sz="1" w:space="0" w:color="E2E8F0"/>
                <w:left w:val="single" w:sz="1" w:space="0" w:color="E2E8F0"/>
                <w:bottom w:val="single" w:sz="1" w:space="0" w:color="E2E8F0"/>
                <w:right w:val="single" w:sz="1" w:space="0" w:color="E2E8F0"/>
              </w:tcBorders>
              <w:shd w:val="clear" w:color="auto" w:fill="FFFFFF"/>
              <w:tcMar>
                <w:top w:w="80" w:type="dxa"/>
                <w:left w:w="120" w:type="dxa"/>
                <w:bottom w:w="80" w:type="dxa"/>
                <w:right w:w="120" w:type="dxa"/>
              </w:tcMar>
            </w:tcPr>
            <w:p>
              <w:r>
                <w:rPr>
                  <w:rFonts w:ascii="Arial" w:cs="Arial" w:eastAsia="Arial" w:hAnsi="Arial"/>
                  <w:color w:val="333333"/>
                  <w:sz w:val="20"/>
                  <w:szCs w:val="20"/>
                </w:rPr>
                <w:t xml:space="preserve">登入者 name 快照</w:t>
              </w:r>
            </w:p>
          </w:tc>
          <w:tc>
            <w:tcPr>
              <w:tcW w:w="3510" w:type="dxa"/>
              <w:tcBorders>
                <w:top w:val="single" w:sz="1" w:space="0" w:color="E2E8F0"/>
                <w:left w:val="single" w:sz="1" w:space="0" w:color="E2E8F0"/>
                <w:bottom w:val="single" w:sz="1" w:space="0" w:color="E2E8F0"/>
                <w:right w:val="single" w:sz="1" w:space="0" w:color="E2E8F0"/>
              </w:tcBorders>
              <w:shd w:val="clear" w:color="auto" w:fill="FFFFFF"/>
              <w:tcMar>
                <w:top w:w="80" w:type="dxa"/>
                <w:left w:w="120" w:type="dxa"/>
                <w:bottom w:w="80" w:type="dxa"/>
                <w:right w:w="120" w:type="dxa"/>
              </w:tcMar>
            </w:tcPr>
            <w:p>
              <w:r>
                <w:rPr>
                  <w:rFonts w:ascii="Arial" w:cs="Arial" w:eastAsia="Arial" w:hAnsi="Arial"/>
                  <w:color w:val="333333"/>
                  <w:sz w:val="20"/>
                  <w:szCs w:val="20"/>
                </w:rPr>
                <w:t xml:space="preserve">表單填寫的姓名</w:t>
              </w:r>
            </w:p>
          </w:tc>
        </w:tr>
        <w:tr w:rsidR="00CC3400" w14:paraId="0CC40004" w14:textId="77777777">
          <w:tc>
            <w:tcPr>
              <w:tcW w:w="2340" w:type="dxa"/>
              <w:tcBorders>
                <w:top w:val="single" w:sz="1" w:space="0" w:color="E2E8F0"/>
                <w:left w:val="single" w:sz="1" w:space="0" w:color="E2E8F0"/>
                <w:bottom w:val="single" w:sz="1" w:space="0" w:color="E2E8F0"/>
                <w:right w:val="single" w:sz="1" w:space="0" w:color="E2E8F0"/>
              </w:tcBorders>
              <w:shd w:val="clear" w:color="auto" w:fill="F7F8FA"/>
              <w:tcMar>
                <w:top w:w="80" w:type="dxa"/>
                <w:left w:w="120" w:type="dxa"/>
                <w:bottom w:w="80" w:type="dxa"/>
                <w:right w:w="120" w:type="dxa"/>
              </w:tcMar>
            </w:tcPr>
            <w:p>
              <w:r>
                <w:rPr>
                  <w:rFonts w:ascii="Arial" w:cs="Arial" w:eastAsia="Arial" w:hAnsi="Arial"/>
                  <w:color w:val="1A1A1A"/>
                  <w:sz w:val="20"/>
                  <w:szCs w:val="20"/>
                </w:rPr>
                <w:t xml:space="preserve">source_credibility</w:t>
              </w:r>
            </w:p>
          </w:tc>
          <w:tc>
            <w:tcPr>
              <w:tcW w:w="3510" w:type="dxa"/>
              <w:tcBorders>
                <w:top w:val="single" w:sz="1" w:space="0" w:color="E2E8F0"/>
                <w:left w:val="single" w:sz="1" w:space="0" w:color="E2E8F0"/>
                <w:bottom w:val="single" w:sz="1" w:space="0" w:color="E2E8F0"/>
                <w:right w:val="single" w:sz="1" w:space="0" w:color="E2E8F0"/>
              </w:tcBorders>
              <w:shd w:val="clear" w:color="auto" w:fill="FFFFFF"/>
              <w:tcMar>
                <w:top w:w="80" w:type="dxa"/>
                <w:left w:w="120" w:type="dxa"/>
                <w:bottom w:w="80" w:type="dxa"/>
                <w:right w:w="120" w:type="dxa"/>
              </w:tcMar>
            </w:tcPr>
            <w:p>
              <w:r>
                <w:rPr>
                  <w:rFonts w:ascii="Arial" w:cs="Arial" w:eastAsia="Arial" w:hAnsi="Arial"/>
                  <w:color w:val="333333"/>
                  <w:sz w:val="20"/>
                  <w:szCs w:val="20"/>
                </w:rPr>
                <w:t xml:space="preserve">self_reported</w:t>
              </w:r>
            </w:p>
          </w:tc>
          <w:tc>
            <w:tcPr>
              <w:tcW w:w="3510" w:type="dxa"/>
              <w:tcBorders>
                <w:top w:val="single" w:sz="1" w:space="0" w:color="E2E8F0"/>
                <w:left w:val="single" w:sz="1" w:space="0" w:color="E2E8F0"/>
                <w:bottom w:val="single" w:sz="1" w:space="0" w:color="E2E8F0"/>
                <w:right w:val="single" w:sz="1" w:space="0" w:color="E2E8F0"/>
              </w:tcBorders>
              <w:shd w:val="clear" w:color="auto" w:fill="FFFFFF"/>
              <w:tcMar>
                <w:top w:w="80" w:type="dxa"/>
                <w:left w:w="120" w:type="dxa"/>
                <w:bottom w:w="80" w:type="dxa"/>
                <w:right w:w="120" w:type="dxa"/>
              </w:tcMar>
            </w:tcPr>
            <w:p>
              <w:r>
                <w:rPr>
                  <w:rFonts w:ascii="Arial" w:cs="Arial" w:eastAsia="Arial" w:hAnsi="Arial"/>
                  <w:color w:val="333333"/>
                  <w:sz w:val="20"/>
                  <w:szCs w:val="20"/>
                </w:rPr>
                <w:t xml:space="preserve">self_reported</w:t>
              </w:r>
            </w:p>
          </w:tc>
        </w:tr>
        <w:tr w:rsidR="00CC3400" w14:paraId="0CC40005" w14:textId="77777777">
          <w:tc>
            <w:tcPr>
              <w:tcW w:w="2340" w:type="dxa"/>
              <w:tcBorders>
                <w:top w:val="single" w:sz="1" w:space="0" w:color="E2E8F0"/>
                <w:left w:val="single" w:sz="1" w:space="0" w:color="E2E8F0"/>
                <w:bottom w:val="single" w:sz="1" w:space="0" w:color="E2E8F0"/>
                <w:right w:val="single" w:sz="1" w:space="0" w:color="E2E8F0"/>
              </w:tcBorders>
              <w:shd w:val="clear" w:color="auto" w:fill="F7F8FA"/>
              <w:tcMar>
                <w:top w:w="80" w:type="dxa"/>
                <w:left w:w="120" w:type="dxa"/>
                <w:bottom w:w="80" w:type="dxa"/>
                <w:right w:w="120" w:type="dxa"/>
              </w:tcMar>
            </w:tcPr>
            <w:p>
              <w:r>
                <w:rPr>
                  <w:rFonts w:ascii="Arial" w:cs="Arial" w:eastAsia="Arial" w:hAnsi="Arial"/>
                  <w:color w:val="1A1A1A"/>
                  <w:sz w:val="20"/>
                  <w:szCs w:val="20"/>
                </w:rPr>
                <w:t xml:space="preserve">claim_status</w:t>
              </w:r>
            </w:p>
          </w:tc>
          <w:tc>
            <w:tcPr>
              <w:tcW w:w="3510" w:type="dxa"/>
              <w:tcBorders>
                <w:top w:val="single" w:sz="1" w:space="0" w:color="E2E8F0"/>
                <w:left w:val="single" w:sz="1" w:space="0" w:color="E2E8F0"/>
                <w:bottom w:val="single" w:sz="1" w:space="0" w:color="E2E8F0"/>
                <w:right w:val="single" w:sz="1" w:space="0" w:color="E2E8F0"/>
              </w:tcBorders>
              <w:shd w:val="clear" w:color="auto" w:fill="FFFFFF"/>
              <w:tcMar>
                <w:top w:w="80" w:type="dxa"/>
                <w:left w:w="120" w:type="dxa"/>
                <w:bottom w:w="80" w:type="dxa"/>
                <w:right w:w="120" w:type="dxa"/>
              </w:tcMar>
            </w:tcPr>
            <w:p>
              <w:r>
                <w:rPr>
                  <w:rFonts w:ascii="Arial" w:cs="Arial" w:eastAsia="Arial" w:hAnsi="Arial"/>
                  <w:color w:val="333333"/>
                  <w:sz w:val="20"/>
                  <w:szCs w:val="20"/>
                </w:rPr>
                <w:t xml:space="preserve">claimed</w:t>
              </w:r>
            </w:p>
          </w:tc>
          <w:tc>
            <w:tcPr>
              <w:tcW w:w="3510" w:type="dxa"/>
              <w:tcBorders>
                <w:top w:val="single" w:sz="1" w:space="0" w:color="E2E8F0"/>
                <w:left w:val="single" w:sz="1" w:space="0" w:color="E2E8F0"/>
                <w:bottom w:val="single" w:sz="1" w:space="0" w:color="E2E8F0"/>
                <w:right w:val="single" w:sz="1" w:space="0" w:color="E2E8F0"/>
              </w:tcBorders>
              <w:shd w:val="clear" w:color="auto" w:fill="FFFFFF"/>
              <w:tcMar>
                <w:top w:w="80" w:type="dxa"/>
                <w:left w:w="120" w:type="dxa"/>
                <w:bottom w:w="80" w:type="dxa"/>
                <w:right w:w="120" w:type="dxa"/>
              </w:tcMar>
            </w:tcPr>
            <w:p>
              <w:r>
                <w:rPr>
                  <w:rFonts w:ascii="Arial" w:cs="Arial" w:eastAsia="Arial" w:hAnsi="Arial"/>
                  <w:color w:val="333333"/>
                  <w:sz w:val="20"/>
                  <w:szCs w:val="20"/>
                </w:rPr>
                <w:t xml:space="preserve">unclaimed</w:t>
              </w:r>
            </w:p>
          </w:tc>
        </w:tr>
        <w:tr w:rsidR="00CC3400" w14:paraId="0CC40006" w14:textId="77777777">
          <w:tc>
            <w:tcPr>
              <w:tcW w:w="2340" w:type="dxa"/>
              <w:tcBorders>
                <w:top w:val="single" w:sz="1" w:space="0" w:color="E2E8F0"/>
                <w:left w:val="single" w:sz="1" w:space="0" w:color="E2E8F0"/>
                <w:bottom w:val="single" w:sz="1" w:space="0" w:color="E2E8F0"/>
                <w:right w:val="single" w:sz="1" w:space="0" w:color="E2E8F0"/>
              </w:tcBorders>
              <w:shd w:val="clear" w:color="auto" w:fill="F7F8FA"/>
              <w:tcMar>
                <w:top w:w="80" w:type="dxa"/>
                <w:left w:w="120" w:type="dxa"/>
                <w:bottom w:w="80" w:type="dxa"/>
                <w:right w:w="120" w:type="dxa"/>
              </w:tcMar>
            </w:tcPr>
            <w:p>
              <w:r>
                <w:rPr>
                  <w:rFonts w:ascii="Arial" w:cs="Arial" w:eastAsia="Arial" w:hAnsi="Arial"/>
                  <w:color w:val="1A1A1A"/>
                  <w:sz w:val="20"/>
                  <w:szCs w:val="20"/>
                </w:rPr>
                <w:t xml:space="preserve">is_public</w:t>
              </w:r>
            </w:p>
          </w:tc>
          <w:tc>
            <w:tcPr>
              <w:tcW w:w="3510" w:type="dxa"/>
              <w:tcBorders>
                <w:top w:val="single" w:sz="1" w:space="0" w:color="E2E8F0"/>
                <w:left w:val="single" w:sz="1" w:space="0" w:color="E2E8F0"/>
                <w:bottom w:val="single" w:sz="1" w:space="0" w:color="E2E8F0"/>
                <w:right w:val="single" w:sz="1" w:space="0" w:color="E2E8F0"/>
              </w:tcBorders>
              <w:shd w:val="clear" w:color="auto" w:fill="FFFFFF"/>
              <w:tcMar>
                <w:top w:w="80" w:type="dxa"/>
                <w:left w:w="120" w:type="dxa"/>
                <w:bottom w:w="80" w:type="dxa"/>
                <w:right w:w="120" w:type="dxa"/>
              </w:tcMar>
            </w:tcPr>
            <w:p>
              <w:r>
                <w:rPr>
                  <w:rFonts w:ascii="Arial" w:cs="Arial" w:eastAsia="Arial" w:hAnsi="Arial"/>
                  <w:color w:val="333333"/>
                  <w:sz w:val="20"/>
                  <w:szCs w:val="20"/>
                </w:rPr>
                <w:t xml:space="preserve">用戶選擇（預設 true）</w:t>
              </w:r>
            </w:p>
          </w:tc>
          <w:tc>
            <w:tcPr>
              <w:tcW w:w="3510" w:type="dxa"/>
              <w:tcBorders>
                <w:top w:val="single" w:sz="1" w:space="0" w:color="E2E8F0"/>
                <w:left w:val="single" w:sz="1" w:space="0" w:color="E2E8F0"/>
                <w:bottom w:val="single" w:sz="1" w:space="0" w:color="E2E8F0"/>
                <w:right w:val="single" w:sz="1" w:space="0" w:color="E2E8F0"/>
              </w:tcBorders>
              <w:shd w:val="clear" w:color="auto" w:fill="FFFFFF"/>
              <w:tcMar>
                <w:top w:w="80" w:type="dxa"/>
                <w:left w:w="120" w:type="dxa"/>
                <w:bottom w:w="80" w:type="dxa"/>
                <w:right w:w="120" w:type="dxa"/>
              </w:tcMar>
            </w:tcPr>
            <w:p>
              <w:r>
                <w:rPr>
                  <w:rFonts w:ascii="Arial" w:cs="Arial" w:eastAsia="Arial" w:hAnsi="Arial"/>
                  <w:color w:val="333333"/>
                  <w:sz w:val="20"/>
                  <w:szCs w:val="20"/>
                </w:rPr>
                <w:t xml:space="preserve">true（強制）</w:t>
              </w:r>
            </w:p>
          </w:tc>
        </w:tr>
        <w:tr w:rsidR="00CC3400" w14:paraId="0CC40007" w14:textId="77777777">
          <w:tc>
            <w:tcPr>
              <w:tcW w:w="2340" w:type="dxa"/>
              <w:tcBorders>
                <w:top w:val="single" w:sz="1" w:space="0" w:color="E2E8F0"/>
                <w:left w:val="single" w:sz="1" w:space="0" w:color="E2E8F0"/>
                <w:bottom w:val="single" w:sz="1" w:space="0" w:color="E2E8F0"/>
                <w:right w:val="single" w:sz="1" w:space="0" w:color="E2E8F0"/>
              </w:tcBorders>
              <w:shd w:val="clear" w:color="auto" w:fill="F7F8FA"/>
              <w:tcMar>
                <w:top w:w="80" w:type="dxa"/>
                <w:left w:w="120" w:type="dxa"/>
                <w:bottom w:w="80" w:type="dxa"/>
                <w:right w:w="120" w:type="dxa"/>
              </w:tcMar>
            </w:tcPr>
            <w:p>
              <w:r>
                <w:rPr>
                  <w:rFonts w:ascii="Arial" w:cs="Arial" w:eastAsia="Arial" w:hAnsi="Arial"/>
                  <w:color w:val="1A1A1A"/>
                  <w:sz w:val="20"/>
                  <w:szCs w:val="20"/>
                </w:rPr>
                <w:t xml:space="preserve">submitted_by</w:t>
              </w:r>
            </w:p>
          </w:tc>
          <w:tc>
            <w:tcPr>
              <w:tcW w:w="3510" w:type="dxa"/>
              <w:tcBorders>
                <w:top w:val="single" w:sz="1" w:space="0" w:color="E2E8F0"/>
                <w:left w:val="single" w:sz="1" w:space="0" w:color="E2E8F0"/>
                <w:bottom w:val="single" w:sz="1" w:space="0" w:color="E2E8F0"/>
                <w:right w:val="single" w:sz="1" w:space="0" w:color="E2E8F0"/>
              </w:tcBorders>
              <w:shd w:val="clear" w:color="auto" w:fill="FFFFFF"/>
              <w:tcMar>
                <w:top w:w="80" w:type="dxa"/>
                <w:left w:w="120" w:type="dxa"/>
                <w:bottom w:w="80" w:type="dxa"/>
                <w:right w:w="120" w:type="dxa"/>
              </w:tcMar>
            </w:tcPr>
            <w:p>
              <w:r>
                <w:rPr>
                  <w:rFonts w:ascii="Arial" w:cs="Arial" w:eastAsia="Arial" w:hAnsi="Arial"/>
                  <w:color w:val="333333"/>
                  <w:sz w:val="20"/>
                  <w:szCs w:val="20"/>
                </w:rPr>
                <w:t xml:space="preserve">登入者 UUID（備查）</w:t>
              </w:r>
            </w:p>
          </w:tc>
          <w:tc>
            <w:tcPr>
              <w:tcW w:w="3510" w:type="dxa"/>
              <w:tcBorders>
                <w:top w:val="single" w:sz="1" w:space="0" w:color="E2E8F0"/>
                <w:left w:val="single" w:sz="1" w:space="0" w:color="E2E8F0"/>
                <w:bottom w:val="single" w:sz="1" w:space="0" w:color="E2E8F0"/>
                <w:right w:val="single" w:sz="1" w:space="0" w:color="E2E8F0"/>
              </w:tcBorders>
              <w:shd w:val="clear" w:color="auto" w:fill="FFFFFF"/>
              <w:tcMar>
                <w:top w:w="80" w:type="dxa"/>
                <w:left w:w="120" w:type="dxa"/>
                <w:bottom w:w="80" w:type="dxa"/>
                <w:right w:w="120" w:type="dxa"/>
              </w:tcMar>
            </w:tcPr>
            <w:p>
              <w:r>
                <w:rPr>
                  <w:rFonts w:ascii="Arial" w:cs="Arial" w:eastAsia="Arial" w:hAnsi="Arial"/>
                  <w:color w:val="333333"/>
                  <w:sz w:val="20"/>
                  <w:szCs w:val="20"/>
                </w:rPr>
                <w:t xml:space="preserve">登入者 UUID（備查）</w:t>
              </w:r>
            </w:p>
          </w:tc>
        </w:tr>
      </w:tbl>
      <w:p w14:paraId="0D340099" w14:textId="77777777" w:rsidR="00CC3400" w:rsidRDefault="00CC3400">
        <w:pPr>
          <w:spacing w:after="240"/>
        </w:pPr>
      </w:p>
    </w:sectPr>
    <w:p>
      <w:pPr>
        <w:pStyle w:val="Heading1"/>
        <w:pBdr>
          <w:left w:val="single" w:color="FF6B3D" w:sz="18" w:space="8"/>
        </w:pBdr>
        <w:spacing w:after="160" w:before="440"/>
      </w:pPr>
      <w:r>
        <w:rPr>
          <w:rFonts w:ascii="Arial" w:cs="Arial" w:eastAsia="Arial" w:hAnsi="Arial"/>
          <w:b/>
          <w:bCs/>
          <w:color w:val="060D18"/>
          <w:sz w:val="34"/>
          <w:szCs w:val="34"/>
        </w:rPr>
        <w:t xml:space="preserve">35. 賽事資料後台審核規格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D1526"/>
          <w:sz w:val="26"/>
          <w:szCs w:val="26"/>
        </w:rPr>
        <w:t xml:space="preserve">35.1 設計背景</w:t>
      </w:r>
    </w:p>
    <w:p>
      <w:pPr>
        <w:spacing w:after="12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採用事後審查（Post-Moderation）機制：登入用戶可新增賽事，資料立即公開，但系統同步進入後台待審清單。助手不需要主動巡邏，系統透過通知主動呼叫審查動作。研究來源：Higher Logic、ModerationAPI、GlitchLabs 等平台的實際審核後台設計模式。</w:t>
      </w:r>
    </w:p>
    <w:p>
      <w:pPr>
        <w:spacing w:after="12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20"/>
        <w:gridCol w:w="3369"/>
        <w:gridCol w:w="3371"/>
      </w:tblGrid>
      <w:tr>
        <w:tc>
          <w:tcPr>
            <w:tcW w:type="dxa" w:w="2620"/>
            <w:tcBorders>
              <w:top w:val="single" w:color="060D18" w:sz="1"/>
              <w:left w:val="single" w:color="060D18" w:sz="1"/>
              <w:bottom w:val="single" w:color="060D18" w:sz="1"/>
              <w:right w:val="single" w:color="060D18" w:sz="1"/>
            </w:tcBorders>
            <w:shd w:fill="060D1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0EDE6"/>
                <w:sz w:val="20"/>
                <w:szCs w:val="20"/>
              </w:rPr>
              <w:t xml:space="preserve">機制</w:t>
            </w:r>
          </w:p>
        </w:tc>
        <w:tc>
          <w:tcPr>
            <w:tcW w:type="dxa" w:w="3369"/>
            <w:tcBorders>
              <w:top w:val="single" w:color="060D18" w:sz="1"/>
              <w:left w:val="single" w:color="060D18" w:sz="1"/>
              <w:bottom w:val="single" w:color="060D18" w:sz="1"/>
              <w:right w:val="single" w:color="060D18" w:sz="1"/>
            </w:tcBorders>
            <w:shd w:fill="060D1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0EDE6"/>
                <w:sz w:val="20"/>
                <w:szCs w:val="20"/>
              </w:rPr>
              <w:t xml:space="preserve">選擇</w:t>
            </w:r>
          </w:p>
        </w:tc>
        <w:tc>
          <w:tcPr>
            <w:tcW w:type="dxa" w:w="3371"/>
            <w:tcBorders>
              <w:top w:val="single" w:color="060D18" w:sz="1"/>
              <w:left w:val="single" w:color="060D18" w:sz="1"/>
              <w:bottom w:val="single" w:color="060D18" w:sz="1"/>
              <w:right w:val="single" w:color="060D18" w:sz="1"/>
            </w:tcBorders>
            <w:shd w:fill="060D1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0EDE6"/>
                <w:sz w:val="20"/>
                <w:szCs w:val="20"/>
              </w:rPr>
              <w:t xml:space="preserve">理由</w:t>
            </w:r>
          </w:p>
        </w:tc>
      </w:tr>
      <w:tr>
        <w:tc>
          <w:tcPr>
            <w:tcW w:type="dxa" w:w="26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審查時機</w:t>
            </w:r>
          </w:p>
        </w:tc>
        <w:tc>
          <w:tcPr>
            <w:tcW w:type="dxa" w:w="3369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事後審查（Post-Moderation）</w:t>
            </w:r>
          </w:p>
        </w:tc>
        <w:tc>
          <w:tcPr>
            <w:tcW w:type="dxa" w:w="337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鐵人三項賽事資料量少、社群圈子小、結構化事實容易驗證，假資料風險低</w:t>
            </w:r>
          </w:p>
        </w:tc>
      </w:tr>
      <w:tr>
        <w:tc>
          <w:tcPr>
            <w:tcW w:type="dxa" w:w="26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新用戶首次提交</w:t>
            </w:r>
          </w:p>
        </w:tc>
        <w:tc>
          <w:tcPr>
            <w:tcW w:type="dxa" w:w="3369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送助手審核（第一次需審核）</w:t>
            </w:r>
          </w:p>
        </w:tc>
        <w:tc>
          <w:tcPr>
            <w:tcW w:type="dxa" w:w="337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降低管理成本，通過後未來提交自動公開</w:t>
            </w:r>
          </w:p>
        </w:tc>
      </w:tr>
      <w:tr>
        <w:tc>
          <w:tcPr>
            <w:tcW w:type="dxa" w:w="26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舊用戶提交</w:t>
            </w:r>
          </w:p>
        </w:tc>
        <w:tc>
          <w:tcPr>
            <w:tcW w:type="dxa" w:w="3369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自動公開 + 進入背景審核隊列</w:t>
            </w:r>
          </w:p>
        </w:tc>
        <w:tc>
          <w:tcPr>
            <w:tcW w:type="dxa" w:w="337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信任已建立的用戶，但仍記錄供抽查</w:t>
            </w:r>
          </w:p>
        </w:tc>
      </w:tr>
      <w:tr>
        <w:tc>
          <w:tcPr>
            <w:tcW w:type="dxa" w:w="26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舉報機制</w:t>
            </w:r>
          </w:p>
        </w:tc>
        <w:tc>
          <w:tcPr>
            <w:tcW w:type="dxa" w:w="3369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3 次舉報自動送審</w:t>
            </w:r>
          </w:p>
        </w:tc>
        <w:tc>
          <w:tcPr>
            <w:tcW w:type="dxa" w:w="337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社群自律，不需要助手全量審查</w:t>
            </w:r>
          </w:p>
        </w:tc>
      </w:tr>
    </w:tbl>
    <w:p>
      <w:pPr>
        <w:spacing w:after="120" w:before="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D1526"/>
          <w:sz w:val="26"/>
          <w:szCs w:val="26"/>
        </w:rPr>
        <w:t xml:space="preserve">35.2 資料庫擴充</w:t>
      </w:r>
    </w:p>
    <w:p>
      <w:pPr>
        <w:spacing w:after="12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RACE 資料表新增以下欄位以支援審核流程：</w:t>
      </w:r>
    </w:p>
    <w:p>
      <w:pPr>
        <w:spacing w:after="12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20"/>
        <w:gridCol w:w="3369"/>
        <w:gridCol w:w="3371"/>
      </w:tblGrid>
      <w:tr>
        <w:tc>
          <w:tcPr>
            <w:tcW w:type="dxa" w:w="2620"/>
            <w:tcBorders>
              <w:top w:val="single" w:color="060D18" w:sz="1"/>
              <w:left w:val="single" w:color="060D18" w:sz="1"/>
              <w:bottom w:val="single" w:color="060D18" w:sz="1"/>
              <w:right w:val="single" w:color="060D18" w:sz="1"/>
            </w:tcBorders>
            <w:shd w:fill="060D1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0EDE6"/>
                <w:sz w:val="20"/>
                <w:szCs w:val="20"/>
              </w:rPr>
              <w:t xml:space="preserve">欄位</w:t>
            </w:r>
          </w:p>
        </w:tc>
        <w:tc>
          <w:tcPr>
            <w:tcW w:type="dxa" w:w="3369"/>
            <w:tcBorders>
              <w:top w:val="single" w:color="060D18" w:sz="1"/>
              <w:left w:val="single" w:color="060D18" w:sz="1"/>
              <w:bottom w:val="single" w:color="060D18" w:sz="1"/>
              <w:right w:val="single" w:color="060D18" w:sz="1"/>
            </w:tcBorders>
            <w:shd w:fill="060D1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0EDE6"/>
                <w:sz w:val="20"/>
                <w:szCs w:val="20"/>
              </w:rPr>
              <w:t xml:space="preserve">型別</w:t>
            </w:r>
          </w:p>
        </w:tc>
        <w:tc>
          <w:tcPr>
            <w:tcW w:type="dxa" w:w="3371"/>
            <w:tcBorders>
              <w:top w:val="single" w:color="060D18" w:sz="1"/>
              <w:left w:val="single" w:color="060D18" w:sz="1"/>
              <w:bottom w:val="single" w:color="060D18" w:sz="1"/>
              <w:right w:val="single" w:color="060D18" w:sz="1"/>
            </w:tcBorders>
            <w:shd w:fill="060D1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0EDE6"/>
                <w:sz w:val="20"/>
                <w:szCs w:val="20"/>
              </w:rPr>
              <w:t xml:space="preserve">說明</w:t>
            </w:r>
          </w:p>
        </w:tc>
      </w:tr>
      <w:tr>
        <w:tc>
          <w:tcPr>
            <w:tcW w:type="dxa" w:w="26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submitted_by</w:t>
            </w:r>
          </w:p>
        </w:tc>
        <w:tc>
          <w:tcPr>
            <w:tcW w:type="dxa" w:w="3369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uuid FK nullable</w:t>
            </w:r>
          </w:p>
        </w:tc>
        <w:tc>
          <w:tcPr>
            <w:tcW w:type="dxa" w:w="337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提交者帳號，null 表示由助手建立</w:t>
            </w:r>
          </w:p>
        </w:tc>
      </w:tr>
      <w:tr>
        <w:tc>
          <w:tcPr>
            <w:tcW w:type="dxa" w:w="26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review_status</w:t>
            </w:r>
          </w:p>
        </w:tc>
        <w:tc>
          <w:tcPr>
            <w:tcW w:type="dxa" w:w="3369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string</w:t>
            </w:r>
          </w:p>
        </w:tc>
        <w:tc>
          <w:tcPr>
            <w:tcW w:type="dxa" w:w="337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pending_review / approved / rejected</w:t>
            </w:r>
          </w:p>
        </w:tc>
      </w:tr>
      <w:tr>
        <w:tc>
          <w:tcPr>
            <w:tcW w:type="dxa" w:w="26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reviewed_by</w:t>
            </w:r>
          </w:p>
        </w:tc>
        <w:tc>
          <w:tcPr>
            <w:tcW w:type="dxa" w:w="3369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uuid FK nullable</w:t>
            </w:r>
          </w:p>
        </w:tc>
        <w:tc>
          <w:tcPr>
            <w:tcW w:type="dxa" w:w="337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審核者帳號</w:t>
            </w:r>
          </w:p>
        </w:tc>
      </w:tr>
      <w:tr>
        <w:tc>
          <w:tcPr>
            <w:tcW w:type="dxa" w:w="26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reviewed_at</w:t>
            </w:r>
          </w:p>
        </w:tc>
        <w:tc>
          <w:tcPr>
            <w:tcW w:type="dxa" w:w="3369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timestamp nullable</w:t>
            </w:r>
          </w:p>
        </w:tc>
        <w:tc>
          <w:tcPr>
            <w:tcW w:type="dxa" w:w="337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審核時間</w:t>
            </w:r>
          </w:p>
        </w:tc>
      </w:tr>
      <w:tr>
        <w:tc>
          <w:tcPr>
            <w:tcW w:type="dxa" w:w="26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reject_reason</w:t>
            </w:r>
          </w:p>
        </w:tc>
        <w:tc>
          <w:tcPr>
            <w:tcW w:type="dxa" w:w="3369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text nullable</w:t>
            </w:r>
          </w:p>
        </w:tc>
        <w:tc>
          <w:tcPr>
            <w:tcW w:type="dxa" w:w="337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拒絕原因，顯示給提交者</w:t>
            </w:r>
          </w:p>
        </w:tc>
      </w:tr>
      <w:tr>
        <w:tc>
          <w:tcPr>
            <w:tcW w:type="dxa" w:w="26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notify_submitter</w:t>
            </w:r>
          </w:p>
        </w:tc>
        <w:tc>
          <w:tcPr>
            <w:tcW w:type="dxa" w:w="3369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boolean</w:t>
            </w:r>
          </w:p>
        </w:tc>
        <w:tc>
          <w:tcPr>
            <w:tcW w:type="dxa" w:w="337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拒絕時是否通知提交者，預設 true</w:t>
            </w:r>
          </w:p>
        </w:tc>
      </w:tr>
      <w:tr>
        <w:tc>
          <w:tcPr>
            <w:tcW w:type="dxa" w:w="26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report_count</w:t>
            </w:r>
          </w:p>
        </w:tc>
        <w:tc>
          <w:tcPr>
            <w:tcW w:type="dxa" w:w="3369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int</w:t>
            </w:r>
          </w:p>
        </w:tc>
        <w:tc>
          <w:tcPr>
            <w:tcW w:type="dxa" w:w="337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被舉報次數，達 3 次自動轉為 pending 重審</w:t>
            </w:r>
          </w:p>
        </w:tc>
      </w:tr>
      <w:tr>
        <w:tc>
          <w:tcPr>
            <w:tcW w:type="dxa" w:w="26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first_time_submitter</w:t>
            </w:r>
          </w:p>
        </w:tc>
        <w:tc>
          <w:tcPr>
            <w:tcW w:type="dxa" w:w="3369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boolean</w:t>
            </w:r>
          </w:p>
        </w:tc>
        <w:tc>
          <w:tcPr>
            <w:tcW w:type="dxa" w:w="337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提交者是否為首次提交，驅動審核觸發邏輯</w:t>
            </w:r>
          </w:p>
        </w:tc>
      </w:tr>
    </w:tbl>
    <w:p>
      <w:pPr>
        <w:spacing w:after="120" w:before="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D1526"/>
          <w:sz w:val="26"/>
          <w:szCs w:val="26"/>
        </w:rPr>
        <w:t xml:space="preserve">35.3 提交觸發邏輯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20"/>
        <w:gridCol w:w="2246"/>
        <w:gridCol w:w="2246"/>
        <w:gridCol w:w="2248"/>
      </w:tblGrid>
      <w:tr>
        <w:tc>
          <w:tcPr>
            <w:tcW w:type="dxa" w:w="2620"/>
            <w:tcBorders>
              <w:top w:val="single" w:color="060D18" w:sz="1"/>
              <w:left w:val="single" w:color="060D18" w:sz="1"/>
              <w:bottom w:val="single" w:color="060D18" w:sz="1"/>
              <w:right w:val="single" w:color="060D18" w:sz="1"/>
            </w:tcBorders>
            <w:shd w:fill="060D1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0EDE6"/>
                <w:sz w:val="20"/>
                <w:szCs w:val="20"/>
              </w:rPr>
              <w:t xml:space="preserve">提交者狀態</w:t>
            </w:r>
          </w:p>
        </w:tc>
        <w:tc>
          <w:tcPr>
            <w:tcW w:type="dxa" w:w="2246"/>
            <w:tcBorders>
              <w:top w:val="single" w:color="060D18" w:sz="1"/>
              <w:left w:val="single" w:color="060D18" w:sz="1"/>
              <w:bottom w:val="single" w:color="060D18" w:sz="1"/>
              <w:right w:val="single" w:color="060D18" w:sz="1"/>
            </w:tcBorders>
            <w:shd w:fill="060D1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0EDE6"/>
                <w:sz w:val="20"/>
                <w:szCs w:val="20"/>
              </w:rPr>
              <w:t xml:space="preserve">review_status 初始值</w:t>
            </w:r>
          </w:p>
        </w:tc>
        <w:tc>
          <w:tcPr>
            <w:tcW w:type="dxa" w:w="2246"/>
            <w:tcBorders>
              <w:top w:val="single" w:color="060D18" w:sz="1"/>
              <w:left w:val="single" w:color="060D18" w:sz="1"/>
              <w:bottom w:val="single" w:color="060D18" w:sz="1"/>
              <w:right w:val="single" w:color="060D18" w:sz="1"/>
            </w:tcBorders>
            <w:shd w:fill="060D1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0EDE6"/>
                <w:sz w:val="20"/>
                <w:szCs w:val="20"/>
              </w:rPr>
              <w:t xml:space="preserve">公開狀態</w:t>
            </w:r>
          </w:p>
        </w:tc>
        <w:tc>
          <w:tcPr>
            <w:tcW w:type="dxa" w:w="2248"/>
            <w:tcBorders>
              <w:top w:val="single" w:color="060D18" w:sz="1"/>
              <w:left w:val="single" w:color="060D18" w:sz="1"/>
              <w:bottom w:val="single" w:color="060D18" w:sz="1"/>
              <w:right w:val="single" w:color="060D18" w:sz="1"/>
            </w:tcBorders>
            <w:shd w:fill="060D1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0EDE6"/>
                <w:sz w:val="20"/>
                <w:szCs w:val="20"/>
              </w:rPr>
              <w:t xml:space="preserve">通知助手</w:t>
            </w:r>
          </w:p>
        </w:tc>
      </w:tr>
      <w:tr>
        <w:tc>
          <w:tcPr>
            <w:tcW w:type="dxa" w:w="26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首次提交用戶</w:t>
            </w:r>
          </w:p>
        </w:tc>
        <w:tc>
          <w:tcPr>
            <w:tcW w:type="dxa" w:w="224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pending_review</w:t>
            </w:r>
          </w:p>
        </w:tc>
        <w:tc>
          <w:tcPr>
            <w:tcW w:type="dxa" w:w="224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公開（樂觀顯示）</w:t>
            </w:r>
          </w:p>
        </w:tc>
        <w:tc>
          <w:tcPr>
            <w:tcW w:type="dxa" w:w="2248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是，立即通知</w:t>
            </w:r>
          </w:p>
        </w:tc>
      </w:tr>
      <w:tr>
        <w:tc>
          <w:tcPr>
            <w:tcW w:type="dxa" w:w="26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已通過首次審核的用戶</w:t>
            </w:r>
          </w:p>
        </w:tc>
        <w:tc>
          <w:tcPr>
            <w:tcW w:type="dxa" w:w="224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approved（直接）</w:t>
            </w:r>
          </w:p>
        </w:tc>
        <w:tc>
          <w:tcPr>
            <w:tcW w:type="dxa" w:w="224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公開</w:t>
            </w:r>
          </w:p>
        </w:tc>
        <w:tc>
          <w:tcPr>
            <w:tcW w:type="dxa" w:w="2248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否，進入背景隊列供抽查</w:t>
            </w:r>
          </w:p>
        </w:tc>
      </w:tr>
      <w:tr>
        <w:tc>
          <w:tcPr>
            <w:tcW w:type="dxa" w:w="26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任何用戶被舉報達 3 次</w:t>
            </w:r>
          </w:p>
        </w:tc>
        <w:tc>
          <w:tcPr>
            <w:tcW w:type="dxa" w:w="224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pending_review（重審）</w:t>
            </w:r>
          </w:p>
        </w:tc>
        <w:tc>
          <w:tcPr>
            <w:tcW w:type="dxa" w:w="224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保持公開</w:t>
            </w:r>
          </w:p>
        </w:tc>
        <w:tc>
          <w:tcPr>
            <w:tcW w:type="dxa" w:w="2248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是，通知助手複審</w:t>
            </w:r>
          </w:p>
        </w:tc>
      </w:tr>
    </w:tbl>
    <w:p>
      <w:pPr>
        <w:spacing w:after="120" w:before="0"/>
      </w:pP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樂觀顯示（Optimistic UI）：資料送出後立即顯示在賽事列表，不讓用戶等待審核結果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若審核後拒絕，系統才將資料從公開列表移除，同時通知提交者原因</w:t>
      </w:r>
    </w:p>
    <w:p>
      <w:pPr>
        <w:spacing w:after="120" w:before="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D1526"/>
          <w:sz w:val="26"/>
          <w:szCs w:val="26"/>
        </w:rPr>
        <w:t xml:space="preserve">35.4 後台待審清單介面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FF6B3D"/>
          <w:sz w:val="22"/>
          <w:szCs w:val="22"/>
        </w:rPr>
        <w:t xml:space="preserve">頁面路徑</w:t>
      </w:r>
    </w:p>
    <w:p>
      <w:pPr>
        <w:spacing w:after="12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/admin/races/review</w:t>
      </w:r>
    </w:p>
    <w:p>
      <w:pPr>
        <w:spacing w:after="120" w:before="0"/>
      </w:pP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FF6B3D"/>
          <w:sz w:val="22"/>
          <w:szCs w:val="22"/>
        </w:rPr>
        <w:t xml:space="preserve">頁面結構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4F6FA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┌─────────────────────────────────────────────────┐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│  賽事審核                                [篩選▾] │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│  待審 (3)   已核准   已拒絕   舉報 (1)           │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├──────┬──────────────┬──────────────┬────────────┤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│ 狀態 │ 賽事名稱     │ 提交者 / 時間│ 動作       │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├──────┼──────────────┼──────────────┼────────────┤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│ 🟡待審│ 普悠瑪超鐵   │ 王小明       │ [核准]     │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│      │ 2026 · Full  │ 2 天前       │ [編輯後核准]│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│      │              │              │ [拒絕]     │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├──────┼──────────────┼──────────────┼────────────┤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│ 🔴舉報│ Challenge TW │ 3 人舉報     │ [保留]     │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│      │ 2026 · 70.3  │ 1 天前       │ [下架]     │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└──────┴──────────────┴──────────────┴────────────┘</w:t>
            </w:r>
          </w:p>
        </w:tc>
      </w:tr>
    </w:tbl>
    <w:p>
      <w:pPr>
        <w:spacing w:after="120" w:before="0"/>
      </w:pP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FF6B3D"/>
          <w:sz w:val="22"/>
          <w:szCs w:val="22"/>
        </w:rPr>
        <w:t xml:space="preserve">Tab 說明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20"/>
        <w:gridCol w:w="3369"/>
        <w:gridCol w:w="3371"/>
      </w:tblGrid>
      <w:tr>
        <w:tc>
          <w:tcPr>
            <w:tcW w:type="dxa" w:w="2620"/>
            <w:tcBorders>
              <w:top w:val="single" w:color="060D18" w:sz="1"/>
              <w:left w:val="single" w:color="060D18" w:sz="1"/>
              <w:bottom w:val="single" w:color="060D18" w:sz="1"/>
              <w:right w:val="single" w:color="060D18" w:sz="1"/>
            </w:tcBorders>
            <w:shd w:fill="060D1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0EDE6"/>
                <w:sz w:val="20"/>
                <w:szCs w:val="20"/>
              </w:rPr>
              <w:t xml:space="preserve">Tab</w:t>
            </w:r>
          </w:p>
        </w:tc>
        <w:tc>
          <w:tcPr>
            <w:tcW w:type="dxa" w:w="3369"/>
            <w:tcBorders>
              <w:top w:val="single" w:color="060D18" w:sz="1"/>
              <w:left w:val="single" w:color="060D18" w:sz="1"/>
              <w:bottom w:val="single" w:color="060D18" w:sz="1"/>
              <w:right w:val="single" w:color="060D18" w:sz="1"/>
            </w:tcBorders>
            <w:shd w:fill="060D1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0EDE6"/>
                <w:sz w:val="20"/>
                <w:szCs w:val="20"/>
              </w:rPr>
              <w:t xml:space="preserve">內容</w:t>
            </w:r>
          </w:p>
        </w:tc>
        <w:tc>
          <w:tcPr>
            <w:tcW w:type="dxa" w:w="3371"/>
            <w:tcBorders>
              <w:top w:val="single" w:color="060D18" w:sz="1"/>
              <w:left w:val="single" w:color="060D18" w:sz="1"/>
              <w:bottom w:val="single" w:color="060D18" w:sz="1"/>
              <w:right w:val="single" w:color="060D18" w:sz="1"/>
            </w:tcBorders>
            <w:shd w:fill="060D1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0EDE6"/>
                <w:sz w:val="20"/>
                <w:szCs w:val="20"/>
              </w:rPr>
              <w:t xml:space="preserve">Badge</w:t>
            </w:r>
          </w:p>
        </w:tc>
      </w:tr>
      <w:tr>
        <w:tc>
          <w:tcPr>
            <w:tcW w:type="dxa" w:w="26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待審</w:t>
            </w:r>
          </w:p>
        </w:tc>
        <w:tc>
          <w:tcPr>
            <w:tcW w:type="dxa" w:w="3369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首次提交用戶的新賽事，等待助手核准</w:t>
            </w:r>
          </w:p>
        </w:tc>
        <w:tc>
          <w:tcPr>
            <w:tcW w:type="dxa" w:w="337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紅點計數，有新項目時顯示</w:t>
            </w:r>
          </w:p>
        </w:tc>
      </w:tr>
      <w:tr>
        <w:tc>
          <w:tcPr>
            <w:tcW w:type="dxa" w:w="26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已核准</w:t>
            </w:r>
          </w:p>
        </w:tc>
        <w:tc>
          <w:tcPr>
            <w:tcW w:type="dxa" w:w="3369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歷史核准記錄，可搜尋</w:t>
            </w:r>
          </w:p>
        </w:tc>
        <w:tc>
          <w:tcPr>
            <w:tcW w:type="dxa" w:w="337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無</w:t>
            </w:r>
          </w:p>
        </w:tc>
      </w:tr>
      <w:tr>
        <w:tc>
          <w:tcPr>
            <w:tcW w:type="dxa" w:w="26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已拒絕</w:t>
            </w:r>
          </w:p>
        </w:tc>
        <w:tc>
          <w:tcPr>
            <w:tcW w:type="dxa" w:w="3369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歷史拒絕記錄，可重新核准</w:t>
            </w:r>
          </w:p>
        </w:tc>
        <w:tc>
          <w:tcPr>
            <w:tcW w:type="dxa" w:w="337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無</w:t>
            </w:r>
          </w:p>
        </w:tc>
      </w:tr>
      <w:tr>
        <w:tc>
          <w:tcPr>
            <w:tcW w:type="dxa" w:w="26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舉報</w:t>
            </w:r>
          </w:p>
        </w:tc>
        <w:tc>
          <w:tcPr>
            <w:tcW w:type="dxa" w:w="3369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被社群舉報達閾值的賽事</w:t>
            </w:r>
          </w:p>
        </w:tc>
        <w:tc>
          <w:tcPr>
            <w:tcW w:type="dxa" w:w="337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紅點計數，有新項目時顯示</w:t>
            </w:r>
          </w:p>
        </w:tc>
      </w:tr>
    </w:tbl>
    <w:p>
      <w:pPr>
        <w:spacing w:after="120" w:before="0"/>
      </w:pP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FF6B3D"/>
          <w:sz w:val="22"/>
          <w:szCs w:val="22"/>
        </w:rPr>
        <w:t xml:space="preserve">每列資料欄位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20"/>
        <w:gridCol w:w="6740"/>
      </w:tblGrid>
      <w:tr>
        <w:tc>
          <w:tcPr>
            <w:tcW w:type="dxa" w:w="2620"/>
            <w:tcBorders>
              <w:top w:val="single" w:color="060D18" w:sz="1"/>
              <w:left w:val="single" w:color="060D18" w:sz="1"/>
              <w:bottom w:val="single" w:color="060D18" w:sz="1"/>
              <w:right w:val="single" w:color="060D18" w:sz="1"/>
            </w:tcBorders>
            <w:shd w:fill="060D1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0EDE6"/>
                <w:sz w:val="20"/>
                <w:szCs w:val="20"/>
              </w:rPr>
              <w:t xml:space="preserve">欄位</w:t>
            </w:r>
          </w:p>
        </w:tc>
        <w:tc>
          <w:tcPr>
            <w:tcW w:type="dxa" w:w="6740"/>
            <w:tcBorders>
              <w:top w:val="single" w:color="060D18" w:sz="1"/>
              <w:left w:val="single" w:color="060D18" w:sz="1"/>
              <w:bottom w:val="single" w:color="060D18" w:sz="1"/>
              <w:right w:val="single" w:color="060D18" w:sz="1"/>
            </w:tcBorders>
            <w:shd w:fill="060D1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0EDE6"/>
                <w:sz w:val="20"/>
                <w:szCs w:val="20"/>
              </w:rPr>
              <w:t xml:space="preserve">說明</w:t>
            </w:r>
          </w:p>
        </w:tc>
      </w:tr>
      <w:tr>
        <w:tc>
          <w:tcPr>
            <w:tcW w:type="dxa" w:w="26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狀態 badge</w:t>
            </w:r>
          </w:p>
        </w:tc>
        <w:tc>
          <w:tcPr>
            <w:tcW w:type="dxa" w:w="67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🟡 待審 / 🔴 舉報 / ✅ 已核准 / ❌ 已拒絕，顏色標示一目了然</w:t>
            </w:r>
          </w:p>
        </w:tc>
      </w:tr>
      <w:tr>
        <w:tc>
          <w:tcPr>
            <w:tcW w:type="dxa" w:w="26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賽事名稱</w:t>
            </w:r>
          </w:p>
        </w:tc>
        <w:tc>
          <w:tcPr>
            <w:tcW w:type="dxa" w:w="67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可點擊展開詳細資料預覽（inline 展開，不跳頁）</w:t>
            </w:r>
          </w:p>
        </w:tc>
      </w:tr>
      <w:tr>
        <w:tc>
          <w:tcPr>
            <w:tcW w:type="dxa" w:w="26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距離 / 年份</w:t>
            </w:r>
          </w:p>
        </w:tc>
        <w:tc>
          <w:tcPr>
            <w:tcW w:type="dxa" w:w="67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快速識別賽事規模</w:t>
            </w:r>
          </w:p>
        </w:tc>
      </w:tr>
      <w:tr>
        <w:tc>
          <w:tcPr>
            <w:tcW w:type="dxa" w:w="26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提交者</w:t>
            </w:r>
          </w:p>
        </w:tc>
        <w:tc>
          <w:tcPr>
            <w:tcW w:type="dxa" w:w="67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顯示姓名，可點擊查看該用戶的提交歷史</w:t>
            </w:r>
          </w:p>
        </w:tc>
      </w:tr>
      <w:tr>
        <w:tc>
          <w:tcPr>
            <w:tcW w:type="dxa" w:w="26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提交時間</w:t>
            </w:r>
          </w:p>
        </w:tc>
        <w:tc>
          <w:tcPr>
            <w:tcW w:type="dxa" w:w="67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顯示「N 天前」，超過 7 天未審核轉為橘色警示</w:t>
            </w:r>
          </w:p>
        </w:tc>
      </w:tr>
      <w:tr>
        <w:tc>
          <w:tcPr>
            <w:tcW w:type="dxa" w:w="26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舉報次數</w:t>
            </w:r>
          </w:p>
        </w:tc>
        <w:tc>
          <w:tcPr>
            <w:tcW w:type="dxa" w:w="67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舉報 tab 專用，顯示「N 人舉報」</w:t>
            </w:r>
          </w:p>
        </w:tc>
      </w:tr>
    </w:tbl>
    <w:p>
      <w:pPr>
        <w:spacing w:after="120" w:before="0"/>
      </w:pP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FF6B3D"/>
          <w:sz w:val="22"/>
          <w:szCs w:val="22"/>
        </w:rPr>
        <w:t xml:space="preserve">Inline 動作按鈕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20"/>
        <w:gridCol w:w="3369"/>
        <w:gridCol w:w="3371"/>
      </w:tblGrid>
      <w:tr>
        <w:tc>
          <w:tcPr>
            <w:tcW w:type="dxa" w:w="2620"/>
            <w:tcBorders>
              <w:top w:val="single" w:color="060D18" w:sz="1"/>
              <w:left w:val="single" w:color="060D18" w:sz="1"/>
              <w:bottom w:val="single" w:color="060D18" w:sz="1"/>
              <w:right w:val="single" w:color="060D18" w:sz="1"/>
            </w:tcBorders>
            <w:shd w:fill="060D1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0EDE6"/>
                <w:sz w:val="20"/>
                <w:szCs w:val="20"/>
              </w:rPr>
              <w:t xml:space="preserve">動作</w:t>
            </w:r>
          </w:p>
        </w:tc>
        <w:tc>
          <w:tcPr>
            <w:tcW w:type="dxa" w:w="3369"/>
            <w:tcBorders>
              <w:top w:val="single" w:color="060D18" w:sz="1"/>
              <w:left w:val="single" w:color="060D18" w:sz="1"/>
              <w:bottom w:val="single" w:color="060D18" w:sz="1"/>
              <w:right w:val="single" w:color="060D18" w:sz="1"/>
            </w:tcBorders>
            <w:shd w:fill="060D1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0EDE6"/>
                <w:sz w:val="20"/>
                <w:szCs w:val="20"/>
              </w:rPr>
              <w:t xml:space="preserve">行為</w:t>
            </w:r>
          </w:p>
        </w:tc>
        <w:tc>
          <w:tcPr>
            <w:tcW w:type="dxa" w:w="3371"/>
            <w:tcBorders>
              <w:top w:val="single" w:color="060D18" w:sz="1"/>
              <w:left w:val="single" w:color="060D18" w:sz="1"/>
              <w:bottom w:val="single" w:color="060D18" w:sz="1"/>
              <w:right w:val="single" w:color="060D18" w:sz="1"/>
            </w:tcBorders>
            <w:shd w:fill="060D1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0EDE6"/>
                <w:sz w:val="20"/>
                <w:szCs w:val="20"/>
              </w:rPr>
              <w:t xml:space="preserve">後續流程</w:t>
            </w:r>
          </w:p>
        </w:tc>
      </w:tr>
      <w:tr>
        <w:tc>
          <w:tcPr>
            <w:tcW w:type="dxa" w:w="26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核准</w:t>
            </w:r>
          </w:p>
        </w:tc>
        <w:tc>
          <w:tcPr>
            <w:tcW w:type="dxa" w:w="3369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review_status → approved，賽事保持公開</w:t>
            </w:r>
          </w:p>
        </w:tc>
        <w:tc>
          <w:tcPr>
            <w:tcW w:type="dxa" w:w="337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無需額外動作</w:t>
            </w:r>
          </w:p>
        </w:tc>
      </w:tr>
      <w:tr>
        <w:tc>
          <w:tcPr>
            <w:tcW w:type="dxa" w:w="26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編輯後核准</w:t>
            </w:r>
          </w:p>
        </w:tc>
        <w:tc>
          <w:tcPr>
            <w:tcW w:type="dxa" w:w="3369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開啟 inline 編輯欄位，助手修正後核准</w:t>
            </w:r>
          </w:p>
        </w:tc>
        <w:tc>
          <w:tcPr>
            <w:tcW w:type="dxa" w:w="337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修正後 review_status → approved</w:t>
            </w:r>
          </w:p>
        </w:tc>
      </w:tr>
      <w:tr>
        <w:tc>
          <w:tcPr>
            <w:tcW w:type="dxa" w:w="26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拒絕</w:t>
            </w:r>
          </w:p>
        </w:tc>
        <w:tc>
          <w:tcPr>
            <w:tcW w:type="dxa" w:w="3369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彈出對話框填寫拒絕原因，勾選是否通知提交者</w:t>
            </w:r>
          </w:p>
        </w:tc>
        <w:tc>
          <w:tcPr>
            <w:tcW w:type="dxa" w:w="337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通知後提交者可修正重新提交</w:t>
            </w:r>
          </w:p>
        </w:tc>
      </w:tr>
      <w:tr>
        <w:tc>
          <w:tcPr>
            <w:tcW w:type="dxa" w:w="26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保留（舉報 tab）</w:t>
            </w:r>
          </w:p>
        </w:tc>
        <w:tc>
          <w:tcPr>
            <w:tcW w:type="dxa" w:w="3369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忽略舉報，賽事繼續公開</w:t>
            </w:r>
          </w:p>
        </w:tc>
        <w:tc>
          <w:tcPr>
            <w:tcW w:type="dxa" w:w="337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report_count 重設為 0</w:t>
            </w:r>
          </w:p>
        </w:tc>
      </w:tr>
      <w:tr>
        <w:tc>
          <w:tcPr>
            <w:tcW w:type="dxa" w:w="26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下架（舉報 tab）</w:t>
            </w:r>
          </w:p>
        </w:tc>
        <w:tc>
          <w:tcPr>
            <w:tcW w:type="dxa" w:w="3369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賽事從公開列表移除，review_status → rejected</w:t>
            </w:r>
          </w:p>
        </w:tc>
        <w:tc>
          <w:tcPr>
            <w:tcW w:type="dxa" w:w="337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可選擇是否通知原提交者</w:t>
            </w:r>
          </w:p>
        </w:tc>
      </w:tr>
    </w:tbl>
    <w:p>
      <w:pPr>
        <w:spacing w:after="120" w:before="0"/>
      </w:pP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FF6B3D"/>
          <w:sz w:val="22"/>
          <w:szCs w:val="22"/>
        </w:rPr>
        <w:t xml:space="preserve">通知機制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有新待審項目時，系統寄送 Email 通知助手（每日彙整，不逐筆推送）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助手登入後，Nav 的「管理後台」連結顯示 badge 數字（待審 + 舉報總計）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拒絕時系統 Email 通知提交者，說明原因並提供修正後重新提交的連結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7 天未審核的待審項目，系統發送提醒 Email 給助手</w:t>
      </w:r>
    </w:p>
    <w:p>
      <w:pPr>
        <w:spacing w:after="120" w:before="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D1526"/>
          <w:sz w:val="26"/>
          <w:szCs w:val="26"/>
        </w:rPr>
        <w:t xml:space="preserve">35.5 舉報功能（一般用戶端）</w:t>
      </w:r>
    </w:p>
    <w:p>
      <w:pPr>
        <w:spacing w:after="12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任何已登入用戶可以對賽事頁面按下「回報錯誤資訊」，填寫一行說明後送出。</w:t>
      </w:r>
    </w:p>
    <w:p>
      <w:pPr>
        <w:spacing w:after="12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20"/>
        <w:gridCol w:w="6740"/>
      </w:tblGrid>
      <w:tr>
        <w:tc>
          <w:tcPr>
            <w:tcW w:type="dxa" w:w="2620"/>
            <w:tcBorders>
              <w:top w:val="single" w:color="060D18" w:sz="1"/>
              <w:left w:val="single" w:color="060D18" w:sz="1"/>
              <w:bottom w:val="single" w:color="060D18" w:sz="1"/>
              <w:right w:val="single" w:color="060D18" w:sz="1"/>
            </w:tcBorders>
            <w:shd w:fill="060D1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0EDE6"/>
                <w:sz w:val="20"/>
                <w:szCs w:val="20"/>
              </w:rPr>
              <w:t xml:space="preserve">欄位</w:t>
            </w:r>
          </w:p>
        </w:tc>
        <w:tc>
          <w:tcPr>
            <w:tcW w:type="dxa" w:w="6740"/>
            <w:tcBorders>
              <w:top w:val="single" w:color="060D18" w:sz="1"/>
              <w:left w:val="single" w:color="060D18" w:sz="1"/>
              <w:bottom w:val="single" w:color="060D18" w:sz="1"/>
              <w:right w:val="single" w:color="060D18" w:sz="1"/>
            </w:tcBorders>
            <w:shd w:fill="060D1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0EDE6"/>
                <w:sz w:val="20"/>
                <w:szCs w:val="20"/>
              </w:rPr>
              <w:t xml:space="preserve">說明</w:t>
            </w:r>
          </w:p>
        </w:tc>
      </w:tr>
      <w:tr>
        <w:tc>
          <w:tcPr>
            <w:tcW w:type="dxa" w:w="26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result_id / race_id</w:t>
            </w:r>
          </w:p>
        </w:tc>
        <w:tc>
          <w:tcPr>
            <w:tcW w:type="dxa" w:w="67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被舉報的資料 ID</w:t>
            </w:r>
          </w:p>
        </w:tc>
      </w:tr>
      <w:tr>
        <w:tc>
          <w:tcPr>
            <w:tcW w:type="dxa" w:w="26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reported_by</w:t>
            </w:r>
          </w:p>
        </w:tc>
        <w:tc>
          <w:tcPr>
            <w:tcW w:type="dxa" w:w="67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舉報者帳號</w:t>
            </w:r>
          </w:p>
        </w:tc>
      </w:tr>
      <w:tr>
        <w:tc>
          <w:tcPr>
            <w:tcW w:type="dxa" w:w="26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reason</w:t>
            </w:r>
          </w:p>
        </w:tc>
        <w:tc>
          <w:tcPr>
            <w:tcW w:type="dxa" w:w="67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舉報原因（自由文字，上限 200 字）</w:t>
            </w:r>
          </w:p>
        </w:tc>
      </w:tr>
      <w:tr>
        <w:tc>
          <w:tcPr>
            <w:tcW w:type="dxa" w:w="26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created_at</w:t>
            </w:r>
          </w:p>
        </w:tc>
        <w:tc>
          <w:tcPr>
            <w:tcW w:type="dxa" w:w="67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舉報時間</w:t>
            </w:r>
          </w:p>
        </w:tc>
      </w:tr>
    </w:tbl>
    <w:p>
      <w:pPr>
        <w:spacing w:after="120" w:before="0"/>
      </w:pP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同一用戶對同一賽事只能舉報一次（唯一約束）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舉報後，UI 上「回報錯誤資訊」按鈕改為灰色「已回報」，避免重複操作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舉報累積達 3 次，自動觸發待審流程，助手收到通知</w:t>
      </w:r>
    </w:p>
    <w:p>
      <w:pPr>
        <w:spacing w:after="120" w:before="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D1526"/>
          <w:sz w:val="26"/>
          <w:szCs w:val="26"/>
        </w:rPr>
        <w:t xml:space="preserve">35.6 API 新增端點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20"/>
        <w:gridCol w:w="2246"/>
        <w:gridCol w:w="2246"/>
        <w:gridCol w:w="2248"/>
      </w:tblGrid>
      <w:tr>
        <w:tc>
          <w:tcPr>
            <w:tcW w:type="dxa" w:w="2620"/>
            <w:tcBorders>
              <w:top w:val="single" w:color="060D18" w:sz="1"/>
              <w:left w:val="single" w:color="060D18" w:sz="1"/>
              <w:bottom w:val="single" w:color="060D18" w:sz="1"/>
              <w:right w:val="single" w:color="060D18" w:sz="1"/>
            </w:tcBorders>
            <w:shd w:fill="060D1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0EDE6"/>
                <w:sz w:val="20"/>
                <w:szCs w:val="20"/>
              </w:rPr>
              <w:t xml:space="preserve">方法</w:t>
            </w:r>
          </w:p>
        </w:tc>
        <w:tc>
          <w:tcPr>
            <w:tcW w:type="dxa" w:w="2246"/>
            <w:tcBorders>
              <w:top w:val="single" w:color="060D18" w:sz="1"/>
              <w:left w:val="single" w:color="060D18" w:sz="1"/>
              <w:bottom w:val="single" w:color="060D18" w:sz="1"/>
              <w:right w:val="single" w:color="060D18" w:sz="1"/>
            </w:tcBorders>
            <w:shd w:fill="060D1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0EDE6"/>
                <w:sz w:val="20"/>
                <w:szCs w:val="20"/>
              </w:rPr>
              <w:t xml:space="preserve">路徑</w:t>
            </w:r>
          </w:p>
        </w:tc>
        <w:tc>
          <w:tcPr>
            <w:tcW w:type="dxa" w:w="2246"/>
            <w:tcBorders>
              <w:top w:val="single" w:color="060D18" w:sz="1"/>
              <w:left w:val="single" w:color="060D18" w:sz="1"/>
              <w:bottom w:val="single" w:color="060D18" w:sz="1"/>
              <w:right w:val="single" w:color="060D18" w:sz="1"/>
            </w:tcBorders>
            <w:shd w:fill="060D1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0EDE6"/>
                <w:sz w:val="20"/>
                <w:szCs w:val="20"/>
              </w:rPr>
              <w:t xml:space="preserve">權限</w:t>
            </w:r>
          </w:p>
        </w:tc>
        <w:tc>
          <w:tcPr>
            <w:tcW w:type="dxa" w:w="2248"/>
            <w:tcBorders>
              <w:top w:val="single" w:color="060D18" w:sz="1"/>
              <w:left w:val="single" w:color="060D18" w:sz="1"/>
              <w:bottom w:val="single" w:color="060D18" w:sz="1"/>
              <w:right w:val="single" w:color="060D18" w:sz="1"/>
            </w:tcBorders>
            <w:shd w:fill="060D1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0EDE6"/>
                <w:sz w:val="20"/>
                <w:szCs w:val="20"/>
              </w:rPr>
              <w:t xml:space="preserve">說明</w:t>
            </w:r>
          </w:p>
        </w:tc>
      </w:tr>
      <w:tr>
        <w:tc>
          <w:tcPr>
            <w:tcW w:type="dxa" w:w="26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GET</w:t>
            </w:r>
          </w:p>
        </w:tc>
        <w:tc>
          <w:tcPr>
            <w:tcW w:type="dxa" w:w="224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/api/admin/races/review</w:t>
            </w:r>
          </w:p>
        </w:tc>
        <w:tc>
          <w:tcPr>
            <w:tcW w:type="dxa" w:w="224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助手</w:t>
            </w:r>
          </w:p>
        </w:tc>
        <w:tc>
          <w:tcPr>
            <w:tcW w:type="dxa" w:w="2248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取得待審 / 舉報清單，支援 tab 篩選</w:t>
            </w:r>
          </w:p>
        </w:tc>
      </w:tr>
      <w:tr>
        <w:tc>
          <w:tcPr>
            <w:tcW w:type="dxa" w:w="26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PUT</w:t>
            </w:r>
          </w:p>
        </w:tc>
        <w:tc>
          <w:tcPr>
            <w:tcW w:type="dxa" w:w="224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/api/admin/races/:id/approve</w:t>
            </w:r>
          </w:p>
        </w:tc>
        <w:tc>
          <w:tcPr>
            <w:tcW w:type="dxa" w:w="224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助手</w:t>
            </w:r>
          </w:p>
        </w:tc>
        <w:tc>
          <w:tcPr>
            <w:tcW w:type="dxa" w:w="2248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核准賽事</w:t>
            </w:r>
          </w:p>
        </w:tc>
      </w:tr>
      <w:tr>
        <w:tc>
          <w:tcPr>
            <w:tcW w:type="dxa" w:w="26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PUT</w:t>
            </w:r>
          </w:p>
        </w:tc>
        <w:tc>
          <w:tcPr>
            <w:tcW w:type="dxa" w:w="224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/api/admin/races/:id/reject</w:t>
            </w:r>
          </w:p>
        </w:tc>
        <w:tc>
          <w:tcPr>
            <w:tcW w:type="dxa" w:w="224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助手</w:t>
            </w:r>
          </w:p>
        </w:tc>
        <w:tc>
          <w:tcPr>
            <w:tcW w:type="dxa" w:w="2248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拒絕賽事，附原因與是否通知</w:t>
            </w:r>
          </w:p>
        </w:tc>
      </w:tr>
      <w:tr>
        <w:tc>
          <w:tcPr>
            <w:tcW w:type="dxa" w:w="26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PUT</w:t>
            </w:r>
          </w:p>
        </w:tc>
        <w:tc>
          <w:tcPr>
            <w:tcW w:type="dxa" w:w="224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/api/admin/races/:id/takedown</w:t>
            </w:r>
          </w:p>
        </w:tc>
        <w:tc>
          <w:tcPr>
            <w:tcW w:type="dxa" w:w="224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助手</w:t>
            </w:r>
          </w:p>
        </w:tc>
        <w:tc>
          <w:tcPr>
            <w:tcW w:type="dxa" w:w="2248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下架舉報賽事</w:t>
            </w:r>
          </w:p>
        </w:tc>
      </w:tr>
      <w:tr>
        <w:tc>
          <w:tcPr>
            <w:tcW w:type="dxa" w:w="26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POST</w:t>
            </w:r>
          </w:p>
        </w:tc>
        <w:tc>
          <w:tcPr>
            <w:tcW w:type="dxa" w:w="224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/api/races/:id/report</w:t>
            </w:r>
          </w:p>
        </w:tc>
        <w:tc>
          <w:tcPr>
            <w:tcW w:type="dxa" w:w="224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登入</w:t>
            </w:r>
          </w:p>
        </w:tc>
        <w:tc>
          <w:tcPr>
            <w:tcW w:type="dxa" w:w="2248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舉報賽事資料有誤</w:t>
            </w:r>
          </w:p>
        </w:tc>
      </w:tr>
    </w:tbl>
    <w:p>
      <w:pPr>
        <w:spacing w:after="240" w:before="0"/>
      </w:pPr>
    </w:p>
    <w:p>
      <w:pPr>
        <w:pStyle w:val="Heading1"/>
        <w:pBdr>
          <w:left w:val="single" w:color="FF6B3D" w:sz="18" w:space="8"/>
        </w:pBdr>
        <w:spacing w:after="160" w:before="440"/>
      </w:pPr>
      <w:r>
        <w:rPr>
          <w:rFonts w:ascii="Arial" w:cs="Arial" w:eastAsia="Arial" w:hAnsi="Arial"/>
          <w:b/>
          <w:bCs/>
          <w:color w:val="060D18"/>
          <w:sz w:val="34"/>
          <w:szCs w:val="34"/>
        </w:rPr>
        <w:t xml:space="preserve">36. 賽事互動投票規格（Wish List）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D1526"/>
          <w:sz w:val="26"/>
          <w:szCs w:val="26"/>
        </w:rPr>
        <w:t xml:space="preserve">36.1 設計背景與研究依據</w:t>
      </w:r>
    </w:p>
    <w:p>
      <w:pPr>
        <w:spacing w:after="12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鐵人三項選手對賽事有兩種不同的情感關係：「想參加」（計畫未來報名）和「參加過」（已完賽的歷史連結）。EventON 的 Wishlist 研究顯示，讓用戶收藏感興趣的賽事，能幫助主辦方預測需求，同時為其他選手提供賽事熱度的參考依據。Strava 的 Kudos 則證明了小型社群互動按鈕能有效增加平台黏著度。</w:t>
      </w:r>
    </w:p>
    <w:p>
      <w:pPr>
        <w:spacing w:after="120" w:before="0"/>
      </w:pPr>
    </w:p>
    <w:p>
      <w:pPr>
        <w:spacing w:after="12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設計兩個獨立的計數器而非單一「讚」，產生的資訊價值遠更高：「想參加 148 人，參加過 312 人」對新手選手是具體的賽事熱度指標，也讓「參加過」的選手自然成為潛在的成績登錄者。</w:t>
      </w:r>
    </w:p>
    <w:p>
      <w:pPr>
        <w:spacing w:after="120" w:before="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D1526"/>
          <w:sz w:val="26"/>
          <w:szCs w:val="26"/>
        </w:rPr>
        <w:t xml:space="preserve">36.2 兩種互動類型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20"/>
        <w:gridCol w:w="1684"/>
        <w:gridCol w:w="1684"/>
        <w:gridCol w:w="1684"/>
        <w:gridCol w:w="1688"/>
      </w:tblGrid>
      <w:tr>
        <w:tc>
          <w:tcPr>
            <w:tcW w:type="dxa" w:w="2620"/>
            <w:tcBorders>
              <w:top w:val="single" w:color="060D18" w:sz="1"/>
              <w:left w:val="single" w:color="060D18" w:sz="1"/>
              <w:bottom w:val="single" w:color="060D18" w:sz="1"/>
              <w:right w:val="single" w:color="060D18" w:sz="1"/>
            </w:tcBorders>
            <w:shd w:fill="060D1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0EDE6"/>
                <w:sz w:val="20"/>
                <w:szCs w:val="20"/>
              </w:rPr>
              <w:t xml:space="preserve">類型</w:t>
            </w:r>
          </w:p>
        </w:tc>
        <w:tc>
          <w:tcPr>
            <w:tcW w:type="dxa" w:w="1684"/>
            <w:tcBorders>
              <w:top w:val="single" w:color="060D18" w:sz="1"/>
              <w:left w:val="single" w:color="060D18" w:sz="1"/>
              <w:bottom w:val="single" w:color="060D18" w:sz="1"/>
              <w:right w:val="single" w:color="060D18" w:sz="1"/>
            </w:tcBorders>
            <w:shd w:fill="060D1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0EDE6"/>
                <w:sz w:val="20"/>
                <w:szCs w:val="20"/>
              </w:rPr>
              <w:t xml:space="preserve">按鈕文字</w:t>
            </w:r>
          </w:p>
        </w:tc>
        <w:tc>
          <w:tcPr>
            <w:tcW w:type="dxa" w:w="1684"/>
            <w:tcBorders>
              <w:top w:val="single" w:color="060D18" w:sz="1"/>
              <w:left w:val="single" w:color="060D18" w:sz="1"/>
              <w:bottom w:val="single" w:color="060D18" w:sz="1"/>
              <w:right w:val="single" w:color="060D18" w:sz="1"/>
            </w:tcBorders>
            <w:shd w:fill="060D1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0EDE6"/>
                <w:sz w:val="20"/>
                <w:szCs w:val="20"/>
              </w:rPr>
              <w:t xml:space="preserve">圖示</w:t>
            </w:r>
          </w:p>
        </w:tc>
        <w:tc>
          <w:tcPr>
            <w:tcW w:type="dxa" w:w="1684"/>
            <w:tcBorders>
              <w:top w:val="single" w:color="060D18" w:sz="1"/>
              <w:left w:val="single" w:color="060D18" w:sz="1"/>
              <w:bottom w:val="single" w:color="060D18" w:sz="1"/>
              <w:right w:val="single" w:color="060D18" w:sz="1"/>
            </w:tcBorders>
            <w:shd w:fill="060D1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0EDE6"/>
                <w:sz w:val="20"/>
                <w:szCs w:val="20"/>
              </w:rPr>
              <w:t xml:space="preserve">說明</w:t>
            </w:r>
          </w:p>
        </w:tc>
        <w:tc>
          <w:tcPr>
            <w:tcW w:type="dxa" w:w="1688"/>
            <w:tcBorders>
              <w:top w:val="single" w:color="060D18" w:sz="1"/>
              <w:left w:val="single" w:color="060D18" w:sz="1"/>
              <w:bottom w:val="single" w:color="060D18" w:sz="1"/>
              <w:right w:val="single" w:color="060D18" w:sz="1"/>
            </w:tcBorders>
            <w:shd w:fill="060D1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0EDE6"/>
                <w:sz w:val="20"/>
                <w:szCs w:val="20"/>
              </w:rPr>
              <w:t xml:space="preserve">進榜相關性</w:t>
            </w:r>
          </w:p>
        </w:tc>
      </w:tr>
      <w:tr>
        <w:tc>
          <w:tcPr>
            <w:tcW w:type="dxa" w:w="26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想參加</w:t>
            </w:r>
          </w:p>
        </w:tc>
        <w:tc>
          <w:tcPr>
            <w:tcW w:type="dxa" w:w="1684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想參加</w:t>
            </w:r>
          </w:p>
        </w:tc>
        <w:tc>
          <w:tcPr>
            <w:tcW w:type="dxa" w:w="1684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🔔 或收藏圖示</w:t>
            </w:r>
          </w:p>
        </w:tc>
        <w:tc>
          <w:tcPr>
            <w:tcW w:type="dxa" w:w="1684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對未來計畫報名的賽事表達意願，類似 Wishlist</w:t>
            </w:r>
          </w:p>
        </w:tc>
        <w:tc>
          <w:tcPr>
            <w:tcW w:type="dxa" w:w="1688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否，純互動</w:t>
            </w:r>
          </w:p>
        </w:tc>
      </w:tr>
      <w:tr>
        <w:tc>
          <w:tcPr>
            <w:tcW w:type="dxa" w:w="26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參加過</w:t>
            </w:r>
          </w:p>
        </w:tc>
        <w:tc>
          <w:tcPr>
            <w:tcW w:type="dxa" w:w="1684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我參加過</w:t>
            </w:r>
          </w:p>
        </w:tc>
        <w:tc>
          <w:tcPr>
            <w:tcW w:type="dxa" w:w="1684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✓ 或旗幟圖示</w:t>
            </w:r>
          </w:p>
        </w:tc>
        <w:tc>
          <w:tcPr>
            <w:tcW w:type="dxa" w:w="1684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聲明自己曾參加此賽事，隱含成績登錄邀請</w:t>
            </w:r>
          </w:p>
        </w:tc>
        <w:tc>
          <w:tcPr>
            <w:tcW w:type="dxa" w:w="1688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是，觸發登錄提示</w:t>
            </w:r>
          </w:p>
        </w:tc>
      </w:tr>
    </w:tbl>
    <w:p>
      <w:pPr>
        <w:spacing w:after="120" w:before="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D1526"/>
          <w:sz w:val="26"/>
          <w:szCs w:val="26"/>
        </w:rPr>
        <w:t xml:space="preserve">36.3 資料庫設計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FF6B3D"/>
          <w:sz w:val="22"/>
          <w:szCs w:val="22"/>
        </w:rPr>
        <w:t xml:space="preserve">新增 RACE_INTEREST 資料表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20"/>
        <w:gridCol w:w="3369"/>
        <w:gridCol w:w="3371"/>
      </w:tblGrid>
      <w:tr>
        <w:tc>
          <w:tcPr>
            <w:tcW w:type="dxa" w:w="2620"/>
            <w:tcBorders>
              <w:top w:val="single" w:color="060D18" w:sz="1"/>
              <w:left w:val="single" w:color="060D18" w:sz="1"/>
              <w:bottom w:val="single" w:color="060D18" w:sz="1"/>
              <w:right w:val="single" w:color="060D18" w:sz="1"/>
            </w:tcBorders>
            <w:shd w:fill="060D1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0EDE6"/>
                <w:sz w:val="20"/>
                <w:szCs w:val="20"/>
              </w:rPr>
              <w:t xml:space="preserve">欄位</w:t>
            </w:r>
          </w:p>
        </w:tc>
        <w:tc>
          <w:tcPr>
            <w:tcW w:type="dxa" w:w="3369"/>
            <w:tcBorders>
              <w:top w:val="single" w:color="060D18" w:sz="1"/>
              <w:left w:val="single" w:color="060D18" w:sz="1"/>
              <w:bottom w:val="single" w:color="060D18" w:sz="1"/>
              <w:right w:val="single" w:color="060D18" w:sz="1"/>
            </w:tcBorders>
            <w:shd w:fill="060D1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0EDE6"/>
                <w:sz w:val="20"/>
                <w:szCs w:val="20"/>
              </w:rPr>
              <w:t xml:space="preserve">型別</w:t>
            </w:r>
          </w:p>
        </w:tc>
        <w:tc>
          <w:tcPr>
            <w:tcW w:type="dxa" w:w="3371"/>
            <w:tcBorders>
              <w:top w:val="single" w:color="060D18" w:sz="1"/>
              <w:left w:val="single" w:color="060D18" w:sz="1"/>
              <w:bottom w:val="single" w:color="060D18" w:sz="1"/>
              <w:right w:val="single" w:color="060D18" w:sz="1"/>
            </w:tcBorders>
            <w:shd w:fill="060D1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0EDE6"/>
                <w:sz w:val="20"/>
                <w:szCs w:val="20"/>
              </w:rPr>
              <w:t xml:space="preserve">說明</w:t>
            </w:r>
          </w:p>
        </w:tc>
      </w:tr>
      <w:tr>
        <w:tc>
          <w:tcPr>
            <w:tcW w:type="dxa" w:w="26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id</w:t>
            </w:r>
          </w:p>
        </w:tc>
        <w:tc>
          <w:tcPr>
            <w:tcW w:type="dxa" w:w="3369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uuid PK</w:t>
            </w:r>
          </w:p>
        </w:tc>
        <w:tc>
          <w:tcPr>
            <w:tcW w:type="dxa" w:w="337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6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race_edition_id</w:t>
            </w:r>
          </w:p>
        </w:tc>
        <w:tc>
          <w:tcPr>
            <w:tcW w:type="dxa" w:w="3369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uuid FK</w:t>
            </w:r>
          </w:p>
        </w:tc>
        <w:tc>
          <w:tcPr>
            <w:tcW w:type="dxa" w:w="337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對應特定屆次（想參加未來場次 / 參加過某屆）</w:t>
            </w:r>
          </w:p>
        </w:tc>
      </w:tr>
      <w:tr>
        <w:tc>
          <w:tcPr>
            <w:tcW w:type="dxa" w:w="26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athlete_id</w:t>
            </w:r>
          </w:p>
        </w:tc>
        <w:tc>
          <w:tcPr>
            <w:tcW w:type="dxa" w:w="3369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uuid FK</w:t>
            </w:r>
          </w:p>
        </w:tc>
        <w:tc>
          <w:tcPr>
            <w:tcW w:type="dxa" w:w="337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登入用戶</w:t>
            </w:r>
          </w:p>
        </w:tc>
      </w:tr>
      <w:tr>
        <w:tc>
          <w:tcPr>
            <w:tcW w:type="dxa" w:w="26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interest_type</w:t>
            </w:r>
          </w:p>
        </w:tc>
        <w:tc>
          <w:tcPr>
            <w:tcW w:type="dxa" w:w="3369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string</w:t>
            </w:r>
          </w:p>
        </w:tc>
        <w:tc>
          <w:tcPr>
            <w:tcW w:type="dxa" w:w="337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wishlist（想參加）/ attended（參加過）</w:t>
            </w:r>
          </w:p>
        </w:tc>
      </w:tr>
      <w:tr>
        <w:tc>
          <w:tcPr>
            <w:tcW w:type="dxa" w:w="26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created_at</w:t>
            </w:r>
          </w:p>
        </w:tc>
        <w:tc>
          <w:tcPr>
            <w:tcW w:type="dxa" w:w="3369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timestamp</w:t>
            </w:r>
          </w:p>
        </w:tc>
        <w:tc>
          <w:tcPr>
            <w:tcW w:type="dxa" w:w="337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6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UNIQUE</w:t>
            </w:r>
          </w:p>
        </w:tc>
        <w:tc>
          <w:tcPr>
            <w:tcW w:type="dxa" w:w="3369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(race_edition_id, athlete_id, interest_type)</w:t>
            </w:r>
          </w:p>
        </w:tc>
        <w:tc>
          <w:tcPr>
            <w:tcW w:type="dxa" w:w="337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同一用戶對同一屆次同一類型只能有一筆</w:t>
            </w:r>
          </w:p>
        </w:tc>
      </w:tr>
    </w:tbl>
    <w:p>
      <w:pPr>
        <w:spacing w:after="120" w:before="0"/>
      </w:pP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FF6B3D"/>
          <w:sz w:val="22"/>
          <w:szCs w:val="22"/>
        </w:rPr>
        <w:t xml:space="preserve">RACE_EDITION 反正規化快取欄位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20"/>
        <w:gridCol w:w="3369"/>
        <w:gridCol w:w="3371"/>
      </w:tblGrid>
      <w:tr>
        <w:tc>
          <w:tcPr>
            <w:tcW w:type="dxa" w:w="2620"/>
            <w:tcBorders>
              <w:top w:val="single" w:color="060D18" w:sz="1"/>
              <w:left w:val="single" w:color="060D18" w:sz="1"/>
              <w:bottom w:val="single" w:color="060D18" w:sz="1"/>
              <w:right w:val="single" w:color="060D18" w:sz="1"/>
            </w:tcBorders>
            <w:shd w:fill="060D1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0EDE6"/>
                <w:sz w:val="20"/>
                <w:szCs w:val="20"/>
              </w:rPr>
              <w:t xml:space="preserve">欄位</w:t>
            </w:r>
          </w:p>
        </w:tc>
        <w:tc>
          <w:tcPr>
            <w:tcW w:type="dxa" w:w="3369"/>
            <w:tcBorders>
              <w:top w:val="single" w:color="060D18" w:sz="1"/>
              <w:left w:val="single" w:color="060D18" w:sz="1"/>
              <w:bottom w:val="single" w:color="060D18" w:sz="1"/>
              <w:right w:val="single" w:color="060D18" w:sz="1"/>
            </w:tcBorders>
            <w:shd w:fill="060D1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0EDE6"/>
                <w:sz w:val="20"/>
                <w:szCs w:val="20"/>
              </w:rPr>
              <w:t xml:space="preserve">型別</w:t>
            </w:r>
          </w:p>
        </w:tc>
        <w:tc>
          <w:tcPr>
            <w:tcW w:type="dxa" w:w="3371"/>
            <w:tcBorders>
              <w:top w:val="single" w:color="060D18" w:sz="1"/>
              <w:left w:val="single" w:color="060D18" w:sz="1"/>
              <w:bottom w:val="single" w:color="060D18" w:sz="1"/>
              <w:right w:val="single" w:color="060D18" w:sz="1"/>
            </w:tcBorders>
            <w:shd w:fill="060D1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0EDE6"/>
                <w:sz w:val="20"/>
                <w:szCs w:val="20"/>
              </w:rPr>
              <w:t xml:space="preserve">說明</w:t>
            </w:r>
          </w:p>
        </w:tc>
      </w:tr>
      <w:tr>
        <w:tc>
          <w:tcPr>
            <w:tcW w:type="dxa" w:w="26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wishlist_count</w:t>
            </w:r>
          </w:p>
        </w:tc>
        <w:tc>
          <w:tcPr>
            <w:tcW w:type="dxa" w:w="3369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int</w:t>
            </w:r>
          </w:p>
        </w:tc>
        <w:tc>
          <w:tcPr>
            <w:tcW w:type="dxa" w:w="337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「想參加」總計，避免每次排行榜查詢做 JOIN</w:t>
            </w:r>
          </w:p>
        </w:tc>
      </w:tr>
      <w:tr>
        <w:tc>
          <w:tcPr>
            <w:tcW w:type="dxa" w:w="26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attended_count</w:t>
            </w:r>
          </w:p>
        </w:tc>
        <w:tc>
          <w:tcPr>
            <w:tcW w:type="dxa" w:w="3369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int</w:t>
            </w:r>
          </w:p>
        </w:tc>
        <w:tc>
          <w:tcPr>
            <w:tcW w:type="dxa" w:w="337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「參加過」總計</w:t>
            </w:r>
          </w:p>
        </w:tc>
      </w:tr>
    </w:tbl>
    <w:p>
      <w:pPr>
        <w:spacing w:after="120" w:before="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D1526"/>
          <w:sz w:val="26"/>
          <w:szCs w:val="26"/>
        </w:rPr>
        <w:t xml:space="preserve">36.4 賽事頁面呈現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4F6FA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┌──────────────────────────────────────────┐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│  普悠瑪超鐵 2027                          │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│  2027/10/12 · 台東 · 226km                │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│                                           │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│  [🔔 想參加  148]    [✓ 參加過  312]      │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│                                           │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│  ─────────────────────────────────────   │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│  已有 312 筆成績記錄  [查看成績]           │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└──────────────────────────────────────────┘</w:t>
            </w:r>
          </w:p>
        </w:tc>
      </w:tr>
    </w:tbl>
    <w:p>
      <w:pPr>
        <w:spacing w:after="120" w:before="0"/>
      </w:pP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兩個按鈕並排顯示，各自顯示計數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已登入且已點擊者，按鈕顯示為「已標記」狀態（填滿色），可再次點擊取消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未登入者點擊，觸發 Auth Modal，intent: race_interest，登入後自動完成互動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「參加過」按下後，若此屆次尚無該用戶的成績記錄，顯示 toast 提示：「你有登錄這場賽事的成績嗎？」附上登錄連結</w:t>
      </w:r>
    </w:p>
    <w:p>
      <w:pPr>
        <w:spacing w:after="120" w:before="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D1526"/>
          <w:sz w:val="26"/>
          <w:szCs w:val="26"/>
        </w:rPr>
        <w:t xml:space="preserve">36.5 對選手個人的應用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FF6B3D"/>
          <w:sz w:val="22"/>
          <w:szCs w:val="22"/>
        </w:rPr>
        <w:t xml:space="preserve">Wish List 頁面（/my/wishlist）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顯示選手所有「想參加」的賽事清單，按日期排序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可作為個人的賽事計畫清單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賽事日期接近時，系統可推送提醒（未來 Phase 2 功能）</w:t>
      </w:r>
    </w:p>
    <w:p>
      <w:pPr>
        <w:spacing w:after="120" w:before="0"/>
      </w:pP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FF6B3D"/>
          <w:sz w:val="22"/>
          <w:szCs w:val="22"/>
        </w:rPr>
        <w:t xml:space="preserve">「參加過」的成績登錄串聯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選手在「我的紀錄」頁面，可看到「你標記參加過但尚未登錄成績的賽事」區塊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點擊直接進入該屆次的成績登錄表單，race_edition 自動帶入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這讓「參加過」成為成績登錄的自然入口，不需要另外搜尋賽事</w:t>
      </w:r>
    </w:p>
    <w:p>
      <w:pPr>
        <w:spacing w:after="120" w:before="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D1526"/>
          <w:sz w:val="26"/>
          <w:szCs w:val="26"/>
        </w:rPr>
        <w:t xml:space="preserve">36.6 對賽事資料的應用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FF6B3D"/>
          <w:sz w:val="22"/>
          <w:szCs w:val="22"/>
        </w:rPr>
        <w:t xml:space="preserve">熱門賽事排序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賽事列表可依「想參加」數量排序，讓熱門賽事自然浮現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助手建立新屆次時，可參考「想參加」數量判斷是否值得優先整理歷史資料</w:t>
      </w:r>
    </w:p>
    <w:p>
      <w:pPr>
        <w:spacing w:after="120" w:before="0"/>
      </w:pP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FF6B3D"/>
          <w:sz w:val="22"/>
          <w:szCs w:val="22"/>
        </w:rPr>
        <w:t xml:space="preserve">資料分析潛力（未來）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「想參加 / 參加過」比例可作為賽事吸引力指標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「想參加」到「參加過」的轉換率，可回推賽事報名意願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這些資料未來可作為與賽事主辦方合作的參考依據（第 11 章商業模式）</w:t>
      </w:r>
    </w:p>
    <w:p>
      <w:pPr>
        <w:spacing w:after="120" w:before="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D1526"/>
          <w:sz w:val="26"/>
          <w:szCs w:val="26"/>
        </w:rPr>
        <w:t xml:space="preserve">36.7 Auth Modal intent 補充（修訂第 28、34 章）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20"/>
        <w:gridCol w:w="3369"/>
        <w:gridCol w:w="3371"/>
      </w:tblGrid>
      <w:tr>
        <w:tc>
          <w:tcPr>
            <w:tcW w:type="dxa" w:w="2620"/>
            <w:tcBorders>
              <w:top w:val="single" w:color="060D18" w:sz="1"/>
              <w:left w:val="single" w:color="060D18" w:sz="1"/>
              <w:bottom w:val="single" w:color="060D18" w:sz="1"/>
              <w:right w:val="single" w:color="060D18" w:sz="1"/>
            </w:tcBorders>
            <w:shd w:fill="060D1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0EDE6"/>
                <w:sz w:val="20"/>
                <w:szCs w:val="20"/>
              </w:rPr>
              <w:t xml:space="preserve">觸發點</w:t>
            </w:r>
          </w:p>
        </w:tc>
        <w:tc>
          <w:tcPr>
            <w:tcW w:type="dxa" w:w="3369"/>
            <w:tcBorders>
              <w:top w:val="single" w:color="060D18" w:sz="1"/>
              <w:left w:val="single" w:color="060D18" w:sz="1"/>
              <w:bottom w:val="single" w:color="060D18" w:sz="1"/>
              <w:right w:val="single" w:color="060D18" w:sz="1"/>
            </w:tcBorders>
            <w:shd w:fill="060D1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0EDE6"/>
                <w:sz w:val="20"/>
                <w:szCs w:val="20"/>
              </w:rPr>
              <w:t xml:space="preserve">intent</w:t>
            </w:r>
          </w:p>
        </w:tc>
        <w:tc>
          <w:tcPr>
            <w:tcW w:type="dxa" w:w="3371"/>
            <w:tcBorders>
              <w:top w:val="single" w:color="060D18" w:sz="1"/>
              <w:left w:val="single" w:color="060D18" w:sz="1"/>
              <w:bottom w:val="single" w:color="060D18" w:sz="1"/>
              <w:right w:val="single" w:color="060D18" w:sz="1"/>
            </w:tcBorders>
            <w:shd w:fill="060D1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0EDE6"/>
                <w:sz w:val="20"/>
                <w:szCs w:val="20"/>
              </w:rPr>
              <w:t xml:space="preserve">登入後行為</w:t>
            </w:r>
          </w:p>
        </w:tc>
      </w:tr>
      <w:tr>
        <w:tc>
          <w:tcPr>
            <w:tcW w:type="dxa" w:w="26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賽事頁面「想參加」按鈕（未登入）</w:t>
            </w:r>
          </w:p>
        </w:tc>
        <w:tc>
          <w:tcPr>
            <w:tcW w:type="dxa" w:w="3369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race_wishlist</w:t>
            </w:r>
          </w:p>
        </w:tc>
        <w:tc>
          <w:tcPr>
            <w:tcW w:type="dxa" w:w="337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完成 wishlist 標記，回到賽事頁</w:t>
            </w:r>
          </w:p>
        </w:tc>
      </w:tr>
      <w:tr>
        <w:tc>
          <w:tcPr>
            <w:tcW w:type="dxa" w:w="26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賽事頁面「參加過」按鈕（未登入）</w:t>
            </w:r>
          </w:p>
        </w:tc>
        <w:tc>
          <w:tcPr>
            <w:tcW w:type="dxa" w:w="3369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race_attended</w:t>
            </w:r>
          </w:p>
        </w:tc>
        <w:tc>
          <w:tcPr>
            <w:tcW w:type="dxa" w:w="337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完成 attended 標記，顯示成績登錄提示</w:t>
            </w:r>
          </w:p>
        </w:tc>
      </w:tr>
    </w:tbl>
    <w:p>
      <w:pPr>
        <w:spacing w:after="120" w:before="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D1526"/>
          <w:sz w:val="26"/>
          <w:szCs w:val="26"/>
        </w:rPr>
        <w:t xml:space="preserve">36.8 API 新增端點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20"/>
        <w:gridCol w:w="2246"/>
        <w:gridCol w:w="2246"/>
        <w:gridCol w:w="2248"/>
      </w:tblGrid>
      <w:tr>
        <w:tc>
          <w:tcPr>
            <w:tcW w:type="dxa" w:w="2620"/>
            <w:tcBorders>
              <w:top w:val="single" w:color="060D18" w:sz="1"/>
              <w:left w:val="single" w:color="060D18" w:sz="1"/>
              <w:bottom w:val="single" w:color="060D18" w:sz="1"/>
              <w:right w:val="single" w:color="060D18" w:sz="1"/>
            </w:tcBorders>
            <w:shd w:fill="060D1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0EDE6"/>
                <w:sz w:val="20"/>
                <w:szCs w:val="20"/>
              </w:rPr>
              <w:t xml:space="preserve">方法</w:t>
            </w:r>
          </w:p>
        </w:tc>
        <w:tc>
          <w:tcPr>
            <w:tcW w:type="dxa" w:w="2246"/>
            <w:tcBorders>
              <w:top w:val="single" w:color="060D18" w:sz="1"/>
              <w:left w:val="single" w:color="060D18" w:sz="1"/>
              <w:bottom w:val="single" w:color="060D18" w:sz="1"/>
              <w:right w:val="single" w:color="060D18" w:sz="1"/>
            </w:tcBorders>
            <w:shd w:fill="060D1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0EDE6"/>
                <w:sz w:val="20"/>
                <w:szCs w:val="20"/>
              </w:rPr>
              <w:t xml:space="preserve">路徑</w:t>
            </w:r>
          </w:p>
        </w:tc>
        <w:tc>
          <w:tcPr>
            <w:tcW w:type="dxa" w:w="2246"/>
            <w:tcBorders>
              <w:top w:val="single" w:color="060D18" w:sz="1"/>
              <w:left w:val="single" w:color="060D18" w:sz="1"/>
              <w:bottom w:val="single" w:color="060D18" w:sz="1"/>
              <w:right w:val="single" w:color="060D18" w:sz="1"/>
            </w:tcBorders>
            <w:shd w:fill="060D1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0EDE6"/>
                <w:sz w:val="20"/>
                <w:szCs w:val="20"/>
              </w:rPr>
              <w:t xml:space="preserve">權限</w:t>
            </w:r>
          </w:p>
        </w:tc>
        <w:tc>
          <w:tcPr>
            <w:tcW w:type="dxa" w:w="2248"/>
            <w:tcBorders>
              <w:top w:val="single" w:color="060D18" w:sz="1"/>
              <w:left w:val="single" w:color="060D18" w:sz="1"/>
              <w:bottom w:val="single" w:color="060D18" w:sz="1"/>
              <w:right w:val="single" w:color="060D18" w:sz="1"/>
            </w:tcBorders>
            <w:shd w:fill="060D1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0EDE6"/>
                <w:sz w:val="20"/>
                <w:szCs w:val="20"/>
              </w:rPr>
              <w:t xml:space="preserve">說明</w:t>
            </w:r>
          </w:p>
        </w:tc>
      </w:tr>
      <w:tr>
        <w:tc>
          <w:tcPr>
            <w:tcW w:type="dxa" w:w="26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POST</w:t>
            </w:r>
          </w:p>
        </w:tc>
        <w:tc>
          <w:tcPr>
            <w:tcW w:type="dxa" w:w="224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/api/races/:slug/editions/:year/interest</w:t>
            </w:r>
          </w:p>
        </w:tc>
        <w:tc>
          <w:tcPr>
            <w:tcW w:type="dxa" w:w="224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登入</w:t>
            </w:r>
          </w:p>
        </w:tc>
        <w:tc>
          <w:tcPr>
            <w:tcW w:type="dxa" w:w="2248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新增 wishlist 或 attended 標記</w:t>
            </w:r>
          </w:p>
        </w:tc>
      </w:tr>
      <w:tr>
        <w:tc>
          <w:tcPr>
            <w:tcW w:type="dxa" w:w="26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DELETE</w:t>
            </w:r>
          </w:p>
        </w:tc>
        <w:tc>
          <w:tcPr>
            <w:tcW w:type="dxa" w:w="224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/api/races/:slug/editions/:year/interest</w:t>
            </w:r>
          </w:p>
        </w:tc>
        <w:tc>
          <w:tcPr>
            <w:tcW w:type="dxa" w:w="224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登入</w:t>
            </w:r>
          </w:p>
        </w:tc>
        <w:tc>
          <w:tcPr>
            <w:tcW w:type="dxa" w:w="2248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取消標記</w:t>
            </w:r>
          </w:p>
        </w:tc>
      </w:tr>
      <w:tr>
        <w:tc>
          <w:tcPr>
            <w:tcW w:type="dxa" w:w="26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GET</w:t>
            </w:r>
          </w:p>
        </w:tc>
        <w:tc>
          <w:tcPr>
            <w:tcW w:type="dxa" w:w="224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/api/athletes/me/wishlist</w:t>
            </w:r>
          </w:p>
        </w:tc>
        <w:tc>
          <w:tcPr>
            <w:tcW w:type="dxa" w:w="224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登入</w:t>
            </w:r>
          </w:p>
        </w:tc>
        <w:tc>
          <w:tcPr>
            <w:tcW w:type="dxa" w:w="2248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取得個人 Wish List</w:t>
            </w:r>
          </w:p>
        </w:tc>
      </w:tr>
      <w:tr>
        <w:tc>
          <w:tcPr>
            <w:tcW w:type="dxa" w:w="26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GET</w:t>
            </w:r>
          </w:p>
        </w:tc>
        <w:tc>
          <w:tcPr>
            <w:tcW w:type="dxa" w:w="224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/api/races/:slug/editions/:year/interest/me</w:t>
            </w:r>
          </w:p>
        </w:tc>
        <w:tc>
          <w:tcPr>
            <w:tcW w:type="dxa" w:w="224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登入</w:t>
            </w:r>
          </w:p>
        </w:tc>
        <w:tc>
          <w:tcPr>
            <w:tcW w:type="dxa" w:w="2248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查詢當前用戶的標記狀態</w:t>
            </w:r>
          </w:p>
        </w:tc>
      </w:tr>
    </w:tbl>
    <w:p>
      <w:pPr>
        <w:spacing w:after="240" w:before="0"/>
      </w:pPr>
    </w:p>
    <w:p>
      <w:pPr>
        <w:pBdr>
          <w:bottom w:val="single" w:color="FF6B3D" w:sz="4"/>
        </w:pBdr>
        <w:spacing w:after="160" w:before="160"/>
      </w:pPr>
    </w:p>
    <w:p>
      <w:pPr>
        <w:spacing w:after="0" w:before="160"/>
      </w:pPr>
      <w:r>
        <w:rPr>
          <w:rFonts w:ascii="Arial" w:cs="Arial" w:eastAsia="Arial" w:hAnsi="Arial"/>
          <w:color w:val="8A96A8"/>
          <w:sz w:val="18"/>
          <w:szCs w:val="18"/>
        </w:rPr>
        <w:t xml:space="preserve">Tri·log 產品規格文件 v2.9　·　2026 年 6 月　·　trilog.run</w:t>
      </w:r>
    </w:p>
    <w:p>
      <w:pPr>
        <w:pStyle w:val="Heading1"/>
        <w:pBdr>
          <w:left w:val="single" w:color="FF6B3D" w:sz="18" w:space="8"/>
        </w:pBdr>
        <w:spacing w:after="160" w:before="440"/>
      </w:pPr>
      <w:r>
        <w:rPr>
          <w:rFonts w:ascii="Arial" w:cs="Arial" w:eastAsia="Arial" w:hAnsi="Arial"/>
          <w:b/>
          <w:bCs/>
          <w:color w:val="060D18"/>
          <w:sz w:val="34"/>
          <w:szCs w:val="34"/>
        </w:rPr>
        <w:t xml:space="preserve">37. 社群參與與遊戲化規格（待開發）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D1526"/>
          <w:sz w:val="26"/>
          <w:szCs w:val="26"/>
        </w:rPr>
        <w:t xml:space="preserve">37.1 設計背景與研究依據</w:t>
      </w:r>
    </w:p>
    <w:p>
      <w:pPr>
        <w:spacing w:after="12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本章規格源自兩個關鍵觀察：第一，鐵人三項社群有強烈的推坑文化，選手會主動號召朋友參與、幫朋友記錄成績；第二，選手對朋友的成績有顯性（主動查詢）和隱性（瀏覽時自然比較）兩種關注型態。這兩種行為目前在平台上都沒有被設計服務，是明確的產品機會。</w:t>
      </w:r>
    </w:p>
    <w:p>
      <w:pPr>
        <w:spacing w:after="120" w:before="0"/>
      </w:pPr>
    </w:p>
    <w:p>
      <w:pPr>
        <w:spacing w:after="12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研究依據：Strava 2025 年數據顯示「社群連結」已超越健康與運動表現，成為用戶留在平台的第一大動機；58% 用戶表示透過運動社群結交新朋友；新增社團數量近乎翻四倍。鐵人三項社群的緊密程度高於一般運動社群，推坑文化讓貢獻行為與社交行為天然結合。</w:t>
      </w:r>
    </w:p>
    <w:p>
      <w:pPr>
        <w:spacing w:after="120" w:before="0"/>
      </w:pPr>
    </w:p>
    <w:p>
      <w:pPr>
        <w:pBdr>
          <w:left w:val="single" w:color="DDDDDD" w:sz="8" w:space="8"/>
        </w:pBdr>
        <w:spacing w:after="80" w:before="60"/>
        <w:ind w:left="72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本章三個方向均為待開發功能，不在 MVP 範圍內。建議在平台累積足夠成績資料與用戶基礎後，按 37.2 → 37.3 → 37.4 的順序逐步推出。</w:t>
      </w:r>
    </w:p>
    <w:p>
      <w:pPr>
        <w:spacing w:after="120" w:before="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D1526"/>
          <w:sz w:val="26"/>
          <w:szCs w:val="26"/>
        </w:rPr>
        <w:t xml:space="preserve">37.2 方向一：貢獻遊戲化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FF6B3D"/>
          <w:sz w:val="22"/>
          <w:szCs w:val="22"/>
        </w:rPr>
        <w:t xml:space="preserve">設計理念</w:t>
      </w:r>
    </w:p>
    <w:p>
      <w:pPr>
        <w:spacing w:after="12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把推坑文化量化。選手幫他人新增未認領成績、這些成績被認領後，這一條推坑鏈對平台產生了真實價值。貢獻遊戲化讓這個價值被看見，激勵更多熱心用戶持續貢獻。</w:t>
      </w:r>
    </w:p>
    <w:p>
      <w:pPr>
        <w:spacing w:after="12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關鍵設計原則：激勵「認領率」而非純粹的「新增數量」，避免產生亂填資料的行為。被認領的成績代表資料準確，是比數量更有意義的貢獻指標。</w:t>
      </w:r>
    </w:p>
    <w:p>
      <w:pPr>
        <w:spacing w:after="120" w:before="0"/>
      </w:pP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FF6B3D"/>
          <w:sz w:val="22"/>
          <w:szCs w:val="22"/>
        </w:rPr>
        <w:t xml:space="preserve">貢獻指標定義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20"/>
        <w:gridCol w:w="3369"/>
        <w:gridCol w:w="3371"/>
      </w:tblGrid>
      <w:tr>
        <w:tc>
          <w:tcPr>
            <w:tcW w:type="dxa" w:w="2620"/>
            <w:tcBorders>
              <w:top w:val="single" w:color="060D18" w:sz="1"/>
              <w:left w:val="single" w:color="060D18" w:sz="1"/>
              <w:bottom w:val="single" w:color="060D18" w:sz="1"/>
              <w:right w:val="single" w:color="060D18" w:sz="1"/>
            </w:tcBorders>
            <w:shd w:fill="060D1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0EDE6"/>
                <w:sz w:val="20"/>
                <w:szCs w:val="20"/>
              </w:rPr>
              <w:t xml:space="preserve">指標</w:t>
            </w:r>
          </w:p>
        </w:tc>
        <w:tc>
          <w:tcPr>
            <w:tcW w:type="dxa" w:w="3369"/>
            <w:tcBorders>
              <w:top w:val="single" w:color="060D18" w:sz="1"/>
              <w:left w:val="single" w:color="060D18" w:sz="1"/>
              <w:bottom w:val="single" w:color="060D18" w:sz="1"/>
              <w:right w:val="single" w:color="060D18" w:sz="1"/>
            </w:tcBorders>
            <w:shd w:fill="060D1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0EDE6"/>
                <w:sz w:val="20"/>
                <w:szCs w:val="20"/>
              </w:rPr>
              <w:t xml:space="preserve">說明</w:t>
            </w:r>
          </w:p>
        </w:tc>
        <w:tc>
          <w:tcPr>
            <w:tcW w:type="dxa" w:w="3371"/>
            <w:tcBorders>
              <w:top w:val="single" w:color="060D18" w:sz="1"/>
              <w:left w:val="single" w:color="060D18" w:sz="1"/>
              <w:bottom w:val="single" w:color="060D18" w:sz="1"/>
              <w:right w:val="single" w:color="060D18" w:sz="1"/>
            </w:tcBorders>
            <w:shd w:fill="060D1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0EDE6"/>
                <w:sz w:val="20"/>
                <w:szCs w:val="20"/>
              </w:rPr>
              <w:t xml:space="preserve">顯示位置</w:t>
            </w:r>
          </w:p>
        </w:tc>
      </w:tr>
      <w:tr>
        <w:tc>
          <w:tcPr>
            <w:tcW w:type="dxa" w:w="26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新增成績數</w:t>
            </w:r>
          </w:p>
        </w:tc>
        <w:tc>
          <w:tcPr>
            <w:tcW w:type="dxa" w:w="3369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此用戶幫他人新增的未認領成績總筆數</w:t>
            </w:r>
          </w:p>
        </w:tc>
        <w:tc>
          <w:tcPr>
            <w:tcW w:type="dxa" w:w="337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個人 Profile</w:t>
            </w:r>
          </w:p>
        </w:tc>
      </w:tr>
      <w:tr>
        <w:tc>
          <w:tcPr>
            <w:tcW w:type="dxa" w:w="26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成功認領數</w:t>
            </w:r>
          </w:p>
        </w:tc>
        <w:tc>
          <w:tcPr>
            <w:tcW w:type="dxa" w:w="3369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上述成績中已被本人認領的筆數</w:t>
            </w:r>
          </w:p>
        </w:tc>
        <w:tc>
          <w:tcPr>
            <w:tcW w:type="dxa" w:w="337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個人 Profile</w:t>
            </w:r>
          </w:p>
        </w:tc>
      </w:tr>
      <w:tr>
        <w:tc>
          <w:tcPr>
            <w:tcW w:type="dxa" w:w="26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認領率</w:t>
            </w:r>
          </w:p>
        </w:tc>
        <w:tc>
          <w:tcPr>
            <w:tcW w:type="dxa" w:w="3369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成功認領數 ÷ 新增成績數，代表資料品質</w:t>
            </w:r>
          </w:p>
        </w:tc>
        <w:tc>
          <w:tcPr>
            <w:tcW w:type="dxa" w:w="337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個人 Profile（百分比）</w:t>
            </w:r>
          </w:p>
        </w:tc>
      </w:tr>
      <w:tr>
        <w:tc>
          <w:tcPr>
            <w:tcW w:type="dxa" w:w="26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新增賽事數</w:t>
            </w:r>
          </w:p>
        </w:tc>
        <w:tc>
          <w:tcPr>
            <w:tcW w:type="dxa" w:w="3369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此用戶提交並通過審核的賽事筆數</w:t>
            </w:r>
          </w:p>
        </w:tc>
        <w:tc>
          <w:tcPr>
            <w:tcW w:type="dxa" w:w="337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個人 Profile</w:t>
            </w:r>
          </w:p>
        </w:tc>
      </w:tr>
      <w:tr>
        <w:tc>
          <w:tcPr>
            <w:tcW w:type="dxa" w:w="26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推坑人數</w:t>
            </w:r>
          </w:p>
        </w:tc>
        <w:tc>
          <w:tcPr>
            <w:tcW w:type="dxa" w:w="3369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因此用戶新增成績而建立帳號認領的選手數</w:t>
            </w:r>
          </w:p>
        </w:tc>
        <w:tc>
          <w:tcPr>
            <w:tcW w:type="dxa" w:w="337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個人 Profile（隱藏，僅本人可見）</w:t>
            </w:r>
          </w:p>
        </w:tc>
      </w:tr>
    </w:tbl>
    <w:p>
      <w:pPr>
        <w:spacing w:after="120" w:before="0"/>
      </w:pP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FF6B3D"/>
          <w:sz w:val="22"/>
          <w:szCs w:val="22"/>
        </w:rPr>
        <w:t xml:space="preserve">徽章系統</w:t>
      </w:r>
    </w:p>
    <w:p>
      <w:pPr>
        <w:spacing w:after="12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採用自動發放（系統計算）而非人工頒發，確保一致性與透明度。徽章分兩個層次：小步驟進度徽章（鼓勵新手）和里程碑榮耀徽章（鼓勵持續貢獻）。</w:t>
      </w:r>
    </w:p>
    <w:p>
      <w:pPr>
        <w:spacing w:after="12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20"/>
        <w:gridCol w:w="3369"/>
        <w:gridCol w:w="3371"/>
      </w:tblGrid>
      <w:tr>
        <w:tc>
          <w:tcPr>
            <w:tcW w:type="dxa" w:w="2620"/>
            <w:tcBorders>
              <w:top w:val="single" w:color="060D18" w:sz="1"/>
              <w:left w:val="single" w:color="060D18" w:sz="1"/>
              <w:bottom w:val="single" w:color="060D18" w:sz="1"/>
              <w:right w:val="single" w:color="060D18" w:sz="1"/>
            </w:tcBorders>
            <w:shd w:fill="060D1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0EDE6"/>
                <w:sz w:val="20"/>
                <w:szCs w:val="20"/>
              </w:rPr>
              <w:t xml:space="preserve">徽章名稱</w:t>
            </w:r>
          </w:p>
        </w:tc>
        <w:tc>
          <w:tcPr>
            <w:tcW w:type="dxa" w:w="3369"/>
            <w:tcBorders>
              <w:top w:val="single" w:color="060D18" w:sz="1"/>
              <w:left w:val="single" w:color="060D18" w:sz="1"/>
              <w:bottom w:val="single" w:color="060D18" w:sz="1"/>
              <w:right w:val="single" w:color="060D18" w:sz="1"/>
            </w:tcBorders>
            <w:shd w:fill="060D1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0EDE6"/>
                <w:sz w:val="20"/>
                <w:szCs w:val="20"/>
              </w:rPr>
              <w:t xml:space="preserve">觸發條件</w:t>
            </w:r>
          </w:p>
        </w:tc>
        <w:tc>
          <w:tcPr>
            <w:tcW w:type="dxa" w:w="3371"/>
            <w:tcBorders>
              <w:top w:val="single" w:color="060D18" w:sz="1"/>
              <w:left w:val="single" w:color="060D18" w:sz="1"/>
              <w:bottom w:val="single" w:color="060D18" w:sz="1"/>
              <w:right w:val="single" w:color="060D18" w:sz="1"/>
            </w:tcBorders>
            <w:shd w:fill="060D1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0EDE6"/>
                <w:sz w:val="20"/>
                <w:szCs w:val="20"/>
              </w:rPr>
              <w:t xml:space="preserve">設計說明</w:t>
            </w:r>
          </w:p>
        </w:tc>
      </w:tr>
      <w:tr>
        <w:tc>
          <w:tcPr>
            <w:tcW w:type="dxa" w:w="26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初心推手</w:t>
            </w:r>
          </w:p>
        </w:tc>
        <w:tc>
          <w:tcPr>
            <w:tcW w:type="dxa" w:w="3369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第一筆被認領的成績</w:t>
            </w:r>
          </w:p>
        </w:tc>
        <w:tc>
          <w:tcPr>
            <w:tcW w:type="dxa" w:w="337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歡迎新貢獻者，門檻低</w:t>
            </w:r>
          </w:p>
        </w:tc>
      </w:tr>
      <w:tr>
        <w:tc>
          <w:tcPr>
            <w:tcW w:type="dxa" w:w="26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推坑達人</w:t>
            </w:r>
          </w:p>
        </w:tc>
        <w:tc>
          <w:tcPr>
            <w:tcW w:type="dxa" w:w="3369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累計 10 筆被認領的成績</w:t>
            </w:r>
          </w:p>
        </w:tc>
        <w:tc>
          <w:tcPr>
            <w:tcW w:type="dxa" w:w="337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中期里程碑</w:t>
            </w:r>
          </w:p>
        </w:tc>
      </w:tr>
      <w:tr>
        <w:tc>
          <w:tcPr>
            <w:tcW w:type="dxa" w:w="26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社群柱石</w:t>
            </w:r>
          </w:p>
        </w:tc>
        <w:tc>
          <w:tcPr>
            <w:tcW w:type="dxa" w:w="3369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累計 50 筆被認領的成績</w:t>
            </w:r>
          </w:p>
        </w:tc>
        <w:tc>
          <w:tcPr>
            <w:tcW w:type="dxa" w:w="337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長期貢獻者</w:t>
            </w:r>
          </w:p>
        </w:tc>
      </w:tr>
      <w:tr>
        <w:tc>
          <w:tcPr>
            <w:tcW w:type="dxa" w:w="26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資料守護者</w:t>
            </w:r>
          </w:p>
        </w:tc>
        <w:tc>
          <w:tcPr>
            <w:tcW w:type="dxa" w:w="3369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認領率 ≥ 80%（最少 5 筆基數）</w:t>
            </w:r>
          </w:p>
        </w:tc>
        <w:tc>
          <w:tcPr>
            <w:tcW w:type="dxa" w:w="337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強調資料品質</w:t>
            </w:r>
          </w:p>
        </w:tc>
      </w:tr>
      <w:tr>
        <w:tc>
          <w:tcPr>
            <w:tcW w:type="dxa" w:w="26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賽事記錄者</w:t>
            </w:r>
          </w:p>
        </w:tc>
        <w:tc>
          <w:tcPr>
            <w:tcW w:type="dxa" w:w="3369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累計新增 3 場通過審核的賽事</w:t>
            </w:r>
          </w:p>
        </w:tc>
        <w:tc>
          <w:tcPr>
            <w:tcW w:type="dxa" w:w="337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鼓勵賽事資料貢獻</w:t>
            </w:r>
          </w:p>
        </w:tc>
      </w:tr>
      <w:tr>
        <w:tc>
          <w:tcPr>
            <w:tcW w:type="dxa" w:w="26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鐵人傳教士</w:t>
            </w:r>
          </w:p>
        </w:tc>
        <w:tc>
          <w:tcPr>
            <w:tcW w:type="dxa" w:w="3369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推坑人數 ≥ 5（協助 5 人建立帳號）</w:t>
            </w:r>
          </w:p>
        </w:tc>
        <w:tc>
          <w:tcPr>
            <w:tcW w:type="dxa" w:w="337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推坑文化的最高象徵</w:t>
            </w:r>
          </w:p>
        </w:tc>
      </w:tr>
    </w:tbl>
    <w:p>
      <w:pPr>
        <w:spacing w:after="120" w:before="0"/>
      </w:pPr>
    </w:p>
    <w:p>
      <w:pPr>
        <w:pBdr>
          <w:left w:val="single" w:color="DDDDDD" w:sz="8" w:space="8"/>
        </w:pBdr>
        <w:spacing w:after="80" w:before="60"/>
        <w:ind w:left="72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徽章顯示在個人 Profile 頁面，任何人可見。「推坑人數」指標本人可見，不公開顯示，保護被推坑者的隱私。</w:t>
      </w:r>
    </w:p>
    <w:p>
      <w:pPr>
        <w:spacing w:after="120" w:before="0"/>
      </w:pP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FF6B3D"/>
          <w:sz w:val="22"/>
          <w:szCs w:val="22"/>
        </w:rPr>
        <w:t xml:space="preserve">資料庫設計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20"/>
        <w:gridCol w:w="3369"/>
        <w:gridCol w:w="3371"/>
      </w:tblGrid>
      <w:tr>
        <w:tc>
          <w:tcPr>
            <w:tcW w:type="dxa" w:w="2620"/>
            <w:tcBorders>
              <w:top w:val="single" w:color="060D18" w:sz="1"/>
              <w:left w:val="single" w:color="060D18" w:sz="1"/>
              <w:bottom w:val="single" w:color="060D18" w:sz="1"/>
              <w:right w:val="single" w:color="060D18" w:sz="1"/>
            </w:tcBorders>
            <w:shd w:fill="060D1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0EDE6"/>
                <w:sz w:val="20"/>
                <w:szCs w:val="20"/>
              </w:rPr>
              <w:t xml:space="preserve">欄位</w:t>
            </w:r>
          </w:p>
        </w:tc>
        <w:tc>
          <w:tcPr>
            <w:tcW w:type="dxa" w:w="3369"/>
            <w:tcBorders>
              <w:top w:val="single" w:color="060D18" w:sz="1"/>
              <w:left w:val="single" w:color="060D18" w:sz="1"/>
              <w:bottom w:val="single" w:color="060D18" w:sz="1"/>
              <w:right w:val="single" w:color="060D18" w:sz="1"/>
            </w:tcBorders>
            <w:shd w:fill="060D1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0EDE6"/>
                <w:sz w:val="20"/>
                <w:szCs w:val="20"/>
              </w:rPr>
              <w:t xml:space="preserve">位置</w:t>
            </w:r>
          </w:p>
        </w:tc>
        <w:tc>
          <w:tcPr>
            <w:tcW w:type="dxa" w:w="3371"/>
            <w:tcBorders>
              <w:top w:val="single" w:color="060D18" w:sz="1"/>
              <w:left w:val="single" w:color="060D18" w:sz="1"/>
              <w:bottom w:val="single" w:color="060D18" w:sz="1"/>
              <w:right w:val="single" w:color="060D18" w:sz="1"/>
            </w:tcBorders>
            <w:shd w:fill="060D1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0EDE6"/>
                <w:sz w:val="20"/>
                <w:szCs w:val="20"/>
              </w:rPr>
              <w:t xml:space="preserve">說明</w:t>
            </w:r>
          </w:p>
        </w:tc>
      </w:tr>
      <w:tr>
        <w:tc>
          <w:tcPr>
            <w:tcW w:type="dxa" w:w="26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contributed_results_count</w:t>
            </w:r>
          </w:p>
        </w:tc>
        <w:tc>
          <w:tcPr>
            <w:tcW w:type="dxa" w:w="3369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ATHLETE</w:t>
            </w:r>
          </w:p>
        </w:tc>
        <w:tc>
          <w:tcPr>
            <w:tcW w:type="dxa" w:w="337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快取：幫他人新增的成績數</w:t>
            </w:r>
          </w:p>
        </w:tc>
      </w:tr>
      <w:tr>
        <w:tc>
          <w:tcPr>
            <w:tcW w:type="dxa" w:w="26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claimed_contributions_count</w:t>
            </w:r>
          </w:p>
        </w:tc>
        <w:tc>
          <w:tcPr>
            <w:tcW w:type="dxa" w:w="3369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ATHLETE</w:t>
            </w:r>
          </w:p>
        </w:tc>
        <w:tc>
          <w:tcPr>
            <w:tcW w:type="dxa" w:w="337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快取：被認領的貢獻成績數</w:t>
            </w:r>
          </w:p>
        </w:tc>
      </w:tr>
      <w:tr>
        <w:tc>
          <w:tcPr>
            <w:tcW w:type="dxa" w:w="26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contributed_races_count</w:t>
            </w:r>
          </w:p>
        </w:tc>
        <w:tc>
          <w:tcPr>
            <w:tcW w:type="dxa" w:w="3369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ATHLETE</w:t>
            </w:r>
          </w:p>
        </w:tc>
        <w:tc>
          <w:tcPr>
            <w:tcW w:type="dxa" w:w="337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快取：新增並通過審核的賽事數</w:t>
            </w:r>
          </w:p>
        </w:tc>
      </w:tr>
      <w:tr>
        <w:tc>
          <w:tcPr>
            <w:tcW w:type="dxa" w:w="26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badges</w:t>
            </w:r>
          </w:p>
        </w:tc>
        <w:tc>
          <w:tcPr>
            <w:tcW w:type="dxa" w:w="3369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ATHLETE（JSON array）</w:t>
            </w:r>
          </w:p>
        </w:tc>
        <w:tc>
          <w:tcPr>
            <w:tcW w:type="dxa" w:w="337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已獲得的徽章清單與取得時間</w:t>
            </w:r>
          </w:p>
        </w:tc>
      </w:tr>
      <w:tr>
        <w:tc>
          <w:tcPr>
            <w:tcW w:type="dxa" w:w="26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contributed_by</w:t>
            </w:r>
          </w:p>
        </w:tc>
        <w:tc>
          <w:tcPr>
            <w:tcW w:type="dxa" w:w="3369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RESULT</w:t>
            </w:r>
          </w:p>
        </w:tc>
        <w:tc>
          <w:tcPr>
            <w:tcW w:type="dxa" w:w="337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記錄此未認領成績的新增者，用於貢獻計算</w:t>
            </w:r>
          </w:p>
        </w:tc>
      </w:tr>
    </w:tbl>
    <w:p>
      <w:pPr>
        <w:spacing w:after="120" w:before="0"/>
      </w:pP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FF6B3D"/>
          <w:sz w:val="22"/>
          <w:szCs w:val="22"/>
        </w:rPr>
        <w:t xml:space="preserve">API 端點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20"/>
        <w:gridCol w:w="3369"/>
        <w:gridCol w:w="3371"/>
      </w:tblGrid>
      <w:tr>
        <w:tc>
          <w:tcPr>
            <w:tcW w:type="dxa" w:w="2620"/>
            <w:tcBorders>
              <w:top w:val="single" w:color="060D18" w:sz="1"/>
              <w:left w:val="single" w:color="060D18" w:sz="1"/>
              <w:bottom w:val="single" w:color="060D18" w:sz="1"/>
              <w:right w:val="single" w:color="060D18" w:sz="1"/>
            </w:tcBorders>
            <w:shd w:fill="060D1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0EDE6"/>
                <w:sz w:val="20"/>
                <w:szCs w:val="20"/>
              </w:rPr>
              <w:t xml:space="preserve">方法</w:t>
            </w:r>
          </w:p>
        </w:tc>
        <w:tc>
          <w:tcPr>
            <w:tcW w:type="dxa" w:w="3369"/>
            <w:tcBorders>
              <w:top w:val="single" w:color="060D18" w:sz="1"/>
              <w:left w:val="single" w:color="060D18" w:sz="1"/>
              <w:bottom w:val="single" w:color="060D18" w:sz="1"/>
              <w:right w:val="single" w:color="060D18" w:sz="1"/>
            </w:tcBorders>
            <w:shd w:fill="060D1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0EDE6"/>
                <w:sz w:val="20"/>
                <w:szCs w:val="20"/>
              </w:rPr>
              <w:t xml:space="preserve">路徑</w:t>
            </w:r>
          </w:p>
        </w:tc>
        <w:tc>
          <w:tcPr>
            <w:tcW w:type="dxa" w:w="3371"/>
            <w:tcBorders>
              <w:top w:val="single" w:color="060D18" w:sz="1"/>
              <w:left w:val="single" w:color="060D18" w:sz="1"/>
              <w:bottom w:val="single" w:color="060D18" w:sz="1"/>
              <w:right w:val="single" w:color="060D18" w:sz="1"/>
            </w:tcBorders>
            <w:shd w:fill="060D1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0EDE6"/>
                <w:sz w:val="20"/>
                <w:szCs w:val="20"/>
              </w:rPr>
              <w:t xml:space="preserve">說明</w:t>
            </w:r>
          </w:p>
        </w:tc>
      </w:tr>
      <w:tr>
        <w:tc>
          <w:tcPr>
            <w:tcW w:type="dxa" w:w="26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GET</w:t>
            </w:r>
          </w:p>
        </w:tc>
        <w:tc>
          <w:tcPr>
            <w:tcW w:type="dxa" w:w="3369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/api/athletes/:id/contributions</w:t>
            </w:r>
          </w:p>
        </w:tc>
        <w:tc>
          <w:tcPr>
            <w:tcW w:type="dxa" w:w="337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取得某選手的貢獻統計</w:t>
            </w:r>
          </w:p>
        </w:tc>
      </w:tr>
      <w:tr>
        <w:tc>
          <w:tcPr>
            <w:tcW w:type="dxa" w:w="26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GET</w:t>
            </w:r>
          </w:p>
        </w:tc>
        <w:tc>
          <w:tcPr>
            <w:tcW w:type="dxa" w:w="3369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/api/athletes/me/badges</w:t>
            </w:r>
          </w:p>
        </w:tc>
        <w:tc>
          <w:tcPr>
            <w:tcW w:type="dxa" w:w="337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取得自己的徽章清單</w:t>
            </w:r>
          </w:p>
        </w:tc>
      </w:tr>
    </w:tbl>
    <w:p>
      <w:pPr>
        <w:spacing w:after="240" w:before="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D1526"/>
          <w:sz w:val="26"/>
          <w:szCs w:val="26"/>
        </w:rPr>
        <w:t xml:space="preserve">37.3 方向二：選手追蹤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FF6B3D"/>
          <w:sz w:val="22"/>
          <w:szCs w:val="22"/>
        </w:rPr>
        <w:t xml:space="preserve">設計理念</w:t>
      </w:r>
    </w:p>
    <w:p>
      <w:pPr>
        <w:spacing w:after="12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讓「隱性關注朋友成績」成為平台功能。選手可以追蹤其他選手，在個人頁面看到被追蹤者的最新成績動態。這是 Tri·log 版本的 Strava Follow，但聚焦在「賽事成績更新」而非「日常訓練動態」，訊號密度更低、更有意義。</w:t>
      </w:r>
    </w:p>
    <w:p>
      <w:pPr>
        <w:spacing w:after="120" w:before="0"/>
      </w:pP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FF6B3D"/>
          <w:sz w:val="22"/>
          <w:szCs w:val="22"/>
        </w:rPr>
        <w:t xml:space="preserve">追蹤機制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已登入選手可以追蹤任何有公開成績的選手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追蹤是單向的（A 追蹤 B，B 不需要回追），類似 Twitter/Strava 的 follow 模型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被追蹤者不需要同意，但可以在個人隱私設定中關閉「允許被追蹤」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追蹤清單在個人 Profile 上可見（顯示追蹤人數），具體名單預設不公開</w:t>
      </w:r>
    </w:p>
    <w:p>
      <w:pPr>
        <w:spacing w:after="120" w:before="0"/>
      </w:pP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FF6B3D"/>
          <w:sz w:val="22"/>
          <w:szCs w:val="22"/>
        </w:rPr>
        <w:t xml:space="preserve">追蹤後的個人動態頁（/my/feed）</w:t>
      </w:r>
    </w:p>
    <w:p>
      <w:pPr>
        <w:spacing w:after="12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新增個人動態頁，顯示被追蹤選手的最新公開成績。此頁面只有登入本人可見。</w:t>
      </w:r>
    </w:p>
    <w:p>
      <w:pPr>
        <w:spacing w:after="12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20"/>
        <w:gridCol w:w="3369"/>
        <w:gridCol w:w="3371"/>
      </w:tblGrid>
      <w:tr>
        <w:tc>
          <w:tcPr>
            <w:tcW w:type="dxa" w:w="2620"/>
            <w:tcBorders>
              <w:top w:val="single" w:color="060D18" w:sz="1"/>
              <w:left w:val="single" w:color="060D18" w:sz="1"/>
              <w:bottom w:val="single" w:color="060D18" w:sz="1"/>
              <w:right w:val="single" w:color="060D18" w:sz="1"/>
            </w:tcBorders>
            <w:shd w:fill="060D1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0EDE6"/>
                <w:sz w:val="20"/>
                <w:szCs w:val="20"/>
              </w:rPr>
              <w:t xml:space="preserve">動態類型</w:t>
            </w:r>
          </w:p>
        </w:tc>
        <w:tc>
          <w:tcPr>
            <w:tcW w:type="dxa" w:w="3369"/>
            <w:tcBorders>
              <w:top w:val="single" w:color="060D18" w:sz="1"/>
              <w:left w:val="single" w:color="060D18" w:sz="1"/>
              <w:bottom w:val="single" w:color="060D18" w:sz="1"/>
              <w:right w:val="single" w:color="060D18" w:sz="1"/>
            </w:tcBorders>
            <w:shd w:fill="060D1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0EDE6"/>
                <w:sz w:val="20"/>
                <w:szCs w:val="20"/>
              </w:rPr>
              <w:t xml:space="preserve">觸發條件</w:t>
            </w:r>
          </w:p>
        </w:tc>
        <w:tc>
          <w:tcPr>
            <w:tcW w:type="dxa" w:w="3371"/>
            <w:tcBorders>
              <w:top w:val="single" w:color="060D18" w:sz="1"/>
              <w:left w:val="single" w:color="060D18" w:sz="1"/>
              <w:bottom w:val="single" w:color="060D18" w:sz="1"/>
              <w:right w:val="single" w:color="060D18" w:sz="1"/>
            </w:tcBorders>
            <w:shd w:fill="060D1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0EDE6"/>
                <w:sz w:val="20"/>
                <w:szCs w:val="20"/>
              </w:rPr>
              <w:t xml:space="preserve">顯示內容</w:t>
            </w:r>
          </w:p>
        </w:tc>
      </w:tr>
      <w:tr>
        <w:tc>
          <w:tcPr>
            <w:tcW w:type="dxa" w:w="26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新成績登錄</w:t>
            </w:r>
          </w:p>
        </w:tc>
        <w:tc>
          <w:tcPr>
            <w:tcW w:type="dxa" w:w="3369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被追蹤者登錄了新成績</w:t>
            </w:r>
          </w:p>
        </w:tc>
        <w:tc>
          <w:tcPr>
            <w:tcW w:type="dxa" w:w="337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選手名、賽事、距離、完賽時間</w:t>
            </w:r>
          </w:p>
        </w:tc>
      </w:tr>
      <w:tr>
        <w:tc>
          <w:tcPr>
            <w:tcW w:type="dxa" w:w="26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成績認領</w:t>
            </w:r>
          </w:p>
        </w:tc>
        <w:tc>
          <w:tcPr>
            <w:tcW w:type="dxa" w:w="3369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被追蹤者認領了未認領成績</w:t>
            </w:r>
          </w:p>
        </w:tc>
        <w:tc>
          <w:tcPr>
            <w:tcW w:type="dxa" w:w="337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選手名、賽事、完賽時間</w:t>
            </w:r>
          </w:p>
        </w:tc>
      </w:tr>
      <w:tr>
        <w:tc>
          <w:tcPr>
            <w:tcW w:type="dxa" w:w="26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PB 更新</w:t>
            </w:r>
          </w:p>
        </w:tc>
        <w:tc>
          <w:tcPr>
            <w:tcW w:type="dxa" w:w="3369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被追蹤者在某距離刷新個人最佳</w:t>
            </w:r>
          </w:p>
        </w:tc>
        <w:tc>
          <w:tcPr>
            <w:tcW w:type="dxa" w:w="337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「XXX 在 226 全距離刷新 PB：8:42:30」</w:t>
            </w:r>
          </w:p>
        </w:tc>
      </w:tr>
    </w:tbl>
    <w:p>
      <w:pPr>
        <w:spacing w:after="120" w:before="0"/>
      </w:pPr>
    </w:p>
    <w:p>
      <w:pPr>
        <w:pBdr>
          <w:left w:val="single" w:color="DDDDDD" w:sz="8" w:space="8"/>
        </w:pBdr>
        <w:spacing w:after="80" w:before="60"/>
        <w:ind w:left="72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動態頁不是「朋友動態牆」，不顯示留言、Kudos 等社群噪音。只顯示和賽事成績相關的有意義事件，維持 Tri·log 的數據導向風格。</w:t>
      </w:r>
    </w:p>
    <w:p>
      <w:pPr>
        <w:spacing w:after="120" w:before="0"/>
      </w:pP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FF6B3D"/>
          <w:sz w:val="22"/>
          <w:szCs w:val="22"/>
        </w:rPr>
        <w:t xml:space="preserve">資料庫設計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20"/>
        <w:gridCol w:w="3369"/>
        <w:gridCol w:w="3371"/>
      </w:tblGrid>
      <w:tr>
        <w:tc>
          <w:tcPr>
            <w:tcW w:type="dxa" w:w="2620"/>
            <w:tcBorders>
              <w:top w:val="single" w:color="060D18" w:sz="1"/>
              <w:left w:val="single" w:color="060D18" w:sz="1"/>
              <w:bottom w:val="single" w:color="060D18" w:sz="1"/>
              <w:right w:val="single" w:color="060D18" w:sz="1"/>
            </w:tcBorders>
            <w:shd w:fill="060D1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0EDE6"/>
                <w:sz w:val="20"/>
                <w:szCs w:val="20"/>
              </w:rPr>
              <w:t xml:space="preserve">資料表</w:t>
            </w:r>
          </w:p>
        </w:tc>
        <w:tc>
          <w:tcPr>
            <w:tcW w:type="dxa" w:w="3369"/>
            <w:tcBorders>
              <w:top w:val="single" w:color="060D18" w:sz="1"/>
              <w:left w:val="single" w:color="060D18" w:sz="1"/>
              <w:bottom w:val="single" w:color="060D18" w:sz="1"/>
              <w:right w:val="single" w:color="060D18" w:sz="1"/>
            </w:tcBorders>
            <w:shd w:fill="060D1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0EDE6"/>
                <w:sz w:val="20"/>
                <w:szCs w:val="20"/>
              </w:rPr>
              <w:t xml:space="preserve">欄位</w:t>
            </w:r>
          </w:p>
        </w:tc>
        <w:tc>
          <w:tcPr>
            <w:tcW w:type="dxa" w:w="3371"/>
            <w:tcBorders>
              <w:top w:val="single" w:color="060D18" w:sz="1"/>
              <w:left w:val="single" w:color="060D18" w:sz="1"/>
              <w:bottom w:val="single" w:color="060D18" w:sz="1"/>
              <w:right w:val="single" w:color="060D18" w:sz="1"/>
            </w:tcBorders>
            <w:shd w:fill="060D1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0EDE6"/>
                <w:sz w:val="20"/>
                <w:szCs w:val="20"/>
              </w:rPr>
              <w:t xml:space="preserve">說明</w:t>
            </w:r>
          </w:p>
        </w:tc>
      </w:tr>
      <w:tr>
        <w:tc>
          <w:tcPr>
            <w:tcW w:type="dxa" w:w="26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ATHLETE_FOLLOW</w:t>
            </w:r>
          </w:p>
        </w:tc>
        <w:tc>
          <w:tcPr>
            <w:tcW w:type="dxa" w:w="3369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follower_id / following_id / created_at</w:t>
            </w:r>
          </w:p>
        </w:tc>
        <w:tc>
          <w:tcPr>
            <w:tcW w:type="dxa" w:w="337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追蹤關係，UNIQUE(follower_id, following_id)</w:t>
            </w:r>
          </w:p>
        </w:tc>
      </w:tr>
      <w:tr>
        <w:tc>
          <w:tcPr>
            <w:tcW w:type="dxa" w:w="26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ATHLETE</w:t>
            </w:r>
          </w:p>
        </w:tc>
        <w:tc>
          <w:tcPr>
            <w:tcW w:type="dxa" w:w="3369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follower_count / following_count</w:t>
            </w:r>
          </w:p>
        </w:tc>
        <w:tc>
          <w:tcPr>
            <w:tcW w:type="dxa" w:w="337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快取計數，避免每次 JOIN</w:t>
            </w:r>
          </w:p>
        </w:tc>
      </w:tr>
    </w:tbl>
    <w:p>
      <w:pPr>
        <w:spacing w:after="120" w:before="0"/>
      </w:pP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FF6B3D"/>
          <w:sz w:val="22"/>
          <w:szCs w:val="22"/>
        </w:rPr>
        <w:t xml:space="preserve">API 端點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20"/>
        <w:gridCol w:w="3369"/>
        <w:gridCol w:w="3371"/>
      </w:tblGrid>
      <w:tr>
        <w:tc>
          <w:tcPr>
            <w:tcW w:type="dxa" w:w="2620"/>
            <w:tcBorders>
              <w:top w:val="single" w:color="060D18" w:sz="1"/>
              <w:left w:val="single" w:color="060D18" w:sz="1"/>
              <w:bottom w:val="single" w:color="060D18" w:sz="1"/>
              <w:right w:val="single" w:color="060D18" w:sz="1"/>
            </w:tcBorders>
            <w:shd w:fill="060D1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0EDE6"/>
                <w:sz w:val="20"/>
                <w:szCs w:val="20"/>
              </w:rPr>
              <w:t xml:space="preserve">方法</w:t>
            </w:r>
          </w:p>
        </w:tc>
        <w:tc>
          <w:tcPr>
            <w:tcW w:type="dxa" w:w="3369"/>
            <w:tcBorders>
              <w:top w:val="single" w:color="060D18" w:sz="1"/>
              <w:left w:val="single" w:color="060D18" w:sz="1"/>
              <w:bottom w:val="single" w:color="060D18" w:sz="1"/>
              <w:right w:val="single" w:color="060D18" w:sz="1"/>
            </w:tcBorders>
            <w:shd w:fill="060D1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0EDE6"/>
                <w:sz w:val="20"/>
                <w:szCs w:val="20"/>
              </w:rPr>
              <w:t xml:space="preserve">路徑</w:t>
            </w:r>
          </w:p>
        </w:tc>
        <w:tc>
          <w:tcPr>
            <w:tcW w:type="dxa" w:w="3371"/>
            <w:tcBorders>
              <w:top w:val="single" w:color="060D18" w:sz="1"/>
              <w:left w:val="single" w:color="060D18" w:sz="1"/>
              <w:bottom w:val="single" w:color="060D18" w:sz="1"/>
              <w:right w:val="single" w:color="060D18" w:sz="1"/>
            </w:tcBorders>
            <w:shd w:fill="060D1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0EDE6"/>
                <w:sz w:val="20"/>
                <w:szCs w:val="20"/>
              </w:rPr>
              <w:t xml:space="preserve">說明</w:t>
            </w:r>
          </w:p>
        </w:tc>
      </w:tr>
      <w:tr>
        <w:tc>
          <w:tcPr>
            <w:tcW w:type="dxa" w:w="26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POST</w:t>
            </w:r>
          </w:p>
        </w:tc>
        <w:tc>
          <w:tcPr>
            <w:tcW w:type="dxa" w:w="3369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/api/athletes/:id/follow</w:t>
            </w:r>
          </w:p>
        </w:tc>
        <w:tc>
          <w:tcPr>
            <w:tcW w:type="dxa" w:w="337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追蹤選手</w:t>
            </w:r>
          </w:p>
        </w:tc>
      </w:tr>
      <w:tr>
        <w:tc>
          <w:tcPr>
            <w:tcW w:type="dxa" w:w="26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DELETE</w:t>
            </w:r>
          </w:p>
        </w:tc>
        <w:tc>
          <w:tcPr>
            <w:tcW w:type="dxa" w:w="3369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/api/athletes/:id/follow</w:t>
            </w:r>
          </w:p>
        </w:tc>
        <w:tc>
          <w:tcPr>
            <w:tcW w:type="dxa" w:w="337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取消追蹤</w:t>
            </w:r>
          </w:p>
        </w:tc>
      </w:tr>
      <w:tr>
        <w:tc>
          <w:tcPr>
            <w:tcW w:type="dxa" w:w="26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GET</w:t>
            </w:r>
          </w:p>
        </w:tc>
        <w:tc>
          <w:tcPr>
            <w:tcW w:type="dxa" w:w="3369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/api/athletes/me/feed</w:t>
            </w:r>
          </w:p>
        </w:tc>
        <w:tc>
          <w:tcPr>
            <w:tcW w:type="dxa" w:w="337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取得個人動態（被追蹤者的最新成績）</w:t>
            </w:r>
          </w:p>
        </w:tc>
      </w:tr>
      <w:tr>
        <w:tc>
          <w:tcPr>
            <w:tcW w:type="dxa" w:w="26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GET</w:t>
            </w:r>
          </w:p>
        </w:tc>
        <w:tc>
          <w:tcPr>
            <w:tcW w:type="dxa" w:w="3369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/api/athletes/:id/followers</w:t>
            </w:r>
          </w:p>
        </w:tc>
        <w:tc>
          <w:tcPr>
            <w:tcW w:type="dxa" w:w="337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取得追蹤者清單</w:t>
            </w:r>
          </w:p>
        </w:tc>
      </w:tr>
      <w:tr>
        <w:tc>
          <w:tcPr>
            <w:tcW w:type="dxa" w:w="26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GET</w:t>
            </w:r>
          </w:p>
        </w:tc>
        <w:tc>
          <w:tcPr>
            <w:tcW w:type="dxa" w:w="3369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/api/athletes/:id/following</w:t>
            </w:r>
          </w:p>
        </w:tc>
        <w:tc>
          <w:tcPr>
            <w:tcW w:type="dxa" w:w="337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取得追蹤中清單</w:t>
            </w:r>
          </w:p>
        </w:tc>
      </w:tr>
    </w:tbl>
    <w:p>
      <w:pPr>
        <w:spacing w:after="240" w:before="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D1526"/>
          <w:sz w:val="26"/>
          <w:szCs w:val="26"/>
        </w:rPr>
        <w:t xml:space="preserve">37.4 方向三：朋友視角排行榜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FF6B3D"/>
          <w:sz w:val="22"/>
          <w:szCs w:val="22"/>
        </w:rPr>
        <w:t xml:space="preserve">設計理念</w:t>
      </w:r>
    </w:p>
    <w:p>
      <w:pPr>
        <w:spacing w:after="12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最速榜是全台灣的排行，每個人在裡面都可能是無名之輩。但如果只看自己追蹤的人，排行榜立刻變得私密且有意義——「我追蹤的人裡，誰在 226 最快？我排第幾？」這是把宏觀的榮耀榜轉化成私人的友誼競技場。</w:t>
      </w:r>
    </w:p>
    <w:p>
      <w:pPr>
        <w:spacing w:after="120" w:before="0"/>
      </w:pP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FF6B3D"/>
          <w:sz w:val="22"/>
          <w:szCs w:val="22"/>
        </w:rPr>
        <w:t xml:space="preserve">功能設計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最速榜（/leaderboard）新增「朋友視角」切換開關，僅登入後可見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切換後，榜單只顯示「我追蹤的選手」加上「我自己」的成績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排名重新計算，讓自己清楚知道在朋友圈的位置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若追蹤人數不足 3 人，顯示引導提示：「追蹤更多選手來啟用朋友視角」</w:t>
      </w:r>
    </w:p>
    <w:p>
      <w:pPr>
        <w:spacing w:after="12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20"/>
        <w:gridCol w:w="3369"/>
        <w:gridCol w:w="3371"/>
      </w:tblGrid>
      <w:tr>
        <w:tc>
          <w:tcPr>
            <w:tcW w:type="dxa" w:w="2620"/>
            <w:tcBorders>
              <w:top w:val="single" w:color="060D18" w:sz="1"/>
              <w:left w:val="single" w:color="060D18" w:sz="1"/>
              <w:bottom w:val="single" w:color="060D18" w:sz="1"/>
              <w:right w:val="single" w:color="060D18" w:sz="1"/>
            </w:tcBorders>
            <w:shd w:fill="060D1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0EDE6"/>
                <w:sz w:val="20"/>
                <w:szCs w:val="20"/>
              </w:rPr>
              <w:t xml:space="preserve">視角</w:t>
            </w:r>
          </w:p>
        </w:tc>
        <w:tc>
          <w:tcPr>
            <w:tcW w:type="dxa" w:w="3369"/>
            <w:tcBorders>
              <w:top w:val="single" w:color="060D18" w:sz="1"/>
              <w:left w:val="single" w:color="060D18" w:sz="1"/>
              <w:bottom w:val="single" w:color="060D18" w:sz="1"/>
              <w:right w:val="single" w:color="060D18" w:sz="1"/>
            </w:tcBorders>
            <w:shd w:fill="060D1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0EDE6"/>
                <w:sz w:val="20"/>
                <w:szCs w:val="20"/>
              </w:rPr>
              <w:t xml:space="preserve">說明</w:t>
            </w:r>
          </w:p>
        </w:tc>
        <w:tc>
          <w:tcPr>
            <w:tcW w:type="dxa" w:w="3371"/>
            <w:tcBorders>
              <w:top w:val="single" w:color="060D18" w:sz="1"/>
              <w:left w:val="single" w:color="060D18" w:sz="1"/>
              <w:bottom w:val="single" w:color="060D18" w:sz="1"/>
              <w:right w:val="single" w:color="060D18" w:sz="1"/>
            </w:tcBorders>
            <w:shd w:fill="060D1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0EDE6"/>
                <w:sz w:val="20"/>
                <w:szCs w:val="20"/>
              </w:rPr>
              <w:t xml:space="preserve">入口</w:t>
            </w:r>
          </w:p>
        </w:tc>
      </w:tr>
      <w:tr>
        <w:tc>
          <w:tcPr>
            <w:tcW w:type="dxa" w:w="26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全台視角（預設）</w:t>
            </w:r>
          </w:p>
        </w:tc>
        <w:tc>
          <w:tcPr>
            <w:tcW w:type="dxa" w:w="3369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顯示所有選手的最速榜，現有設計不變</w:t>
            </w:r>
          </w:p>
        </w:tc>
        <w:tc>
          <w:tcPr>
            <w:tcW w:type="dxa" w:w="337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最速榜預設狀態</w:t>
            </w:r>
          </w:p>
        </w:tc>
      </w:tr>
      <w:tr>
        <w:tc>
          <w:tcPr>
            <w:tcW w:type="dxa" w:w="26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朋友視角</w:t>
            </w:r>
          </w:p>
        </w:tc>
        <w:tc>
          <w:tcPr>
            <w:tcW w:type="dxa" w:w="3369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只顯示我追蹤的選手 + 我自己，排名重新計算</w:t>
            </w:r>
          </w:p>
        </w:tc>
        <w:tc>
          <w:tcPr>
            <w:tcW w:type="dxa" w:w="337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最速榜右上角切換開關（登入後可見）</w:t>
            </w:r>
          </w:p>
        </w:tc>
      </w:tr>
    </w:tbl>
    <w:p>
      <w:pPr>
        <w:spacing w:after="120" w:before="0"/>
      </w:pP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FF6B3D"/>
          <w:sz w:val="22"/>
          <w:szCs w:val="22"/>
        </w:rPr>
        <w:t xml:space="preserve">朋友視角的遊戲化潛力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朋友視角讓「我比朋友快/慢多少」一目了然，強化社交比較的動機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當朋友刷新 PB 時，系統可以在動態頁（方向二）顯示「你追蹤的 XXX 在朋友視角排行榜進步了 N 名」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若自己被朋友超越，可觸發隱性的「想要更努力」心理——這正是 Strava 的 Local Legend 機制的核心精神</w:t>
      </w:r>
    </w:p>
    <w:p>
      <w:pPr>
        <w:spacing w:after="120" w:before="0"/>
      </w:pP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FF6B3D"/>
          <w:sz w:val="22"/>
          <w:szCs w:val="22"/>
        </w:rPr>
        <w:t xml:space="preserve">隱私考量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朋友視角只對已登入且有設定追蹤的選手開放，不對外公開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被追蹤者的成績出現在朋友視角榜上，不需要特別同意（等同於公開成績本來就公開）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選手可以在個人隱私設定中選擇「不出現在任何人的朋友視角」</w:t>
      </w:r>
    </w:p>
    <w:p>
      <w:pPr>
        <w:spacing w:after="120" w:before="0"/>
      </w:pP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FF6B3D"/>
          <w:sz w:val="22"/>
          <w:szCs w:val="22"/>
        </w:rPr>
        <w:t xml:space="preserve">API 端點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20"/>
        <w:gridCol w:w="3369"/>
        <w:gridCol w:w="3371"/>
      </w:tblGrid>
      <w:tr>
        <w:tc>
          <w:tcPr>
            <w:tcW w:type="dxa" w:w="2620"/>
            <w:tcBorders>
              <w:top w:val="single" w:color="060D18" w:sz="1"/>
              <w:left w:val="single" w:color="060D18" w:sz="1"/>
              <w:bottom w:val="single" w:color="060D18" w:sz="1"/>
              <w:right w:val="single" w:color="060D18" w:sz="1"/>
            </w:tcBorders>
            <w:shd w:fill="060D1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0EDE6"/>
                <w:sz w:val="20"/>
                <w:szCs w:val="20"/>
              </w:rPr>
              <w:t xml:space="preserve">方法</w:t>
            </w:r>
          </w:p>
        </w:tc>
        <w:tc>
          <w:tcPr>
            <w:tcW w:type="dxa" w:w="3369"/>
            <w:tcBorders>
              <w:top w:val="single" w:color="060D18" w:sz="1"/>
              <w:left w:val="single" w:color="060D18" w:sz="1"/>
              <w:bottom w:val="single" w:color="060D18" w:sz="1"/>
              <w:right w:val="single" w:color="060D18" w:sz="1"/>
            </w:tcBorders>
            <w:shd w:fill="060D1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0EDE6"/>
                <w:sz w:val="20"/>
                <w:szCs w:val="20"/>
              </w:rPr>
              <w:t xml:space="preserve">路徑</w:t>
            </w:r>
          </w:p>
        </w:tc>
        <w:tc>
          <w:tcPr>
            <w:tcW w:type="dxa" w:w="3371"/>
            <w:tcBorders>
              <w:top w:val="single" w:color="060D18" w:sz="1"/>
              <w:left w:val="single" w:color="060D18" w:sz="1"/>
              <w:bottom w:val="single" w:color="060D18" w:sz="1"/>
              <w:right w:val="single" w:color="060D18" w:sz="1"/>
            </w:tcBorders>
            <w:shd w:fill="060D1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0EDE6"/>
                <w:sz w:val="20"/>
                <w:szCs w:val="20"/>
              </w:rPr>
              <w:t xml:space="preserve">說明</w:t>
            </w:r>
          </w:p>
        </w:tc>
      </w:tr>
      <w:tr>
        <w:tc>
          <w:tcPr>
            <w:tcW w:type="dxa" w:w="26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GET</w:t>
            </w:r>
          </w:p>
        </w:tc>
        <w:tc>
          <w:tcPr>
            <w:tcW w:type="dxa" w:w="3369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/api/leaderboard/friends</w:t>
            </w:r>
          </w:p>
        </w:tc>
        <w:tc>
          <w:tcPr>
            <w:tcW w:type="dxa" w:w="337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朋友視角最速榜，只回傳追蹤中的選手成績</w:t>
            </w:r>
          </w:p>
        </w:tc>
      </w:tr>
    </w:tbl>
    <w:p>
      <w:pPr>
        <w:spacing w:after="240" w:before="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D1526"/>
          <w:sz w:val="26"/>
          <w:szCs w:val="26"/>
        </w:rPr>
        <w:t xml:space="preserve">37.5 三個方向的整合與開發路線圖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FF6B3D"/>
          <w:sz w:val="22"/>
          <w:szCs w:val="22"/>
        </w:rPr>
        <w:t xml:space="preserve">產品定位</w:t>
      </w:r>
    </w:p>
    <w:p>
      <w:pPr>
        <w:spacing w:after="12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三個方向互相強化，形成一個完整的社群飛輪：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貢獻遊戲化（37.2）讓熱心用戶幫朋友登錄成績，資料量增加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追蹤機制（37.3）讓登錄成績的動機更強——我登錄了，朋友就能在動態頁看到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朋友視角（37.4）讓追蹤行為有具體回報——追蹤後可以看朋友圈排名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三者合一，把 Tri·log 的定位從「成績資料庫」提升為「選手社群平台」</w:t>
      </w:r>
    </w:p>
    <w:p>
      <w:pPr>
        <w:spacing w:after="120" w:before="0"/>
      </w:pPr>
    </w:p>
    <w:p>
      <w:pPr>
        <w:pBdr>
          <w:left w:val="single" w:color="DDDDDD" w:sz="8" w:space="8"/>
        </w:pBdr>
        <w:spacing w:after="80" w:before="60"/>
        <w:ind w:left="72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這個飛輪的設計精神和 Strava 的「come for the tool, stay for the network」一致，但 Tri·log 的切入點是「賽事成績」而非「日常訓練」，訊號更有意義，比較基準更客觀。</w:t>
      </w:r>
    </w:p>
    <w:p>
      <w:pPr>
        <w:spacing w:after="120" w:before="0"/>
      </w:pP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FF6B3D"/>
          <w:sz w:val="22"/>
          <w:szCs w:val="22"/>
        </w:rPr>
        <w:t xml:space="preserve">建議開發順序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20"/>
        <w:gridCol w:w="2246"/>
        <w:gridCol w:w="2246"/>
        <w:gridCol w:w="2248"/>
      </w:tblGrid>
      <w:tr>
        <w:tc>
          <w:tcPr>
            <w:tcW w:type="dxa" w:w="2620"/>
            <w:tcBorders>
              <w:top w:val="single" w:color="060D18" w:sz="1"/>
              <w:left w:val="single" w:color="060D18" w:sz="1"/>
              <w:bottom w:val="single" w:color="060D18" w:sz="1"/>
              <w:right w:val="single" w:color="060D18" w:sz="1"/>
            </w:tcBorders>
            <w:shd w:fill="060D1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0EDE6"/>
                <w:sz w:val="20"/>
                <w:szCs w:val="20"/>
              </w:rPr>
              <w:t xml:space="preserve">階段</w:t>
            </w:r>
          </w:p>
        </w:tc>
        <w:tc>
          <w:tcPr>
            <w:tcW w:type="dxa" w:w="2246"/>
            <w:tcBorders>
              <w:top w:val="single" w:color="060D18" w:sz="1"/>
              <w:left w:val="single" w:color="060D18" w:sz="1"/>
              <w:bottom w:val="single" w:color="060D18" w:sz="1"/>
              <w:right w:val="single" w:color="060D18" w:sz="1"/>
            </w:tcBorders>
            <w:shd w:fill="060D1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0EDE6"/>
                <w:sz w:val="20"/>
                <w:szCs w:val="20"/>
              </w:rPr>
              <w:t xml:space="preserve">功能</w:t>
            </w:r>
          </w:p>
        </w:tc>
        <w:tc>
          <w:tcPr>
            <w:tcW w:type="dxa" w:w="2246"/>
            <w:tcBorders>
              <w:top w:val="single" w:color="060D18" w:sz="1"/>
              <w:left w:val="single" w:color="060D18" w:sz="1"/>
              <w:bottom w:val="single" w:color="060D18" w:sz="1"/>
              <w:right w:val="single" w:color="060D18" w:sz="1"/>
            </w:tcBorders>
            <w:shd w:fill="060D1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0EDE6"/>
                <w:sz w:val="20"/>
                <w:szCs w:val="20"/>
              </w:rPr>
              <w:t xml:space="preserve">前置條件</w:t>
            </w:r>
          </w:p>
        </w:tc>
        <w:tc>
          <w:tcPr>
            <w:tcW w:type="dxa" w:w="2248"/>
            <w:tcBorders>
              <w:top w:val="single" w:color="060D18" w:sz="1"/>
              <w:left w:val="single" w:color="060D18" w:sz="1"/>
              <w:bottom w:val="single" w:color="060D18" w:sz="1"/>
              <w:right w:val="single" w:color="060D18" w:sz="1"/>
            </w:tcBorders>
            <w:shd w:fill="060D1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0EDE6"/>
                <w:sz w:val="20"/>
                <w:szCs w:val="20"/>
              </w:rPr>
              <w:t xml:space="preserve">預期效果</w:t>
            </w:r>
          </w:p>
        </w:tc>
      </w:tr>
      <w:tr>
        <w:tc>
          <w:tcPr>
            <w:tcW w:type="dxa" w:w="26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Phase 2A</w:t>
            </w:r>
          </w:p>
        </w:tc>
        <w:tc>
          <w:tcPr>
            <w:tcW w:type="dxa" w:w="224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貢獻遊戲化（37.2）</w:t>
            </w:r>
          </w:p>
        </w:tc>
        <w:tc>
          <w:tcPr>
            <w:tcW w:type="dxa" w:w="224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平台有足夠的未認領成績供貢獻</w:t>
            </w:r>
          </w:p>
        </w:tc>
        <w:tc>
          <w:tcPr>
            <w:tcW w:type="dxa" w:w="2248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激勵熱心用戶持續新增資料，加速冷啟動</w:t>
            </w:r>
          </w:p>
        </w:tc>
      </w:tr>
      <w:tr>
        <w:tc>
          <w:tcPr>
            <w:tcW w:type="dxa" w:w="26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Phase 2B</w:t>
            </w:r>
          </w:p>
        </w:tc>
        <w:tc>
          <w:tcPr>
            <w:tcW w:type="dxa" w:w="224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選手追蹤（37.3）</w:t>
            </w:r>
          </w:p>
        </w:tc>
        <w:tc>
          <w:tcPr>
            <w:tcW w:type="dxa" w:w="224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平台有足夠的已認領選手供追蹤</w:t>
            </w:r>
          </w:p>
        </w:tc>
        <w:tc>
          <w:tcPr>
            <w:tcW w:type="dxa" w:w="2248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讓用戶有理由回訪，查看朋友的最新成績</w:t>
            </w:r>
          </w:p>
        </w:tc>
      </w:tr>
      <w:tr>
        <w:tc>
          <w:tcPr>
            <w:tcW w:type="dxa" w:w="26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Phase 2C</w:t>
            </w:r>
          </w:p>
        </w:tc>
        <w:tc>
          <w:tcPr>
            <w:tcW w:type="dxa" w:w="224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朋友視角（37.4）</w:t>
            </w:r>
          </w:p>
        </w:tc>
        <w:tc>
          <w:tcPr>
            <w:tcW w:type="dxa" w:w="224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追蹤機制上線後至少 1 個月</w:t>
            </w:r>
          </w:p>
        </w:tc>
        <w:tc>
          <w:tcPr>
            <w:tcW w:type="dxa" w:w="2248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完成社群飛輪，讓推坑行為有立竿見影的回報</w:t>
            </w:r>
          </w:p>
        </w:tc>
      </w:tr>
    </w:tbl>
    <w:p>
      <w:pPr>
        <w:spacing w:after="120" w:before="0"/>
      </w:pP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FF6B3D"/>
          <w:sz w:val="22"/>
          <w:szCs w:val="22"/>
        </w:rPr>
        <w:t xml:space="preserve">MVP 範圍聲明</w:t>
      </w:r>
    </w:p>
    <w:p>
      <w:pPr>
        <w:spacing w:after="12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本章所有功能均不在 MVP 開發範圍內。MVP 聚焦在：最速榜、成績登錄（自己 + 幫他人）、認領流程、賽事資料庫、基本後台審核。社群功能在平台累積足夠的資料量和用戶基礎後，按上述順序逐步推出。</w:t>
      </w:r>
    </w:p>
    <w:p>
      <w:pPr>
        <w:spacing w:after="240" w:before="0"/>
      </w:pPr>
    </w:p>
    <w:p>
      <w:pPr>
        <w:pBdr>
          <w:bottom w:val="single" w:color="FF6B3D" w:sz="4"/>
        </w:pBdr>
        <w:spacing w:after="160" w:before="160"/>
      </w:pPr>
    </w:p>
    <w:p>
      <w:pPr>
        <w:spacing w:after="0" w:before="160"/>
      </w:pPr>
      <w:r>
        <w:rPr>
          <w:rFonts w:ascii="Arial" w:cs="Arial" w:eastAsia="Arial" w:hAnsi="Arial"/>
          <w:color w:val="8A96A8"/>
          <w:sz w:val="18"/>
          <w:szCs w:val="18"/>
        </w:rPr>
        <w:t xml:space="preserve">Tri·log 產品規格文件 v2.9　·　2026 年 6 月　·　trilog.run</w:t>
      </w:r>
    </w:p>
    <w:p w14:paraId="0CC38000" w14:textId="77777777" w:rsidR="00CC3800" w:rsidRDefault="00CC3800">
      <w:pPr>
        <w:pageBreakBefore/>
      </w:pPr>
    </w:p>
    <w:p w14:paraId="0CC38001" w14:textId="77777777" w:rsidR="00CC3800" w:rsidRDefault="00000000">
      <w:pPr>
        <w:pStyle w:val="Heading1"/>
      </w:pPr>
      <w:r>
        <w:rPr>
          <w:color w:val="060D18"/>
        </w:rPr>
        <w:t>38. 追蹤選手功能規格（FollowButton）</w:t>
      </w:r>
    </w:p>
    <w:p w14:paraId="0CC38002" w14:textId="77777777" w:rsidR="00CC3800" w:rsidRDefault="00000000">
      <w:pPr>
        <w:pStyle w:val="Heading2"/>
      </w:pPr>
      <w:r>
        <w:rPr>
          <w:color w:val="0D1526"/>
        </w:rPr>
        <w:t>38.1 設計背景與範圍</w:t>
      </w:r>
    </w:p>
    <w:p>
      <w:pPr>
        <w:spacing w:before="80" w:after="120"/>
      </w:pPr>
      <w:r>
        <w:rPr>
          <w:rFonts w:eastAsia="Arial"/>
          <w:color w:val="1A1A1A"/>
        </w:rPr>
        <w:t xml:space="preserve">選手在瀏覽最速榜或查看單筆成績詳情時，可能對某位選手的表現感到興趣，希望持續關注其後續動態。本章規格定義追蹤功能的互動元件（FollowButton）、觸發位置、資料模型與 API，以及相關的邊界條件處理。</w:t>
      </w:r>
    </w:p>
    <w:p>
      <w:pPr>
        <w:spacing w:before="80" w:after="120"/>
      </w:pPr>
      <w:r>
        <w:rPr>
          <w:rFonts w:eastAsia="Arial"/>
          <w:color w:val="1A1A1A"/>
        </w:rPr>
        <w:t xml:space="preserve">本章規格對應第 37.3 章「選手追蹤」的 UI 實作層，資料庫設計（ATHLETE_FOLLOW 表）與 API 端點（/api/athletes/:id/follow）沿用第 37.3 章定義，不重複說明。</w:t>
      </w:r>
    </w:p>
    <w:p>
      <w:pPr>
        <w:spacing w:before="80" w:after="120"/>
      </w:pPr>
      <w:r>
        <w:rPr>
          <w:rFonts w:eastAsia="Arial"/>
          <w:color w:val="1A1A1A"/>
        </w:rPr>
        <w:t xml:space="preserve">**確認的觸發位置（Phase 2B）：**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2700"/>
        <w:gridCol w:w="3330"/>
        <w:gridCol w:w="3330"/>
      </w:tblGrid>
      <w:tr w:rsidR="00CC3800" w14:paraId="0CC48000" w14:textId="77777777">
        <w:tc>
          <w:tcPr>
            <w:tcW w:w="2700" w:type="dxa"/>
            <w:tcBorders>
              <w:top w:val="single" w:sz="1" w:space="0" w:color="060D18"/>
              <w:left w:val="single" w:sz="1" w:space="0" w:color="060D18"/>
              <w:bottom w:val="single" w:sz="1" w:space="0" w:color="060D18"/>
              <w:right w:val="single" w:sz="1" w:space="0" w:color="060D18"/>
            </w:tcBorders>
            <w:shd w:val="clear" w:color="auto" w:fill="060D18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F0EDE6"/>
                <w:sz w:val="20"/>
                <w:szCs w:val="20"/>
              </w:rPr>
              <w:t xml:space="preserve">位置</w:t>
            </w:r>
          </w:p>
        </w:tc>
        <w:tc>
          <w:tcPr>
            <w:tcW w:w="3330" w:type="dxa"/>
            <w:tcBorders>
              <w:top w:val="single" w:sz="1" w:space="0" w:color="060D18"/>
              <w:left w:val="single" w:sz="1" w:space="0" w:color="060D18"/>
              <w:bottom w:val="single" w:sz="1" w:space="0" w:color="060D18"/>
              <w:right w:val="single" w:sz="1" w:space="0" w:color="060D18"/>
            </w:tcBorders>
            <w:shd w:val="clear" w:color="auto" w:fill="0D204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F0EDE6"/>
                <w:sz w:val="20"/>
                <w:szCs w:val="20"/>
              </w:rPr>
              <w:t xml:space="preserve">適用條件</w:t>
            </w:r>
          </w:p>
        </w:tc>
        <w:tc>
          <w:tcPr>
            <w:tcW w:w="3330" w:type="dxa"/>
            <w:tcBorders>
              <w:top w:val="single" w:sz="1" w:space="0" w:color="060D18"/>
              <w:left w:val="single" w:sz="1" w:space="0" w:color="060D18"/>
              <w:bottom w:val="single" w:sz="1" w:space="0" w:color="060D18"/>
              <w:right w:val="single" w:sz="1" w:space="0" w:color="060D18"/>
            </w:tcBorders>
            <w:shd w:val="clear" w:color="auto" w:fill="1A356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F0EDE6"/>
                <w:sz w:val="20"/>
                <w:szCs w:val="20"/>
              </w:rPr>
              <w:t xml:space="preserve">備注</w:t>
            </w:r>
          </w:p>
        </w:tc>
      </w:tr>
      <w:tr w:rsidR="00CC3800" w14:paraId="0CC48001" w14:textId="77777777">
        <w:tc>
          <w:tcPr>
            <w:tcW w:w="27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最速榜 /leaderboard 每列右側</w:t>
            </w:r>
          </w:p>
        </w:tc>
        <w:tc>
          <w:tcPr>
            <w:tcW w:w="333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已認領成績（athlete_id IS NOT NULL）且非本人</w:t>
            </w:r>
          </w:p>
        </w:tc>
        <w:tc>
          <w:tcPr>
            <w:tcW w:w="333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未認領成績無帳號，不顯示</w:t>
            </w:r>
          </w:p>
        </w:tc>
      </w:tr>
      <w:tr w:rsidR="00CC3800" w14:paraId="0CC48002" w14:textId="77777777">
        <w:tc>
          <w:tcPr>
            <w:tcW w:w="27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成績詳情頁 /results/:id</w:t>
            </w:r>
          </w:p>
        </w:tc>
        <w:tc>
          <w:tcPr>
            <w:tcW w:w="333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已認領成績（athlete_id IS NOT NULL）且非本人</w:t>
            </w:r>
          </w:p>
        </w:tc>
        <w:tc>
          <w:tcPr>
            <w:tcW w:w="333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未登入可見按鈕，點擊觸發 Auth Modal</w:t>
            </w:r>
          </w:p>
        </w:tc>
      </w:tr>
    </w:tbl>
    <w:p>
      <w:pPr>
        <w:spacing w:before="60" w:after="80"/>
        <w:ind w:left="240"/>
      </w:pPr>
      <w:r>
        <w:rPr>
          <w:rFonts w:eastAsia="Arial"/>
          <w:i/>
          <w:color w:val="8A96A8"/>
          <w:sz w:val="20"/>
        </w:rPr>
        <w:t xml:space="preserve">保留規劃（未來章節）：選手公開頁 /athletes/:id 的追蹤按鈕；幫他人新增成績後的追蹤引導提示。兩者皆依賴選手公開頁功能實作，待該頁面規格完成後補充。</w:t>
      </w:r>
    </w:p>
    <w:p w14:paraId="0CC38010" w14:textId="77777777" w:rsidR="00CC3800" w:rsidRDefault="00000000">
      <w:pPr>
        <w:pStyle w:val="Heading2"/>
      </w:pPr>
      <w:r>
        <w:rPr>
          <w:color w:val="0D1526"/>
        </w:rPr>
        <w:t>38.2 FollowButton 元件規格</w:t>
      </w:r>
    </w:p>
    <w:p>
      <w:pPr>
        <w:spacing w:before="80" w:after="120"/>
      </w:pPr>
      <w:r>
        <w:rPr>
          <w:rFonts w:eastAsia="Arial"/>
          <w:color w:val="1A1A1A"/>
        </w:rPr>
        <w:t xml:space="preserve">FollowButton 是一個獨立的 Client Component，以星星圖示（☆/★）表示追蹤狀態。</w:t>
      </w:r>
    </w:p>
    <w:p w14:paraId="0CC38011" w14:textId="77777777" w:rsidR="00CC3800" w:rsidRDefault="00000000">
      <w:pPr>
        <w:pStyle w:val="Heading3"/>
        <w:spacing w:before="180"/>
      </w:pPr>
      <w:r>
        <w:rPr>
          <w:color w:val="FF6B3D"/>
        </w:rPr>
        <w:t>視覺狀態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1800"/>
        <w:gridCol w:w="2700"/>
        <w:gridCol w:w="4860"/>
      </w:tblGrid>
      <w:tr w:rsidR="00CC3800" w14:paraId="0CC48000" w14:textId="77777777">
        <w:tc>
          <w:tcPr>
            <w:tcW w:w="1800" w:type="dxa"/>
            <w:tcBorders>
              <w:top w:val="single" w:sz="1" w:space="0" w:color="060D18"/>
              <w:left w:val="single" w:sz="1" w:space="0" w:color="060D18"/>
              <w:bottom w:val="single" w:sz="1" w:space="0" w:color="060D18"/>
              <w:right w:val="single" w:sz="1" w:space="0" w:color="060D18"/>
            </w:tcBorders>
            <w:shd w:val="clear" w:color="auto" w:fill="060D18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F0EDE6"/>
                <w:sz w:val="20"/>
                <w:szCs w:val="20"/>
              </w:rPr>
              <w:t xml:space="preserve">狀態</w:t>
            </w:r>
          </w:p>
        </w:tc>
        <w:tc>
          <w:tcPr>
            <w:tcW w:w="2700" w:type="dxa"/>
            <w:tcBorders>
              <w:top w:val="single" w:sz="1" w:space="0" w:color="060D18"/>
              <w:left w:val="single" w:sz="1" w:space="0" w:color="060D18"/>
              <w:bottom w:val="single" w:sz="1" w:space="0" w:color="060D18"/>
              <w:right w:val="single" w:sz="1" w:space="0" w:color="060D18"/>
            </w:tcBorders>
            <w:shd w:val="clear" w:color="auto" w:fill="0D204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F0EDE6"/>
                <w:sz w:val="20"/>
                <w:szCs w:val="20"/>
              </w:rPr>
              <w:t xml:space="preserve">圖示</w:t>
            </w:r>
          </w:p>
        </w:tc>
        <w:tc>
          <w:tcPr>
            <w:tcW w:w="4860" w:type="dxa"/>
            <w:tcBorders>
              <w:top w:val="single" w:sz="1" w:space="0" w:color="060D18"/>
              <w:left w:val="single" w:sz="1" w:space="0" w:color="060D18"/>
              <w:bottom w:val="single" w:sz="1" w:space="0" w:color="060D18"/>
              <w:right w:val="single" w:sz="1" w:space="0" w:color="060D18"/>
            </w:tcBorders>
            <w:shd w:val="clear" w:color="auto" w:fill="1A356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F0EDE6"/>
                <w:sz w:val="20"/>
                <w:szCs w:val="20"/>
              </w:rPr>
              <w:t xml:space="preserve">說明</w:t>
            </w:r>
          </w:p>
        </w:tc>
      </w:tr>
      <w:tr w:rsidR="00CC3800" w14:paraId="0CC48001" w14:textId="77777777">
        <w:tc>
          <w:tcPr>
            <w:tcW w:w="1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未追蹤</w:t>
            </w:r>
          </w:p>
        </w:tc>
        <w:tc>
          <w:tcPr>
            <w:tcW w:w="27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☆（空心星星）</w:t>
            </w:r>
          </w:p>
        </w:tc>
        <w:tc>
          <w:tcPr>
            <w:tcW w:w="48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預設狀態，點擊後觸發追蹤</w:t>
            </w:r>
          </w:p>
        </w:tc>
      </w:tr>
      <w:tr w:rsidR="00CC3800" w14:paraId="0CC48002" w14:textId="77777777">
        <w:tc>
          <w:tcPr>
            <w:tcW w:w="1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已追蹤</w:t>
            </w:r>
          </w:p>
        </w:tc>
        <w:tc>
          <w:tcPr>
            <w:tcW w:w="27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★（實心星星）</w:t>
            </w:r>
          </w:p>
        </w:tc>
        <w:tc>
          <w:tcPr>
            <w:tcW w:w="48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accent 色（#66c6be），點擊後取消追蹤</w:t>
            </w:r>
          </w:p>
        </w:tc>
      </w:tr>
      <w:tr w:rsidR="00CC3800" w14:paraId="0CC48003" w14:textId="77777777">
        <w:tc>
          <w:tcPr>
            <w:tcW w:w="1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載入中</w:t>
            </w:r>
          </w:p>
        </w:tc>
        <w:tc>
          <w:tcPr>
            <w:tcW w:w="27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☆ + spinner</w:t>
            </w:r>
          </w:p>
        </w:tc>
        <w:tc>
          <w:tcPr>
            <w:tcW w:w="48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API 請求進行中，按鈕 disabled</w:t>
            </w:r>
          </w:p>
        </w:tc>
      </w:tr>
      <w:tr w:rsidR="00CC3800" w14:paraId="0CC48004" w14:textId="77777777">
        <w:tc>
          <w:tcPr>
            <w:tcW w:w="1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未登入</w:t>
            </w:r>
          </w:p>
        </w:tc>
        <w:tc>
          <w:tcPr>
            <w:tcW w:w="27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☆（空心）</w:t>
            </w:r>
          </w:p>
        </w:tc>
        <w:tc>
          <w:tcPr>
            <w:tcW w:w="48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點擊觸發 Auth Modal，intent: follow，登入後自動完成追蹤</w:t>
            </w:r>
          </w:p>
        </w:tc>
      </w:tr>
    </w:tbl>
    <w:p w14:paraId="0CC38012" w14:textId="77777777" w:rsidR="00CC3800" w:rsidRDefault="00000000">
      <w:pPr>
        <w:pStyle w:val="Heading3"/>
        <w:spacing w:before="180"/>
      </w:pPr>
      <w:r>
        <w:rPr>
          <w:color w:val="FF6B3D"/>
        </w:rPr>
        <w:t>互動行為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 xml:space="preserve">點擊空心星星 → 呼叫 POST /api/athletes/:id/follow → 成功後立即切換為實心星星（樂觀更新）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 xml:space="preserve">點擊實心星星 → 彈出確認提示「取消追蹤 [選手姓名]？」→ 確認後呼叫 DELETE /api/athletes/:id/follow → 切換回空心星星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 xml:space="preserve">API 失敗時：還原狀態並顯示短暫的錯誤 toast（「操作失敗，請稍後再試」）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 xml:space="preserve">自己的成績：FollowButton 不渲染（由 Server Component 判斷 athlete_id === 登入者 UUID 後，不傳入元件）</w:t>
      </w:r>
    </w:p>
    <w:p w14:paraId="0CC38013" w14:textId="77777777" w:rsidR="00CC3800" w:rsidRDefault="00000000">
      <w:pPr>
        <w:pStyle w:val="Heading3"/>
        <w:spacing w:before="180"/>
      </w:pPr>
      <w:r>
        <w:rPr>
          <w:color w:val="FF6B3D"/>
        </w:rPr>
        <w:t>Props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3240"/>
        <w:gridCol w:w="6120"/>
      </w:tblGrid>
      <w:tr w:rsidR="00CC3800" w14:paraId="0CC38000" w14:textId="77777777">
        <w:tc>
          <w:tcPr>
            <w:tcW w:w="3240" w:type="dxa"/>
            <w:tcBorders>
              <w:top w:val="single" w:sz="1" w:space="0" w:color="060D18"/>
              <w:left w:val="single" w:sz="1" w:space="0" w:color="060D18"/>
              <w:bottom w:val="single" w:sz="1" w:space="0" w:color="060D18"/>
              <w:right w:val="single" w:sz="1" w:space="0" w:color="060D18"/>
            </w:tcBorders>
            <w:shd w:val="clear" w:color="auto" w:fill="060D18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F0EDE6"/>
                <w:sz w:val="20"/>
                <w:szCs w:val="20"/>
              </w:rPr>
              <w:t xml:space="preserve">Prop</w:t>
            </w:r>
          </w:p>
        </w:tc>
        <w:tc>
          <w:tcPr>
            <w:tcW w:w="6120" w:type="dxa"/>
            <w:tcBorders>
              <w:top w:val="single" w:sz="1" w:space="0" w:color="060D18"/>
              <w:left w:val="single" w:sz="1" w:space="0" w:color="060D18"/>
              <w:bottom w:val="single" w:sz="1" w:space="0" w:color="060D18"/>
              <w:right w:val="single" w:sz="1" w:space="0" w:color="060D18"/>
            </w:tcBorders>
            <w:shd w:val="clear" w:color="auto" w:fill="0D1526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F0EDE6"/>
                <w:sz w:val="20"/>
                <w:szCs w:val="20"/>
              </w:rPr>
              <w:t xml:space="preserve">說明</w:t>
            </w:r>
          </w:p>
        </w:tc>
      </w:tr>
      <w:tr w:rsidR="00CC3800" w14:paraId="0CC38001" w14:textId="77777777">
        <w:tc>
          <w:tcPr>
            <w:tcW w:w="32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athleteId: string</w:t>
            </w:r>
          </w:p>
        </w:tc>
        <w:tc>
          <w:tcPr>
            <w:tcW w:w="6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要追蹤的選手 UUID，必填</w:t>
            </w:r>
          </w:p>
        </w:tc>
      </w:tr>
      <w:tr w:rsidR="00CC3800" w14:paraId="0CC38002" w14:textId="77777777">
        <w:tc>
          <w:tcPr>
            <w:tcW w:w="32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athleteName: string</w:t>
            </w:r>
          </w:p>
        </w:tc>
        <w:tc>
          <w:tcPr>
            <w:tcW w:w="6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確認提示中顯示的選手姓名，必填</w:t>
            </w:r>
          </w:p>
        </w:tc>
      </w:tr>
      <w:tr w:rsidR="00CC3800" w14:paraId="0CC38003" w14:textId="77777777">
        <w:tc>
          <w:tcPr>
            <w:tcW w:w="32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initialFollowing: boolean</w:t>
            </w:r>
          </w:p>
        </w:tc>
        <w:tc>
          <w:tcPr>
            <w:tcW w:w="6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初始追蹤狀態，由 Server Component 查詢後傳入</w:t>
            </w:r>
          </w:p>
        </w:tc>
      </w:tr>
      <w:tr w:rsidR="00CC3800" w14:paraId="0CC38004" w14:textId="77777777">
        <w:tc>
          <w:tcPr>
            <w:tcW w:w="32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size?: "sm" | "md"</w:t>
            </w:r>
          </w:p>
        </w:tc>
        <w:tc>
          <w:tcPr>
            <w:tcW w:w="6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圖示尺寸，sm = 16px（榜單列用），md = 20px（詳情頁用），預設 sm</w:t>
            </w:r>
          </w:p>
        </w:tc>
      </w:tr>
    </w:tbl>
    <w:p w14:paraId="0CC38020" w14:textId="77777777" w:rsidR="00CC3800" w:rsidRDefault="00000000">
      <w:pPr>
        <w:pStyle w:val="Heading2"/>
      </w:pPr>
      <w:r>
        <w:rPr>
          <w:color w:val="0D1526"/>
        </w:rPr>
        <w:t>38.3 最速榜整合規格（修訂第 23 章）</w:t>
      </w:r>
    </w:p>
    <w:p>
      <w:pPr>
        <w:spacing w:before="80" w:after="120"/>
      </w:pPr>
      <w:r>
        <w:rPr>
          <w:rFonts w:eastAsia="Arial"/>
          <w:color w:val="1A1A1A"/>
        </w:rPr>
        <w:t xml:space="preserve">最速榜列（.tlb-row）現有 grid 四欄：名次 / 姓名 / 時間 / 賽事。追蹤按鈕作為第五欄加在最右側。</w:t>
      </w:r>
    </w:p>
    <w:p w14:paraId="0CC38021" w14:textId="77777777" w:rsidR="00CC3800" w:rsidRDefault="00000000">
      <w:pPr>
        <w:pStyle w:val="Heading3"/>
        <w:spacing w:before="180"/>
      </w:pPr>
      <w:r>
        <w:rPr>
          <w:color w:val="FF6B3D"/>
        </w:rPr>
        <w:t>.tlb-row 欄位更新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2700"/>
        <w:gridCol w:w="6660"/>
      </w:tblGrid>
      <w:tr w:rsidR="00CC3800" w14:paraId="0CC38000" w14:textId="77777777">
        <w:tc>
          <w:tcPr>
            <w:tcW w:w="2700" w:type="dxa"/>
            <w:tcBorders>
              <w:top w:val="single" w:sz="1" w:space="0" w:color="060D18"/>
              <w:left w:val="single" w:sz="1" w:space="0" w:color="060D18"/>
              <w:bottom w:val="single" w:sz="1" w:space="0" w:color="060D18"/>
              <w:right w:val="single" w:sz="1" w:space="0" w:color="060D18"/>
            </w:tcBorders>
            <w:shd w:val="clear" w:color="auto" w:fill="060D18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F0EDE6"/>
                <w:sz w:val="20"/>
                <w:szCs w:val="20"/>
              </w:rPr>
              <w:t xml:space="preserve">欄位</w:t>
            </w:r>
          </w:p>
        </w:tc>
        <w:tc>
          <w:tcPr>
            <w:tcW w:w="6660" w:type="dxa"/>
            <w:tcBorders>
              <w:top w:val="single" w:sz="1" w:space="0" w:color="060D18"/>
              <w:left w:val="single" w:sz="1" w:space="0" w:color="060D18"/>
              <w:bottom w:val="single" w:sz="1" w:space="0" w:color="060D18"/>
              <w:right w:val="single" w:sz="1" w:space="0" w:color="060D18"/>
            </w:tcBorders>
            <w:shd w:val="clear" w:color="auto" w:fill="0D1526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F0EDE6"/>
                <w:sz w:val="20"/>
                <w:szCs w:val="20"/>
              </w:rPr>
              <w:t xml:space="preserve">規格</w:t>
            </w:r>
          </w:p>
        </w:tc>
      </w:tr>
      <w:tr w:rsidR="00CC3800" w14:paraId="0CC38001" w14:textId="77777777">
        <w:tc>
          <w:tcPr>
            <w:tcW w:w="27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名次（.tlb-rank）</w:t>
            </w:r>
          </w:p>
        </w:tc>
        <w:tc>
          <w:tcPr>
            <w:tcW w:w="66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36px，不變</w:t>
            </w:r>
          </w:p>
        </w:tc>
      </w:tr>
      <w:tr w:rsidR="00CC3800" w14:paraId="0CC38002" w14:textId="77777777">
        <w:tc>
          <w:tcPr>
            <w:tcW w:w="27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姓名（.tlb-name）</w:t>
            </w:r>
          </w:p>
        </w:tc>
        <w:tc>
          <w:tcPr>
            <w:tcW w:w="66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1fr，不變</w:t>
            </w:r>
          </w:p>
        </w:tc>
      </w:tr>
      <w:tr w:rsidR="00CC3800" w14:paraId="0CC38003" w14:textId="77777777">
        <w:tc>
          <w:tcPr>
            <w:tcW w:w="27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時間（.tlb-time）</w:t>
            </w:r>
          </w:p>
        </w:tc>
        <w:tc>
          <w:tcPr>
            <w:tcW w:w="66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110px，不變</w:t>
            </w:r>
          </w:p>
        </w:tc>
      </w:tr>
      <w:tr w:rsidR="00CC3800" w14:paraId="0CC38004" w14:textId="77777777">
        <w:tc>
          <w:tcPr>
            <w:tcW w:w="27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賽事（.tlb-race）</w:t>
            </w:r>
          </w:p>
        </w:tc>
        <w:tc>
          <w:tcPr>
            <w:tcW w:w="66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1fr，不變</w:t>
            </w:r>
          </w:p>
        </w:tc>
      </w:tr>
      <w:tr w:rsidR="00CC3800" w14:paraId="0CC38005" w14:textId="77777777">
        <w:tc>
          <w:tcPr>
            <w:tcW w:w="27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追蹤（.tlb-follow）</w:t>
            </w:r>
          </w:p>
        </w:tc>
        <w:tc>
          <w:tcPr>
            <w:tcW w:w="66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32px，FollowButton size="sm"；僅 athlete_id IS NOT NULL 且非本人時渲染</w:t>
            </w:r>
          </w:p>
        </w:tc>
      </w:tr>
    </w:tbl>
    <w:p w14:paraId="0CC38022" w14:textId="77777777" w:rsidR="00CC3800" w:rsidRDefault="00000000">
      <w:pPr>
        <w:pStyle w:val="Heading3"/>
        <w:spacing w:before="180"/>
      </w:pPr>
      <w:r>
        <w:rPr>
          <w:color w:val="FF6B3D"/>
        </w:rPr>
        <w:t>Server Component 資料查詢</w:t>
      </w:r>
    </w:p>
    <w:p>
      <w:pPr>
        <w:spacing w:before="80" w:after="120"/>
      </w:pPr>
      <w:r>
        <w:rPr>
          <w:rFonts w:eastAsia="Arial"/>
          <w:color w:val="1A1A1A"/>
        </w:rPr>
        <w:t xml:space="preserve">最速榜為 Server Component，渲染前查詢當前登入者的追蹤清單，以 Set 結構存放被追蹤的 athlete_id。遍歷榜單列時，對每列的 athlete_id 判斷是否在 Set 中，作為 initialFollowing 傳入 FollowButton。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 xml:space="preserve">未登入時：followingSet 為空 Set，所有 FollowButton 的 initialFollowing = false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 xml:space="preserve">已登入時：SELECT following_id FROM athlete_follows WHERE follower_id = 登入者 UUID，單次查詢，不對每列各自查詢</w:t>
      </w:r>
    </w:p>
    <w:p w14:paraId="0CC38030" w14:textId="77777777" w:rsidR="00CC3800" w:rsidRDefault="00000000">
      <w:pPr>
        <w:pStyle w:val="Heading2"/>
      </w:pPr>
      <w:r>
        <w:rPr>
          <w:color w:val="0D1526"/>
        </w:rPr>
        <w:t>38.4 成績詳情頁整合規格（修訂第 3.4 章）</w:t>
      </w:r>
    </w:p>
    <w:p>
      <w:pPr>
        <w:spacing w:before="80" w:after="120"/>
      </w:pPr>
      <w:r>
        <w:rPr>
          <w:rFonts w:eastAsia="Arial"/>
          <w:color w:val="1A1A1A"/>
        </w:rPr>
        <w:t xml:space="preserve">成績詳情頁（/results/:id）已有認領按鈕（ClaimButton）與標記按鈕（TagButton）。FollowButton 加在選手姓名旁邊，作為「關注這位選手」的入口。</w:t>
      </w:r>
    </w:p>
    <w:p w14:paraId="0CC38031" w14:textId="77777777" w:rsidR="00CC3800" w:rsidRDefault="00000000">
      <w:pPr>
        <w:pStyle w:val="Heading3"/>
        <w:spacing w:before="180"/>
      </w:pPr>
      <w:r>
        <w:rPr>
          <w:color w:val="FF6B3D"/>
        </w:rPr>
        <w:t>顯示位置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2700"/>
        <w:gridCol w:w="6660"/>
      </w:tblGrid>
      <w:tr w:rsidR="00CC3800" w14:paraId="0CC38000" w14:textId="77777777">
        <w:tc>
          <w:tcPr>
            <w:tcW w:w="2700" w:type="dxa"/>
            <w:tcBorders>
              <w:top w:val="single" w:sz="1" w:space="0" w:color="060D18"/>
              <w:left w:val="single" w:sz="1" w:space="0" w:color="060D18"/>
              <w:bottom w:val="single" w:sz="1" w:space="0" w:color="060D18"/>
              <w:right w:val="single" w:sz="1" w:space="0" w:color="060D18"/>
            </w:tcBorders>
            <w:shd w:val="clear" w:color="auto" w:fill="060D18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F0EDE6"/>
                <w:sz w:val="20"/>
                <w:szCs w:val="20"/>
              </w:rPr>
              <w:t xml:space="preserve">條件</w:t>
            </w:r>
          </w:p>
        </w:tc>
        <w:tc>
          <w:tcPr>
            <w:tcW w:w="6660" w:type="dxa"/>
            <w:tcBorders>
              <w:top w:val="single" w:sz="1" w:space="0" w:color="060D18"/>
              <w:left w:val="single" w:sz="1" w:space="0" w:color="060D18"/>
              <w:bottom w:val="single" w:sz="1" w:space="0" w:color="060D18"/>
              <w:right w:val="single" w:sz="1" w:space="0" w:color="060D18"/>
            </w:tcBorders>
            <w:shd w:val="clear" w:color="auto" w:fill="0D1526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F0EDE6"/>
                <w:sz w:val="20"/>
                <w:szCs w:val="20"/>
              </w:rPr>
              <w:t xml:space="preserve">顯示內容</w:t>
            </w:r>
          </w:p>
        </w:tc>
      </w:tr>
      <w:tr w:rsidR="00CC3800" w14:paraId="0CC38001" w14:textId="77777777">
        <w:tc>
          <w:tcPr>
            <w:tcW w:w="27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已認領（athlete_id IS NOT NULL）且非本人</w:t>
            </w:r>
          </w:p>
        </w:tc>
        <w:tc>
          <w:tcPr>
            <w:tcW w:w="66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選手姓名 + FollowButton size="md"（實心/空心依追蹤狀態）</w:t>
            </w:r>
          </w:p>
        </w:tc>
      </w:tr>
      <w:tr w:rsidR="00CC3800" w14:paraId="0CC38002" w14:textId="77777777">
        <w:tc>
          <w:tcPr>
            <w:tcW w:w="27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未認領（athlete_id IS NULL）</w:t>
            </w:r>
          </w:p>
        </w:tc>
        <w:tc>
          <w:tcPr>
            <w:tcW w:w="66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選手姓名（athlete_name_snapshot），無 FollowButton</w:t>
            </w:r>
          </w:p>
        </w:tc>
      </w:tr>
      <w:tr w:rsidR="00CC3800" w14:paraId="0CC38003" w14:textId="77777777">
        <w:tc>
          <w:tcPr>
            <w:tcW w:w="27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已認領且是本人成績</w:t>
            </w:r>
          </w:p>
        </w:tc>
        <w:tc>
          <w:tcPr>
            <w:tcW w:w="66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選手姓名，無 FollowButton（不能追蹤自己）</w:t>
            </w:r>
          </w:p>
        </w:tc>
      </w:tr>
    </w:tbl>
    <w:p w14:paraId="0CC38032" w14:textId="77777777" w:rsidR="00CC3800" w:rsidRDefault="00000000">
      <w:pPr>
        <w:pStyle w:val="Heading3"/>
        <w:spacing w:before="180"/>
      </w:pPr>
      <w:r>
        <w:rPr>
          <w:color w:val="FF6B3D"/>
        </w:rPr>
        <w:t>未登入行為</w:t>
      </w:r>
    </w:p>
    <w:p>
      <w:pPr>
        <w:spacing w:before="80" w:after="120"/>
      </w:pPr>
      <w:r>
        <w:rPr>
          <w:rFonts w:eastAsia="Arial"/>
          <w:color w:val="1A1A1A"/>
        </w:rPr>
        <w:t xml:space="preserve">未登入用戶看到空心星星（FollowButton 正常渲染），點擊後觸發 Auth Modal，intent 為 follow，payload 帶入 athleteId。登入成功後自動呼叫追蹤 API，完成追蹤，星星變實心。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2700"/>
        <w:gridCol w:w="6660"/>
      </w:tblGrid>
      <w:tr w:rsidR="00CC3800" w14:paraId="0CC38000" w14:textId="77777777">
        <w:tc>
          <w:tcPr>
            <w:tcW w:w="2700" w:type="dxa"/>
            <w:tcBorders>
              <w:top w:val="single" w:sz="1" w:space="0" w:color="060D18"/>
              <w:left w:val="single" w:sz="1" w:space="0" w:color="060D18"/>
              <w:bottom w:val="single" w:sz="1" w:space="0" w:color="060D18"/>
              <w:right w:val="single" w:sz="1" w:space="0" w:color="060D18"/>
            </w:tcBorders>
            <w:shd w:val="clear" w:color="auto" w:fill="060D18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F0EDE6"/>
                <w:sz w:val="20"/>
                <w:szCs w:val="20"/>
              </w:rPr>
              <w:t xml:space="preserve">intent</w:t>
            </w:r>
          </w:p>
        </w:tc>
        <w:tc>
          <w:tcPr>
            <w:tcW w:w="6660" w:type="dxa"/>
            <w:tcBorders>
              <w:top w:val="single" w:sz="1" w:space="0" w:color="060D18"/>
              <w:left w:val="single" w:sz="1" w:space="0" w:color="060D18"/>
              <w:bottom w:val="single" w:sz="1" w:space="0" w:color="060D18"/>
              <w:right w:val="single" w:sz="1" w:space="0" w:color="060D18"/>
            </w:tcBorders>
            <w:shd w:val="clear" w:color="auto" w:fill="0D1526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F0EDE6"/>
                <w:sz w:val="20"/>
                <w:szCs w:val="20"/>
              </w:rPr>
              <w:t xml:space="preserve">登入後行為</w:t>
            </w:r>
          </w:p>
        </w:tc>
      </w:tr>
      <w:tr w:rsidR="00CC3800" w14:paraId="0CC38001" w14:textId="77777777">
        <w:tc>
          <w:tcPr>
            <w:tcW w:w="27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follow</w:t>
            </w:r>
          </w:p>
        </w:tc>
        <w:tc>
          <w:tcPr>
            <w:tcW w:w="66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Modal 關閉 → 自動呼叫 POST /api/athletes/:id/follow → FollowButton 切換為已追蹤狀態</w:t>
            </w:r>
          </w:p>
        </w:tc>
      </w:tr>
    </w:tbl>
    <w:p>
      <w:pPr>
        <w:spacing w:before="60" w:after="80"/>
        <w:ind w:left="240"/>
      </w:pPr>
      <w:r>
        <w:rPr>
          <w:rFonts w:eastAsia="Arial"/>
          <w:i/>
          <w:color w:val="8A96A8"/>
          <w:sz w:val="20"/>
        </w:rPr>
        <w:t xml:space="preserve">需修訂第 28 章（Auth Modal）intent 清單，新增 follow intent 及對應的 payload 結構 { athleteId: string }。</w:t>
      </w:r>
    </w:p>
    <w:p w14:paraId="0CC38040" w14:textId="77777777" w:rsidR="00CC3800" w:rsidRDefault="00000000">
      <w:pPr>
        <w:pStyle w:val="Heading2"/>
      </w:pPr>
      <w:r>
        <w:rPr>
          <w:color w:val="0D1526"/>
        </w:rPr>
        <w:t>38.5 資料庫設計（補充第 37.3 章）</w:t>
      </w:r>
    </w:p>
    <w:p>
      <w:pPr>
        <w:spacing w:before="80" w:after="120"/>
      </w:pPr>
      <w:r>
        <w:rPr>
          <w:rFonts w:eastAsia="Arial"/>
          <w:color w:val="1A1A1A"/>
        </w:rPr>
        <w:t xml:space="preserve">沿用第 37.3 章定義的 ATHLETE_FOLLOW 表，此處補充 Row Level Security（RLS）規則與索引建議。</w:t>
      </w:r>
    </w:p>
    <w:p w14:paraId="0CC38041" w14:textId="77777777" w:rsidR="00CC3800" w:rsidRDefault="00000000">
      <w:pPr>
        <w:pStyle w:val="Heading3"/>
        <w:spacing w:before="180"/>
      </w:pPr>
      <w:r>
        <w:rPr>
          <w:color w:val="FF6B3D"/>
        </w:rPr>
        <w:t>ATHLETE_FOLLOW 表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2700"/>
        <w:gridCol w:w="6660"/>
      </w:tblGrid>
      <w:tr w:rsidR="00CC3800" w14:paraId="0CC38000" w14:textId="77777777">
        <w:tc>
          <w:tcPr>
            <w:tcW w:w="2700" w:type="dxa"/>
            <w:tcBorders>
              <w:top w:val="single" w:sz="1" w:space="0" w:color="060D18"/>
              <w:left w:val="single" w:sz="1" w:space="0" w:color="060D18"/>
              <w:bottom w:val="single" w:sz="1" w:space="0" w:color="060D18"/>
              <w:right w:val="single" w:sz="1" w:space="0" w:color="060D18"/>
            </w:tcBorders>
            <w:shd w:val="clear" w:color="auto" w:fill="060D18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F0EDE6"/>
                <w:sz w:val="20"/>
                <w:szCs w:val="20"/>
              </w:rPr>
              <w:t xml:space="preserve">欄位</w:t>
            </w:r>
          </w:p>
        </w:tc>
        <w:tc>
          <w:tcPr>
            <w:tcW w:w="6660" w:type="dxa"/>
            <w:tcBorders>
              <w:top w:val="single" w:sz="1" w:space="0" w:color="060D18"/>
              <w:left w:val="single" w:sz="1" w:space="0" w:color="060D18"/>
              <w:bottom w:val="single" w:sz="1" w:space="0" w:color="060D18"/>
              <w:right w:val="single" w:sz="1" w:space="0" w:color="060D18"/>
            </w:tcBorders>
            <w:shd w:val="clear" w:color="auto" w:fill="0D1526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F0EDE6"/>
                <w:sz w:val="20"/>
                <w:szCs w:val="20"/>
              </w:rPr>
              <w:t xml:space="preserve">說明</w:t>
            </w:r>
          </w:p>
        </w:tc>
      </w:tr>
      <w:tr w:rsidR="00CC3800" w14:paraId="0CC38001" w14:textId="77777777">
        <w:tc>
          <w:tcPr>
            <w:tcW w:w="27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id</w:t>
            </w:r>
          </w:p>
        </w:tc>
        <w:tc>
          <w:tcPr>
            <w:tcW w:w="66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uuid PK</w:t>
            </w:r>
          </w:p>
        </w:tc>
      </w:tr>
      <w:tr w:rsidR="00CC3800" w14:paraId="0CC38002" w14:textId="77777777">
        <w:tc>
          <w:tcPr>
            <w:tcW w:w="27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follower_id</w:t>
            </w:r>
          </w:p>
        </w:tc>
        <w:tc>
          <w:tcPr>
            <w:tcW w:w="66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uuid FK → athletes.id，追蹤者</w:t>
            </w:r>
          </w:p>
        </w:tc>
      </w:tr>
      <w:tr w:rsidR="00CC3800" w14:paraId="0CC38003" w14:textId="77777777">
        <w:tc>
          <w:tcPr>
            <w:tcW w:w="27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following_id</w:t>
            </w:r>
          </w:p>
        </w:tc>
        <w:tc>
          <w:tcPr>
            <w:tcW w:w="66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uuid FK → athletes.id，被追蹤者</w:t>
            </w:r>
          </w:p>
        </w:tc>
      </w:tr>
      <w:tr w:rsidR="00CC3800" w14:paraId="0CC38004" w14:textId="77777777">
        <w:tc>
          <w:tcPr>
            <w:tcW w:w="27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created_at</w:t>
            </w:r>
          </w:p>
        </w:tc>
        <w:tc>
          <w:tcPr>
            <w:tcW w:w="66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timestamp，預設 now()</w:t>
            </w:r>
          </w:p>
        </w:tc>
      </w:tr>
      <w:tr w:rsidR="00CC3800" w14:paraId="0CC38005" w14:textId="77777777">
        <w:tc>
          <w:tcPr>
            <w:tcW w:w="27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UNIQUE</w:t>
            </w:r>
          </w:p>
        </w:tc>
        <w:tc>
          <w:tcPr>
            <w:tcW w:w="66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(follower_id, following_id)，防止重複追蹤</w:t>
            </w:r>
          </w:p>
        </w:tc>
      </w:tr>
      <w:tr w:rsidR="00CC3800" w14:paraId="0CC38006" w14:textId="77777777">
        <w:tc>
          <w:tcPr>
            <w:tcW w:w="27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CHECK</w:t>
            </w:r>
          </w:p>
        </w:tc>
        <w:tc>
          <w:tcPr>
            <w:tcW w:w="66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follower_id ≠ following_id，防止自我追蹤</w:t>
            </w:r>
          </w:p>
        </w:tc>
      </w:tr>
    </w:tbl>
    <w:p w14:paraId="0CC38042" w14:textId="77777777" w:rsidR="00CC3800" w:rsidRDefault="00000000">
      <w:pPr>
        <w:pStyle w:val="Heading3"/>
        <w:spacing w:before="180"/>
      </w:pPr>
      <w:r>
        <w:rPr>
          <w:color w:val="FF6B3D"/>
        </w:rPr>
        <w:t>RLS Policy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2700"/>
        <w:gridCol w:w="6660"/>
      </w:tblGrid>
      <w:tr w:rsidR="00CC3800" w14:paraId="0CC38000" w14:textId="77777777">
        <w:tc>
          <w:tcPr>
            <w:tcW w:w="2700" w:type="dxa"/>
            <w:tcBorders>
              <w:top w:val="single" w:sz="1" w:space="0" w:color="060D18"/>
              <w:left w:val="single" w:sz="1" w:space="0" w:color="060D18"/>
              <w:bottom w:val="single" w:sz="1" w:space="0" w:color="060D18"/>
              <w:right w:val="single" w:sz="1" w:space="0" w:color="060D18"/>
            </w:tcBorders>
            <w:shd w:val="clear" w:color="auto" w:fill="060D18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F0EDE6"/>
                <w:sz w:val="20"/>
                <w:szCs w:val="20"/>
              </w:rPr>
              <w:t xml:space="preserve">Policy</w:t>
            </w:r>
          </w:p>
        </w:tc>
        <w:tc>
          <w:tcPr>
            <w:tcW w:w="6660" w:type="dxa"/>
            <w:tcBorders>
              <w:top w:val="single" w:sz="1" w:space="0" w:color="060D18"/>
              <w:left w:val="single" w:sz="1" w:space="0" w:color="060D18"/>
              <w:bottom w:val="single" w:sz="1" w:space="0" w:color="060D18"/>
              <w:right w:val="single" w:sz="1" w:space="0" w:color="060D18"/>
            </w:tcBorders>
            <w:shd w:val="clear" w:color="auto" w:fill="0D1526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F0EDE6"/>
                <w:sz w:val="20"/>
                <w:szCs w:val="20"/>
              </w:rPr>
              <w:t xml:space="preserve">說明</w:t>
            </w:r>
          </w:p>
        </w:tc>
      </w:tr>
      <w:tr w:rsidR="00CC3800" w14:paraId="0CC38001" w14:textId="77777777">
        <w:tc>
          <w:tcPr>
            <w:tcW w:w="27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SELECT（公開）</w:t>
            </w:r>
          </w:p>
        </w:tc>
        <w:tc>
          <w:tcPr>
            <w:tcW w:w="66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任何人可讀取追蹤關係（用於顯示追蹤數）</w:t>
            </w:r>
          </w:p>
        </w:tc>
      </w:tr>
      <w:tr w:rsidR="00CC3800" w14:paraId="0CC38002" w14:textId="77777777">
        <w:tc>
          <w:tcPr>
            <w:tcW w:w="27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INSERT（登入）</w:t>
            </w:r>
          </w:p>
        </w:tc>
        <w:tc>
          <w:tcPr>
            <w:tcW w:w="66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follower_id = auth.uid()，只能以自己身份追蹤他人</w:t>
            </w:r>
          </w:p>
        </w:tc>
      </w:tr>
      <w:tr w:rsidR="00CC3800" w14:paraId="0CC38003" w14:textId="77777777">
        <w:tc>
          <w:tcPr>
            <w:tcW w:w="27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DELETE（登入）</w:t>
            </w:r>
          </w:p>
        </w:tc>
        <w:tc>
          <w:tcPr>
            <w:tcW w:w="66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follower_id = auth.uid()，只能取消自己的追蹤</w:t>
            </w:r>
          </w:p>
        </w:tc>
      </w:tr>
    </w:tbl>
    <w:p w14:paraId="0CC38043" w14:textId="77777777" w:rsidR="00CC3800" w:rsidRDefault="00000000">
      <w:pPr>
        <w:pStyle w:val="Heading3"/>
        <w:spacing w:before="180"/>
      </w:pPr>
      <w:r>
        <w:rPr>
          <w:color w:val="FF6B3D"/>
        </w:rPr>
        <w:t>索引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 xml:space="preserve">CREATE INDEX ON athlete_follows(follower_id)：查詢「我追蹤誰」用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 xml:space="preserve">CREATE INDEX ON athlete_follows(following_id)：查詢「誰追蹤我」用</w:t>
      </w:r>
    </w:p>
    <w:p w14:paraId="0CC38050" w14:textId="77777777" w:rsidR="00CC3800" w:rsidRDefault="00000000">
      <w:pPr>
        <w:pStyle w:val="Heading2"/>
      </w:pPr>
      <w:r>
        <w:rPr>
          <w:color w:val="0D1526"/>
        </w:rPr>
        <w:t>38.6 API 端點（補充第 37.3 章）</w:t>
      </w:r>
    </w:p>
    <w:tbl>
      <w:tblPr>
        <w:tblW w:w="94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900"/>
        <w:gridCol w:w="3510"/>
        <w:gridCol w:w="5040"/>
      </w:tblGrid>
      <w:tr w:rsidR="00CC3800" w14:paraId="0CC48000" w14:textId="77777777">
        <w:tc>
          <w:tcPr>
            <w:tcW w:w="900" w:type="dxa"/>
            <w:tcBorders>
              <w:top w:val="single" w:sz="1" w:space="0" w:color="060D18"/>
              <w:left w:val="single" w:sz="1" w:space="0" w:color="060D18"/>
              <w:bottom w:val="single" w:sz="1" w:space="0" w:color="060D18"/>
              <w:right w:val="single" w:sz="1" w:space="0" w:color="060D18"/>
            </w:tcBorders>
            <w:shd w:val="clear" w:color="auto" w:fill="060D18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F0EDE6"/>
                <w:sz w:val="20"/>
                <w:szCs w:val="20"/>
              </w:rPr>
              <w:t xml:space="preserve">方法</w:t>
            </w:r>
          </w:p>
        </w:tc>
        <w:tc>
          <w:tcPr>
            <w:tcW w:w="3510" w:type="dxa"/>
            <w:tcBorders>
              <w:top w:val="single" w:sz="1" w:space="0" w:color="060D18"/>
              <w:left w:val="single" w:sz="1" w:space="0" w:color="060D18"/>
              <w:bottom w:val="single" w:sz="1" w:space="0" w:color="060D18"/>
              <w:right w:val="single" w:sz="1" w:space="0" w:color="060D18"/>
            </w:tcBorders>
            <w:shd w:val="clear" w:color="auto" w:fill="0D204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F0EDE6"/>
                <w:sz w:val="20"/>
                <w:szCs w:val="20"/>
              </w:rPr>
              <w:t xml:space="preserve">路徑</w:t>
            </w:r>
          </w:p>
        </w:tc>
        <w:tc>
          <w:tcPr>
            <w:tcW w:w="5040" w:type="dxa"/>
            <w:tcBorders>
              <w:top w:val="single" w:sz="1" w:space="0" w:color="060D18"/>
              <w:left w:val="single" w:sz="1" w:space="0" w:color="060D18"/>
              <w:bottom w:val="single" w:sz="1" w:space="0" w:color="060D18"/>
              <w:right w:val="single" w:sz="1" w:space="0" w:color="060D18"/>
            </w:tcBorders>
            <w:shd w:val="clear" w:color="auto" w:fill="1A356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F0EDE6"/>
                <w:sz w:val="20"/>
                <w:szCs w:val="20"/>
              </w:rPr>
              <w:t xml:space="preserve">說明</w:t>
            </w:r>
          </w:p>
        </w:tc>
      </w:tr>
      <w:tr w:rsidR="00CC3800" w14:paraId="0CC48001" w14:textId="77777777">
        <w:tc>
          <w:tcPr>
            <w:tcW w:w="9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POST</w:t>
            </w:r>
          </w:p>
        </w:tc>
        <w:tc>
          <w:tcPr>
            <w:tcW w:w="351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/api/athletes/:id/follow</w:t>
            </w:r>
          </w:p>
        </w:tc>
        <w:tc>
          <w:tcPr>
            <w:tcW w:w="50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追蹤選手；登入必要；自我追蹤回傳 400；已追蹤回傳 409</w:t>
            </w:r>
          </w:p>
        </w:tc>
      </w:tr>
      <w:tr w:rsidR="00CC3800" w14:paraId="0CC48002" w14:textId="77777777">
        <w:tc>
          <w:tcPr>
            <w:tcW w:w="9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DELETE</w:t>
            </w:r>
          </w:p>
        </w:tc>
        <w:tc>
          <w:tcPr>
            <w:tcW w:w="351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/api/athletes/:id/follow</w:t>
            </w:r>
          </w:p>
        </w:tc>
        <w:tc>
          <w:tcPr>
            <w:tcW w:w="50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取消追蹤；登入必要；未追蹤回傳 404</w:t>
            </w:r>
          </w:p>
        </w:tc>
      </w:tr>
      <w:tr w:rsidR="00CC3800" w14:paraId="0CC48003" w14:textId="77777777">
        <w:tc>
          <w:tcPr>
            <w:tcW w:w="9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GET</w:t>
            </w:r>
          </w:p>
        </w:tc>
        <w:tc>
          <w:tcPr>
            <w:tcW w:w="351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/api/athletes/:id/is-following</w:t>
            </w:r>
          </w:p>
        </w:tc>
        <w:tc>
          <w:tcPr>
            <w:tcW w:w="50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查詢是否已追蹤指定選手；登入必要；回傳 { following: boolean }</w:t>
            </w:r>
          </w:p>
        </w:tc>
      </w:tr>
      <w:tr w:rsidR="00CC3800" w14:paraId="0CC48004" w14:textId="77777777">
        <w:tc>
          <w:tcPr>
            <w:tcW w:w="9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GET</w:t>
            </w:r>
          </w:p>
        </w:tc>
        <w:tc>
          <w:tcPr>
            <w:tcW w:w="351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/api/athletes/me/following</w:t>
            </w:r>
          </w:p>
        </w:tc>
        <w:tc>
          <w:tcPr>
            <w:tcW w:w="50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取得自己追蹤的選手列表（用於最速榜批次查詢）</w:t>
            </w:r>
          </w:p>
        </w:tc>
      </w:tr>
    </w:tbl>
    <w:p>
      <w:pPr>
        <w:spacing w:before="60" w:after="80"/>
        <w:ind w:left="240"/>
      </w:pPr>
      <w:r>
        <w:rPr>
          <w:rFonts w:eastAsia="Arial"/>
          <w:i/>
          <w:color w:val="8A96A8"/>
          <w:sz w:val="20"/>
        </w:rPr>
        <w:t xml:space="preserve">GET /api/athletes/me/following 回傳格式：{ ids: string[] }，僅回傳 following_id 陣列，供最速榜 Server Component 建立 Set 使用，不需要完整的選手資料。</w:t>
      </w:r>
    </w:p>
    <w:p w14:paraId="0CC38060" w14:textId="77777777" w:rsidR="00CC3800" w:rsidRDefault="00000000">
      <w:pPr>
        <w:pStyle w:val="Heading2"/>
      </w:pPr>
      <w:r>
        <w:rPr>
          <w:color w:val="0D1526"/>
        </w:rPr>
        <w:t>38.7 Auth Modal intent 補充（修訂第 28、34 章）</w:t>
      </w:r>
    </w:p>
    <w:p>
      <w:pPr>
        <w:spacing w:before="80" w:after="120"/>
      </w:pPr>
      <w:r>
        <w:rPr>
          <w:rFonts w:eastAsia="Arial"/>
          <w:color w:val="1A1A1A"/>
        </w:rPr>
        <w:t xml:space="preserve">Auth Modal 新增 follow intent，補充至第 28 章的 intent 清單。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2340"/>
        <w:gridCol w:w="3510"/>
        <w:gridCol w:w="3510"/>
      </w:tblGrid>
      <w:tr w:rsidR="00CC3800" w14:paraId="0CC48000" w14:textId="77777777">
        <w:tc>
          <w:tcPr>
            <w:tcW w:w="2340" w:type="dxa"/>
            <w:tcBorders>
              <w:top w:val="single" w:sz="1" w:space="0" w:color="060D18"/>
              <w:left w:val="single" w:sz="1" w:space="0" w:color="060D18"/>
              <w:bottom w:val="single" w:sz="1" w:space="0" w:color="060D18"/>
              <w:right w:val="single" w:sz="1" w:space="0" w:color="060D18"/>
            </w:tcBorders>
            <w:shd w:val="clear" w:color="auto" w:fill="060D18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F0EDE6"/>
                <w:sz w:val="20"/>
                <w:szCs w:val="20"/>
              </w:rPr>
              <w:t xml:space="preserve">觸發點</w:t>
            </w:r>
          </w:p>
        </w:tc>
        <w:tc>
          <w:tcPr>
            <w:tcW w:w="3510" w:type="dxa"/>
            <w:tcBorders>
              <w:top w:val="single" w:sz="1" w:space="0" w:color="060D18"/>
              <w:left w:val="single" w:sz="1" w:space="0" w:color="060D18"/>
              <w:bottom w:val="single" w:sz="1" w:space="0" w:color="060D18"/>
              <w:right w:val="single" w:sz="1" w:space="0" w:color="060D18"/>
            </w:tcBorders>
            <w:shd w:val="clear" w:color="auto" w:fill="0D204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F0EDE6"/>
                <w:sz w:val="20"/>
                <w:szCs w:val="20"/>
              </w:rPr>
              <w:t xml:space="preserve">intent</w:t>
            </w:r>
          </w:p>
        </w:tc>
        <w:tc>
          <w:tcPr>
            <w:tcW w:w="3510" w:type="dxa"/>
            <w:tcBorders>
              <w:top w:val="single" w:sz="1" w:space="0" w:color="060D18"/>
              <w:left w:val="single" w:sz="1" w:space="0" w:color="060D18"/>
              <w:bottom w:val="single" w:sz="1" w:space="0" w:color="060D18"/>
              <w:right w:val="single" w:sz="1" w:space="0" w:color="060D18"/>
            </w:tcBorders>
            <w:shd w:val="clear" w:color="auto" w:fill="1A356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F0EDE6"/>
                <w:sz w:val="20"/>
                <w:szCs w:val="20"/>
              </w:rPr>
              <w:t xml:space="preserve">登入後行為</w:t>
            </w:r>
          </w:p>
        </w:tc>
      </w:tr>
      <w:tr w:rsidR="00CC3800" w14:paraId="0CC48001" w14:textId="77777777">
        <w:tc>
          <w:tcPr>
            <w:tcW w:w="23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未登入點擊 FollowButton（最速榜 / 詳情頁）</w:t>
            </w:r>
          </w:p>
        </w:tc>
        <w:tc>
          <w:tcPr>
            <w:tcW w:w="351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follow</w:t>
            </w:r>
          </w:p>
        </w:tc>
        <w:tc>
          <w:tcPr>
            <w:tcW w:w="351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Modal 關閉 → 自動呼叫 POST /api/athletes/:id/follow → FollowButton 切換為實心</w:t>
            </w:r>
          </w:p>
        </w:tc>
      </w:tr>
    </w:tbl>
    <w:p w14:paraId="0CC38070" w14:textId="77777777" w:rsidR="00CC3800" w:rsidRDefault="00000000">
      <w:pPr>
        <w:pStyle w:val="Heading2"/>
      </w:pPr>
      <w:r>
        <w:rPr>
          <w:color w:val="0D1526"/>
        </w:rPr>
        <w:t>38.8 User Stories</w:t>
      </w:r>
    </w:p>
    <w:p w14:paraId="0CC38071" w14:textId="77777777" w:rsidR="00CC3800" w:rsidRDefault="00000000">
      <w:pPr>
        <w:pStyle w:val="Heading3"/>
        <w:spacing w:before="180"/>
      </w:pPr>
      <w:r>
        <w:rPr>
          <w:color w:val="FF6B3D"/>
        </w:rPr>
        <w:t>US-01　已登入選手，在最速榜追蹤另一位選手</w:t>
      </w:r>
    </w:p>
    <w:p>
      <w:pPr>
        <w:spacing w:before="80" w:after="120"/>
      </w:pPr>
      <w:r>
        <w:rPr>
          <w:rFonts w:eastAsia="Arial"/>
          <w:color w:val="1A1A1A"/>
        </w:rPr>
        <w:t xml:space="preserve">身為一位已登入的選手，當我在最速榜看到一位表現優異的選手，我希望點擊他名字旁的空心星星，立刻完成追蹤，星星變為實心，日後可以在動態頁看到他的新成績。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2700"/>
        <w:gridCol w:w="6660"/>
      </w:tblGrid>
      <w:tr w:rsidR="00CC3800" w14:paraId="0CC38000" w14:textId="77777777">
        <w:tc>
          <w:tcPr>
            <w:tcW w:w="2700" w:type="dxa"/>
            <w:tcBorders>
              <w:top w:val="single" w:sz="1" w:space="0" w:color="060D18"/>
              <w:left w:val="single" w:sz="1" w:space="0" w:color="060D18"/>
              <w:bottom w:val="single" w:sz="1" w:space="0" w:color="060D18"/>
              <w:right w:val="single" w:sz="1" w:space="0" w:color="060D18"/>
            </w:tcBorders>
            <w:shd w:val="clear" w:color="auto" w:fill="060D18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F0EDE6"/>
                <w:sz w:val="20"/>
                <w:szCs w:val="20"/>
              </w:rPr>
              <w:t xml:space="preserve">項目</w:t>
            </w:r>
          </w:p>
        </w:tc>
        <w:tc>
          <w:tcPr>
            <w:tcW w:w="6660" w:type="dxa"/>
            <w:tcBorders>
              <w:top w:val="single" w:sz="1" w:space="0" w:color="060D18"/>
              <w:left w:val="single" w:sz="1" w:space="0" w:color="060D18"/>
              <w:bottom w:val="single" w:sz="1" w:space="0" w:color="060D18"/>
              <w:right w:val="single" w:sz="1" w:space="0" w:color="060D18"/>
            </w:tcBorders>
            <w:shd w:val="clear" w:color="auto" w:fill="0D1526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F0EDE6"/>
                <w:sz w:val="20"/>
                <w:szCs w:val="20"/>
              </w:rPr>
              <w:t xml:space="preserve">內容</w:t>
            </w:r>
          </w:p>
        </w:tc>
      </w:tr>
      <w:tr w:rsidR="00CC3800" w14:paraId="0CC38001" w14:textId="77777777">
        <w:tc>
          <w:tcPr>
            <w:tcW w:w="27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觸發點</w:t>
            </w:r>
          </w:p>
        </w:tc>
        <w:tc>
          <w:tcPr>
            <w:tcW w:w="66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最速榜 .tlb-row 右側空心星星</w:t>
            </w:r>
          </w:p>
        </w:tc>
      </w:tr>
      <w:tr w:rsidR="00CC3800" w14:paraId="0CC38002" w14:textId="77777777">
        <w:tc>
          <w:tcPr>
            <w:tcW w:w="27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成功路徑</w:t>
            </w:r>
          </w:p>
        </w:tc>
        <w:tc>
          <w:tcPr>
            <w:tcW w:w="66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點擊 → 樂觀更新為實心 → POST /api/athletes/:id/follow → 成功</w:t>
            </w:r>
          </w:p>
        </w:tc>
      </w:tr>
      <w:tr w:rsidR="00CC3800" w14:paraId="0CC38003" w14:textId="77777777">
        <w:tc>
          <w:tcPr>
            <w:tcW w:w="27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失敗路徑</w:t>
            </w:r>
          </w:p>
        </w:tc>
        <w:tc>
          <w:tcPr>
            <w:tcW w:w="66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請求失敗 → 還原空心 → 顯示 toast 錯誤訊息</w:t>
            </w:r>
          </w:p>
        </w:tc>
      </w:tr>
    </w:tbl>
    <w:p w14:paraId="0CC38072" w14:textId="77777777" w:rsidR="00CC3800" w:rsidRDefault="00000000">
      <w:pPr>
        <w:pStyle w:val="Heading3"/>
        <w:spacing w:before="180"/>
      </w:pPr>
      <w:r>
        <w:rPr>
          <w:color w:val="FF6B3D"/>
        </w:rPr>
        <w:t>US-02　已登入選手，取消追蹤</w:t>
      </w:r>
    </w:p>
    <w:p>
      <w:pPr>
        <w:spacing w:before="80" w:after="120"/>
      </w:pPr>
      <w:r>
        <w:rPr>
          <w:rFonts w:eastAsia="Arial"/>
          <w:color w:val="1A1A1A"/>
        </w:rPr>
        <w:t xml:space="preserve">身為一位已登入的選手，當我不再想追蹤某位選手，我點擊實心星星，確認取消後星星變回空心。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2700"/>
        <w:gridCol w:w="6660"/>
      </w:tblGrid>
      <w:tr w:rsidR="00CC3800" w14:paraId="0CC38000" w14:textId="77777777">
        <w:tc>
          <w:tcPr>
            <w:tcW w:w="2700" w:type="dxa"/>
            <w:tcBorders>
              <w:top w:val="single" w:sz="1" w:space="0" w:color="060D18"/>
              <w:left w:val="single" w:sz="1" w:space="0" w:color="060D18"/>
              <w:bottom w:val="single" w:sz="1" w:space="0" w:color="060D18"/>
              <w:right w:val="single" w:sz="1" w:space="0" w:color="060D18"/>
            </w:tcBorders>
            <w:shd w:val="clear" w:color="auto" w:fill="060D18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F0EDE6"/>
                <w:sz w:val="20"/>
                <w:szCs w:val="20"/>
              </w:rPr>
              <w:t xml:space="preserve">項目</w:t>
            </w:r>
          </w:p>
        </w:tc>
        <w:tc>
          <w:tcPr>
            <w:tcW w:w="6660" w:type="dxa"/>
            <w:tcBorders>
              <w:top w:val="single" w:sz="1" w:space="0" w:color="060D18"/>
              <w:left w:val="single" w:sz="1" w:space="0" w:color="060D18"/>
              <w:bottom w:val="single" w:sz="1" w:space="0" w:color="060D18"/>
              <w:right w:val="single" w:sz="1" w:space="0" w:color="060D18"/>
            </w:tcBorders>
            <w:shd w:val="clear" w:color="auto" w:fill="0D1526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F0EDE6"/>
                <w:sz w:val="20"/>
                <w:szCs w:val="20"/>
              </w:rPr>
              <w:t xml:space="preserve">內容</w:t>
            </w:r>
          </w:p>
        </w:tc>
      </w:tr>
      <w:tr w:rsidR="00CC3800" w14:paraId="0CC38001" w14:textId="77777777">
        <w:tc>
          <w:tcPr>
            <w:tcW w:w="27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觸發點</w:t>
            </w:r>
          </w:p>
        </w:tc>
        <w:tc>
          <w:tcPr>
            <w:tcW w:w="66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任何位置的實心星星</w:t>
            </w:r>
          </w:p>
        </w:tc>
      </w:tr>
      <w:tr w:rsidR="00CC3800" w14:paraId="0CC38002" w14:textId="77777777">
        <w:tc>
          <w:tcPr>
            <w:tcW w:w="27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確認步驟</w:t>
            </w:r>
          </w:p>
        </w:tc>
        <w:tc>
          <w:tcPr>
            <w:tcW w:w="66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彈出「取消追蹤 [姓名]？」確認提示，避免誤操作</w:t>
            </w:r>
          </w:p>
        </w:tc>
      </w:tr>
      <w:tr w:rsidR="00CC3800" w14:paraId="0CC38003" w14:textId="77777777">
        <w:tc>
          <w:tcPr>
            <w:tcW w:w="27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成功路徑</w:t>
            </w:r>
          </w:p>
        </w:tc>
        <w:tc>
          <w:tcPr>
            <w:tcW w:w="66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確認 → 樂觀更新為空心 → DELETE /api/athletes/:id/follow → 成功</w:t>
            </w:r>
          </w:p>
        </w:tc>
      </w:tr>
    </w:tbl>
    <w:p w14:paraId="0CC38073" w14:textId="77777777" w:rsidR="00CC3800" w:rsidRDefault="00000000">
      <w:pPr>
        <w:pStyle w:val="Heading3"/>
        <w:spacing w:before="180"/>
      </w:pPr>
      <w:r>
        <w:rPr>
          <w:color w:val="FF6B3D"/>
        </w:rPr>
        <w:t>US-03　未登入訪客，點擊星星</w:t>
      </w:r>
    </w:p>
    <w:p>
      <w:pPr>
        <w:spacing w:before="80" w:after="120"/>
      </w:pPr>
      <w:r>
        <w:rPr>
          <w:rFonts w:eastAsia="Arial"/>
          <w:color w:val="1A1A1A"/>
        </w:rPr>
        <w:t xml:space="preserve">身為一位尚未登入的訪客，當我在最速榜或成績詳情頁看到空心星星並點擊，系統先彈出登入 Modal，我完成登入後，追蹤動作自動執行，不需要再次點擊星星。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2700"/>
        <w:gridCol w:w="6660"/>
      </w:tblGrid>
      <w:tr w:rsidR="00CC3800" w14:paraId="0CC38000" w14:textId="77777777">
        <w:tc>
          <w:tcPr>
            <w:tcW w:w="2700" w:type="dxa"/>
            <w:tcBorders>
              <w:top w:val="single" w:sz="1" w:space="0" w:color="060D18"/>
              <w:left w:val="single" w:sz="1" w:space="0" w:color="060D18"/>
              <w:bottom w:val="single" w:sz="1" w:space="0" w:color="060D18"/>
              <w:right w:val="single" w:sz="1" w:space="0" w:color="060D18"/>
            </w:tcBorders>
            <w:shd w:val="clear" w:color="auto" w:fill="060D18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F0EDE6"/>
                <w:sz w:val="20"/>
                <w:szCs w:val="20"/>
              </w:rPr>
              <w:t xml:space="preserve">項目</w:t>
            </w:r>
          </w:p>
        </w:tc>
        <w:tc>
          <w:tcPr>
            <w:tcW w:w="6660" w:type="dxa"/>
            <w:tcBorders>
              <w:top w:val="single" w:sz="1" w:space="0" w:color="060D18"/>
              <w:left w:val="single" w:sz="1" w:space="0" w:color="060D18"/>
              <w:bottom w:val="single" w:sz="1" w:space="0" w:color="060D18"/>
              <w:right w:val="single" w:sz="1" w:space="0" w:color="060D18"/>
            </w:tcBorders>
            <w:shd w:val="clear" w:color="auto" w:fill="0D1526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F0EDE6"/>
                <w:sz w:val="20"/>
                <w:szCs w:val="20"/>
              </w:rPr>
              <w:t xml:space="preserve">內容</w:t>
            </w:r>
          </w:p>
        </w:tc>
      </w:tr>
      <w:tr w:rsidR="00CC3800" w14:paraId="0CC38001" w14:textId="77777777">
        <w:tc>
          <w:tcPr>
            <w:tcW w:w="27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觸發點</w:t>
            </w:r>
          </w:p>
        </w:tc>
        <w:tc>
          <w:tcPr>
            <w:tcW w:w="66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未登入點擊 FollowButton</w:t>
            </w:r>
          </w:p>
        </w:tc>
      </w:tr>
      <w:tr w:rsidR="00CC3800" w14:paraId="0CC38002" w14:textId="77777777">
        <w:tc>
          <w:tcPr>
            <w:tcW w:w="27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行為</w:t>
            </w:r>
          </w:p>
        </w:tc>
        <w:tc>
          <w:tcPr>
            <w:tcW w:w="66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Auth Modal 彈出，intent: follow，payload: { athleteId }</w:t>
            </w:r>
          </w:p>
        </w:tc>
      </w:tr>
      <w:tr w:rsidR="00CC3800" w14:paraId="0CC38003" w14:textId="77777777">
        <w:tc>
          <w:tcPr>
            <w:tcW w:w="27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成功路徑</w:t>
            </w:r>
          </w:p>
        </w:tc>
        <w:tc>
          <w:tcPr>
            <w:tcW w:w="66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登入 → Modal 關閉 → 自動追蹤 → 星星變實心</w:t>
            </w:r>
          </w:p>
        </w:tc>
      </w:tr>
    </w:tbl>
    <w:p w14:paraId="0CC38074" w14:textId="77777777" w:rsidR="00CC3800" w:rsidRDefault="00000000">
      <w:pPr>
        <w:pStyle w:val="Heading3"/>
        <w:spacing w:before="180"/>
      </w:pPr>
      <w:r>
        <w:rPr>
          <w:color w:val="FF6B3D"/>
        </w:rPr>
        <w:t>US-04　在成績詳情頁追蹤成績擁有者</w:t>
      </w:r>
    </w:p>
    <w:p>
      <w:pPr>
        <w:spacing w:before="80" w:after="120"/>
      </w:pPr>
      <w:r>
        <w:rPr>
          <w:rFonts w:eastAsia="Arial"/>
          <w:color w:val="1A1A1A"/>
        </w:rPr>
        <w:t xml:space="preserve">身為一位已登入的選手，當我透過分享連結進入一筆認領成績的詳情頁，我希望在頁面上看到選手姓名旁的星星，一個動作完成追蹤，不需要先找到對方的個人頁面。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2700"/>
        <w:gridCol w:w="6660"/>
      </w:tblGrid>
      <w:tr w:rsidR="00CC3800" w14:paraId="0CC38000" w14:textId="77777777">
        <w:tc>
          <w:tcPr>
            <w:tcW w:w="2700" w:type="dxa"/>
            <w:tcBorders>
              <w:top w:val="single" w:sz="1" w:space="0" w:color="060D18"/>
              <w:left w:val="single" w:sz="1" w:space="0" w:color="060D18"/>
              <w:bottom w:val="single" w:sz="1" w:space="0" w:color="060D18"/>
              <w:right w:val="single" w:sz="1" w:space="0" w:color="060D18"/>
            </w:tcBorders>
            <w:shd w:val="clear" w:color="auto" w:fill="060D18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F0EDE6"/>
                <w:sz w:val="20"/>
                <w:szCs w:val="20"/>
              </w:rPr>
              <w:t xml:space="preserve">項目</w:t>
            </w:r>
          </w:p>
        </w:tc>
        <w:tc>
          <w:tcPr>
            <w:tcW w:w="6660" w:type="dxa"/>
            <w:tcBorders>
              <w:top w:val="single" w:sz="1" w:space="0" w:color="060D18"/>
              <w:left w:val="single" w:sz="1" w:space="0" w:color="060D18"/>
              <w:bottom w:val="single" w:sz="1" w:space="0" w:color="060D18"/>
              <w:right w:val="single" w:sz="1" w:space="0" w:color="060D18"/>
            </w:tcBorders>
            <w:shd w:val="clear" w:color="auto" w:fill="0D1526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F0EDE6"/>
                <w:sz w:val="20"/>
                <w:szCs w:val="20"/>
              </w:rPr>
              <w:t xml:space="preserve">內容</w:t>
            </w:r>
          </w:p>
        </w:tc>
      </w:tr>
      <w:tr w:rsidR="00CC3800" w14:paraId="0CC38001" w14:textId="77777777">
        <w:tc>
          <w:tcPr>
            <w:tcW w:w="27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觸發點</w:t>
            </w:r>
          </w:p>
        </w:tc>
        <w:tc>
          <w:tcPr>
            <w:tcW w:w="66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/results/:id 頁面，已認領成績，非本人</w:t>
            </w:r>
          </w:p>
        </w:tc>
      </w:tr>
      <w:tr w:rsidR="00CC3800" w14:paraId="0CC38002" w14:textId="77777777">
        <w:tc>
          <w:tcPr>
            <w:tcW w:w="27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FollowButton 尺寸</w:t>
            </w:r>
          </w:p>
        </w:tc>
        <w:tc>
          <w:tcPr>
            <w:tcW w:w="66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size="md"，比榜單列稍大</w:t>
            </w:r>
          </w:p>
        </w:tc>
      </w:tr>
      <w:tr w:rsidR="00CC3800" w14:paraId="0CC38003" w14:textId="77777777">
        <w:tc>
          <w:tcPr>
            <w:tcW w:w="27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成功路徑</w:t>
            </w:r>
          </w:p>
        </w:tc>
        <w:tc>
          <w:tcPr>
            <w:tcW w:w="66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點擊空心星星 → 追蹤完成 → 實心</w:t>
            </w:r>
          </w:p>
        </w:tc>
      </w:tr>
    </w:tbl>
    <w:p w14:paraId="0CC38080" w14:textId="77777777" w:rsidR="00CC3800" w:rsidRDefault="00000000">
      <w:pPr>
        <w:pStyle w:val="Heading2"/>
      </w:pPr>
      <w:r>
        <w:rPr>
          <w:color w:val="0D1526"/>
        </w:rPr>
        <w:t>38.9 邊界條件與例外處理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2700"/>
        <w:gridCol w:w="6660"/>
      </w:tblGrid>
      <w:tr w:rsidR="00CC3800" w14:paraId="0CC38000" w14:textId="77777777">
        <w:tc>
          <w:tcPr>
            <w:tcW w:w="2700" w:type="dxa"/>
            <w:tcBorders>
              <w:top w:val="single" w:sz="1" w:space="0" w:color="060D18"/>
              <w:left w:val="single" w:sz="1" w:space="0" w:color="060D18"/>
              <w:bottom w:val="single" w:sz="1" w:space="0" w:color="060D18"/>
              <w:right w:val="single" w:sz="1" w:space="0" w:color="060D18"/>
            </w:tcBorders>
            <w:shd w:val="clear" w:color="auto" w:fill="060D18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F0EDE6"/>
                <w:sz w:val="20"/>
                <w:szCs w:val="20"/>
              </w:rPr>
              <w:t xml:space="preserve">情境</w:t>
            </w:r>
          </w:p>
        </w:tc>
        <w:tc>
          <w:tcPr>
            <w:tcW w:w="6660" w:type="dxa"/>
            <w:tcBorders>
              <w:top w:val="single" w:sz="1" w:space="0" w:color="060D18"/>
              <w:left w:val="single" w:sz="1" w:space="0" w:color="060D18"/>
              <w:bottom w:val="single" w:sz="1" w:space="0" w:color="060D18"/>
              <w:right w:val="single" w:sz="1" w:space="0" w:color="060D18"/>
            </w:tcBorders>
            <w:shd w:val="clear" w:color="auto" w:fill="0D1526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F0EDE6"/>
                <w:sz w:val="20"/>
                <w:szCs w:val="20"/>
              </w:rPr>
              <w:t xml:space="preserve">處理方式</w:t>
            </w:r>
          </w:p>
        </w:tc>
      </w:tr>
      <w:tr w:rsidR="00CC3800" w14:paraId="0CC38001" w14:textId="77777777">
        <w:tc>
          <w:tcPr>
            <w:tcW w:w="27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自我追蹤（athlete_id = 登入者）</w:t>
            </w:r>
          </w:p>
        </w:tc>
        <w:tc>
          <w:tcPr>
            <w:tcW w:w="66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Server Component 不渲染 FollowButton；API 層額外驗證回傳 400</w:t>
            </w:r>
          </w:p>
        </w:tc>
      </w:tr>
      <w:tr w:rsidR="00CC3800" w14:paraId="0CC38002" w14:textId="77777777">
        <w:tc>
          <w:tcPr>
            <w:tcW w:w="27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追蹤未認領成績（athlete_id IS NULL）</w:t>
            </w:r>
          </w:p>
        </w:tc>
        <w:tc>
          <w:tcPr>
            <w:tcW w:w="66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Server Component 不渲染 FollowButton</w:t>
            </w:r>
          </w:p>
        </w:tc>
      </w:tr>
      <w:tr w:rsidR="00CC3800" w14:paraId="0CC38003" w14:textId="77777777">
        <w:tc>
          <w:tcPr>
            <w:tcW w:w="27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重複追蹤（已追蹤再次 POST）</w:t>
            </w:r>
          </w:p>
        </w:tc>
        <w:tc>
          <w:tcPr>
            <w:tcW w:w="66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API 回傳 409 Conflict；前端樂觀更新已處理，通常不觸發</w:t>
            </w:r>
          </w:p>
        </w:tc>
      </w:tr>
      <w:tr w:rsidR="00CC3800" w14:paraId="0CC38004" w14:textId="77777777">
        <w:tc>
          <w:tcPr>
            <w:tcW w:w="27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取消未追蹤的選手（DELETE）</w:t>
            </w:r>
          </w:p>
        </w:tc>
        <w:tc>
          <w:tcPr>
            <w:tcW w:w="66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API 回傳 404；前端樂觀更新已處理，通常不觸發</w:t>
            </w:r>
          </w:p>
        </w:tc>
      </w:tr>
      <w:tr w:rsidR="00CC3800" w14:paraId="0CC38005" w14:textId="77777777">
        <w:tc>
          <w:tcPr>
            <w:tcW w:w="27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被追蹤者已刪除帳號</w:t>
            </w:r>
          </w:p>
        </w:tc>
        <w:tc>
          <w:tcPr>
            <w:tcW w:w="66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追蹤關係在 CASCADE DELETE 時自動清除；動態頁不顯示已刪除帳號的事件</w:t>
            </w:r>
          </w:p>
        </w:tc>
      </w:tr>
    </w:tbl>
    <w:p w14:paraId="0CC38090" w14:textId="77777777" w:rsidR="00CC3800" w:rsidRDefault="00000000">
      <w:pPr>
        <w:pStyle w:val="Heading2"/>
      </w:pPr>
      <w:r>
        <w:rPr>
          <w:color w:val="0D1526"/>
        </w:rPr>
        <w:t>38.10 未來規劃（保留記錄）</w:t>
      </w:r>
    </w:p>
    <w:p>
      <w:pPr>
        <w:spacing w:before="80" w:after="120"/>
      </w:pPr>
      <w:r>
        <w:rPr>
          <w:rFonts w:eastAsia="Arial"/>
          <w:color w:val="1A1A1A"/>
        </w:rPr>
        <w:t xml:space="preserve">以下功能已識別但不在本章開發範圍，待後續確認後補充規格：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 xml:space="preserve">選手公開頁 /athletes/:id 的 FollowButton（需先建立選手公開頁規格）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 xml:space="preserve">幫他人新增成績後的追蹤引導提示：對方認領後通知新增者「你新增的成績已被認領，現在可以追蹤 [姓名] 了」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 xml:space="preserve">追蹤後的個人動態頁 /my/feed（第 37.3 章設計，獨立規格章節待補）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 xml:space="preserve">朋友視角排行榜切換（第 37.4 章設計，依賴追蹤功能上線後實作）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 xml:space="preserve">被追蹤者的隱私設定：允許/拒絕被追蹤（第 37.3 章提及，暫不實作）</w:t>
      </w:r>
    </w:p>
    <w:p w14:paraId="0CC38099" w14:textId="77777777" w:rsidR="00CC3800" w:rsidRDefault="00CC3800">
      <w:pPr>
        <w:spacing w:after="240"/>
      </w:pPr>
    </w:p>
    <w:p w14:paraId="0CC39000" w14:textId="77777777" w:rsidR="00CC3900" w:rsidRDefault="00CC3900">
      <w:pPr>
        <w:pageBreakBefore/>
      </w:pPr>
    </w:p>
    <w:p w14:paraId="0CC39001" w14:textId="77777777" w:rsidR="00CC3900" w:rsidRDefault="00000000">
      <w:pPr>
        <w:pStyle w:val="Heading1"/>
      </w:pPr>
      <w:r>
        <w:rPr>
          <w:color w:val="060D18"/>
        </w:rPr>
        <w:t>39. 關注名單規格（/my/following）</w:t>
      </w:r>
    </w:p>
    <w:p w14:paraId="0CC39002" w14:textId="77777777" w:rsidR="00CC3900" w:rsidRDefault="00000000">
      <w:pPr>
        <w:pStyle w:val="Heading2"/>
      </w:pPr>
      <w:r>
        <w:rPr>
          <w:color w:val="0D1526"/>
        </w:rPr>
        <w:t>39.1 設計目的</w:t>
      </w:r>
    </w:p>
    <w:p>
      <w:pPr>
        <w:spacing w:before="80" w:after="120"/>
      </w:pPr>
      <w:r>
        <w:rPr>
          <w:rFonts w:eastAsia="Arial"/>
          <w:color w:val="1A1A1A"/>
        </w:rPr>
        <w:t xml:space="preserve">選手追蹤他人後，需要一個集中查看的地方。關注名單頁（/my/following）讓選手看到自己關注的每一位選手目前的最佳成績，不需要逐一搜尋。此頁面是第 38 章 FollowButton 的直接延伸，也是第 37.3 章個人動態頁（/my/feed）的前置功能。</w:t>
      </w:r>
    </w:p>
    <w:p>
      <w:pPr>
        <w:spacing w:before="80" w:after="120"/>
      </w:pPr>
      <w:r>
        <w:rPr>
          <w:rFonts w:eastAsia="Arial"/>
          <w:color w:val="1A1A1A"/>
        </w:rPr>
        <w:t xml:space="preserve">本頁核心目標只有一個：**讓選手看到感興趣的人的成績現況**，不是動態流、不是社群牆。</w:t>
      </w:r>
    </w:p>
    <w:p w14:paraId="0CC39010" w14:textId="77777777" w:rsidR="00CC3900" w:rsidRDefault="00000000">
      <w:pPr>
        <w:pStyle w:val="Heading2"/>
      </w:pPr>
      <w:r>
        <w:rPr>
          <w:color w:val="0D1526"/>
        </w:rPr>
        <w:t>39.2 入口：Avatar 下拉選單（修訂第 30 章）</w:t>
      </w:r>
    </w:p>
    <w:p>
      <w:pPr>
        <w:spacing w:before="80" w:after="120"/>
      </w:pPr>
      <w:r>
        <w:rPr>
          <w:rFonts w:eastAsia="Arial"/>
          <w:color w:val="1A1A1A"/>
        </w:rPr>
        <w:t xml:space="preserve">Avatar 下拉選單新增「關注名單」項目，緊接在「我的紀錄」之後。選單項目顯示追蹤人數 badge，讓使用者在不進入頁面的情況下知道目前關注了多少人。</w:t>
      </w:r>
    </w:p>
    <w:p w14:paraId="0CC39011" w14:textId="77777777" w:rsidR="00CC3900" w:rsidRDefault="00000000">
      <w:pPr>
        <w:pStyle w:val="Heading3"/>
        <w:spacing w:before="180"/>
      </w:pPr>
      <w:r>
        <w:rPr>
          <w:color w:val="FF6B3D"/>
        </w:rPr>
        <w:t>更新後的 Avatar 下拉選單結構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3240"/>
        <w:gridCol w:w="6120"/>
      </w:tblGrid>
      <w:tr w:rsidR="00CC3900" w14:paraId="0CC39000" w14:textId="77777777">
        <w:tc>
          <w:tcPr>
            <w:tcW w:w="3240" w:type="dxa"/>
            <w:tcBorders>
              <w:top w:val="single" w:sz="1" w:color="060D18"/>
              <w:left w:val="single" w:sz="1" w:color="060D18"/>
              <w:bottom w:val="single" w:sz="1" w:color="060D18"/>
              <w:right w:val="single" w:sz="1" w:color="060D18"/>
            </w:tcBorders>
            <w:shd w:val="clear" w:color="auto" w:fill="060D18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F0EDE6"/>
                <w:sz w:val="20"/>
                <w:szCs w:val="20"/>
              </w:rPr>
              <w:t xml:space="preserve">選項</w:t>
            </w:r>
          </w:p>
        </w:tc>
        <w:tc>
          <w:tcPr>
            <w:tcW w:w="6120" w:type="dxa"/>
            <w:tcBorders>
              <w:top w:val="single" w:sz="1" w:color="060D18"/>
              <w:left w:val="single" w:sz="1" w:color="060D18"/>
              <w:bottom w:val="single" w:sz="1" w:color="060D18"/>
              <w:right w:val="single" w:sz="1" w:color="060D18"/>
            </w:tcBorders>
            <w:shd w:val="clear" w:color="auto" w:fill="0D1526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F0EDE6"/>
                <w:sz w:val="20"/>
                <w:szCs w:val="20"/>
              </w:rPr>
              <w:t xml:space="preserve">說明</w:t>
            </w:r>
          </w:p>
        </w:tc>
      </w:tr>
      <w:tr w:rsidR="00CC3900" w14:paraId="0CC39001" w14:textId="77777777">
        <w:tc>
          <w:tcPr>
            <w:tcW w:w="324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姓名 / Email（標頭，不可點擊）</w:t>
            </w:r>
          </w:p>
        </w:tc>
        <w:tc>
          <w:tcPr>
            <w:tcW w:w="612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身份確認</w:t>
            </w:r>
          </w:p>
        </w:tc>
      </w:tr>
      <w:tr w:rsidR="00CC3900" w14:paraId="0CC39002" w14:textId="77777777">
        <w:tc>
          <w:tcPr>
            <w:tcW w:w="324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────────────────────────</w:t>
            </w:r>
          </w:p>
        </w:tc>
        <w:tc>
          <w:tcPr>
            <w:tcW w:w="612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分隔線</w:t>
            </w:r>
          </w:p>
        </w:tc>
      </w:tr>
      <w:tr w:rsidR="00CC3900" w14:paraId="0CC39003" w14:textId="77777777">
        <w:tc>
          <w:tcPr>
            <w:tcW w:w="324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我的紀錄</w:t>
            </w:r>
          </w:p>
        </w:tc>
        <w:tc>
          <w:tcPr>
            <w:tcW w:w="612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導向 /records</w:t>
            </w:r>
          </w:p>
        </w:tc>
      </w:tr>
      <w:tr w:rsidR="00CC3900" w14:paraId="0CC39004" w14:textId="77777777">
        <w:tc>
          <w:tcPr>
            <w:tcW w:w="324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關注名單 (N)</w:t>
            </w:r>
          </w:p>
        </w:tc>
        <w:tc>
          <w:tcPr>
            <w:tcW w:w="612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導向 /my/following；N 為追蹤人數，0 時不顯示 badge</w:t>
            </w:r>
          </w:p>
        </w:tc>
      </w:tr>
      <w:tr w:rsidR="00CC3900" w14:paraId="0CC39005" w14:textId="77777777">
        <w:tc>
          <w:tcPr>
            <w:tcW w:w="324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個人資料</w:t>
            </w:r>
          </w:p>
        </w:tc>
        <w:tc>
          <w:tcPr>
            <w:tcW w:w="612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導向 /my/profile</w:t>
            </w:r>
          </w:p>
        </w:tc>
      </w:tr>
      <w:tr w:rsidR="00CC3900" w14:paraId="0CC39006" w14:textId="77777777">
        <w:tc>
          <w:tcPr>
            <w:tcW w:w="324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────────────────────────</w:t>
            </w:r>
          </w:p>
        </w:tc>
        <w:tc>
          <w:tcPr>
            <w:tcW w:w="612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分隔線</w:t>
            </w:r>
          </w:p>
        </w:tc>
      </w:tr>
      <w:tr w:rsidR="00CC3900" w14:paraId="0CC39007" w14:textId="77777777">
        <w:tc>
          <w:tcPr>
            <w:tcW w:w="324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管理後台</w:t>
            </w:r>
          </w:p>
        </w:tc>
        <w:tc>
          <w:tcPr>
            <w:tcW w:w="612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僅 assistant+ 顯示，導向 /admin</w:t>
            </w:r>
          </w:p>
        </w:tc>
      </w:tr>
      <w:tr w:rsidR="00CC3900" w14:paraId="0CC39008" w14:textId="77777777">
        <w:tc>
          <w:tcPr>
            <w:tcW w:w="324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────────────────────────</w:t>
            </w:r>
          </w:p>
        </w:tc>
        <w:tc>
          <w:tcPr>
            <w:tcW w:w="612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分隔線（assistant+ 才有）</w:t>
            </w:r>
          </w:p>
        </w:tc>
      </w:tr>
      <w:tr w:rsidR="00CC3900" w14:paraId="0CC39009" w14:textId="77777777">
        <w:tc>
          <w:tcPr>
            <w:tcW w:w="324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登出</w:t>
            </w:r>
          </w:p>
        </w:tc>
        <w:tc>
          <w:tcPr>
            <w:tcW w:w="612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</w:tc>
      </w:tr>
    </w:tbl>
    <w:p>
      <w:pPr>
        <w:spacing w:before="60" w:after="80"/>
        <w:ind w:left="240"/>
      </w:pPr>
      <w:r>
        <w:rPr>
          <w:rFonts w:eastAsia="Arial"/>
          <w:i/>
          <w:color w:val="8A96A8"/>
          <w:sz w:val="20"/>
        </w:rPr>
        <w:t xml:space="preserve">追蹤人數 badge 採用文字形式 "(N)"，不使用紅點，避免與通知類 badge 混淆。追蹤人數為 0 時顯示「關注名單」，不顯示 (0)。</w:t>
      </w:r>
    </w:p>
    <w:p w14:paraId="0CC39020" w14:textId="77777777" w:rsidR="00CC3900" w:rsidRDefault="00000000">
      <w:pPr>
        <w:pStyle w:val="Heading2"/>
      </w:pPr>
      <w:r>
        <w:rPr>
          <w:color w:val="0D1526"/>
        </w:rPr>
        <w:t>39.3 頁面規格（/my/following）</w:t>
      </w:r>
    </w:p>
    <w:p w14:paraId="0CC39021" w14:textId="77777777" w:rsidR="00CC3900" w:rsidRDefault="00000000">
      <w:pPr>
        <w:pStyle w:val="Heading3"/>
        <w:spacing w:before="180"/>
      </w:pPr>
      <w:r>
        <w:rPr>
          <w:color w:val="FF6B3D"/>
        </w:rPr>
        <w:t>基本資訊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2700"/>
        <w:gridCol w:w="6660"/>
      </w:tblGrid>
      <w:tr w:rsidR="00CC3900" w14:paraId="0CC39000" w14:textId="77777777">
        <w:tc>
          <w:tcPr>
            <w:tcW w:w="2700" w:type="dxa"/>
            <w:tcBorders>
              <w:top w:val="single" w:sz="1" w:color="060D18"/>
              <w:left w:val="single" w:sz="1" w:color="060D18"/>
              <w:bottom w:val="single" w:sz="1" w:color="060D18"/>
              <w:right w:val="single" w:sz="1" w:color="060D18"/>
            </w:tcBorders>
            <w:shd w:val="clear" w:color="auto" w:fill="060D18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F0EDE6"/>
                <w:sz w:val="20"/>
                <w:szCs w:val="20"/>
              </w:rPr>
              <w:t xml:space="preserve">項目</w:t>
            </w:r>
          </w:p>
        </w:tc>
        <w:tc>
          <w:tcPr>
            <w:tcW w:w="6660" w:type="dxa"/>
            <w:tcBorders>
              <w:top w:val="single" w:sz="1" w:color="060D18"/>
              <w:left w:val="single" w:sz="1" w:color="060D18"/>
              <w:bottom w:val="single" w:sz="1" w:color="060D18"/>
              <w:right w:val="single" w:sz="1" w:color="060D18"/>
            </w:tcBorders>
            <w:shd w:val="clear" w:color="auto" w:fill="0D1526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F0EDE6"/>
                <w:sz w:val="20"/>
                <w:szCs w:val="20"/>
              </w:rPr>
              <w:t xml:space="preserve">說明</w:t>
            </w:r>
          </w:p>
        </w:tc>
      </w:tr>
      <w:tr w:rsidR="00CC3900" w14:paraId="0CC39001" w14:textId="77777777">
        <w:tc>
          <w:tcPr>
            <w:tcW w:w="270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路徑</w:t>
            </w:r>
          </w:p>
        </w:tc>
        <w:tc>
          <w:tcPr>
            <w:tcW w:w="666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/my/following</w:t>
            </w:r>
          </w:p>
        </w:tc>
      </w:tr>
      <w:tr w:rsidR="00CC3900" w14:paraId="0CC39002" w14:textId="77777777">
        <w:tc>
          <w:tcPr>
            <w:tcW w:w="270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存取權限</w:t>
            </w:r>
          </w:p>
        </w:tc>
        <w:tc>
          <w:tcPr>
            <w:tcW w:w="666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已登入；未登入導向 /login</w:t>
            </w:r>
          </w:p>
        </w:tc>
      </w:tr>
      <w:tr w:rsidR="00CC3900" w14:paraId="0CC39003" w14:textId="77777777">
        <w:tc>
          <w:tcPr>
            <w:tcW w:w="270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Page Context Strip 標題</w:t>
            </w:r>
          </w:p>
        </w:tc>
        <w:tc>
          <w:tcPr>
            <w:tcW w:w="666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關注名單</w:t>
            </w:r>
          </w:p>
        </w:tc>
      </w:tr>
      <w:tr w:rsidR="00CC3900" w14:paraId="0CC39004" w14:textId="77777777">
        <w:tc>
          <w:tcPr>
            <w:tcW w:w="270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Page Context Strip 副標</w:t>
            </w:r>
          </w:p>
        </w:tc>
        <w:tc>
          <w:tcPr>
            <w:tcW w:w="666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你關注的選手 · 查看他們的最佳成績</w:t>
            </w:r>
          </w:p>
        </w:tc>
      </w:tr>
      <w:tr w:rsidR="00CC3900" w14:paraId="0CC39005" w14:textId="77777777">
        <w:tc>
          <w:tcPr>
            <w:tcW w:w="270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排序</w:t>
            </w:r>
          </w:p>
        </w:tc>
        <w:tc>
          <w:tcPr>
            <w:tcW w:w="666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最近追蹤的在前（按 athlete_follows.created_at 降序）</w:t>
            </w:r>
          </w:p>
        </w:tc>
      </w:tr>
    </w:tbl>
    <w:p w14:paraId="0CC39022" w14:textId="77777777" w:rsidR="00CC3900" w:rsidRDefault="00000000">
      <w:pPr>
        <w:pStyle w:val="Heading3"/>
        <w:spacing w:before="180"/>
      </w:pPr>
      <w:r>
        <w:rPr>
          <w:color w:val="FF6B3D"/>
        </w:rPr>
        <w:t>頁面結構</w:t>
      </w:r>
    </w:p>
    <w:p>
      <w:pPr>
        <w:spacing w:before="80" w:after="120"/>
      </w:pPr>
      <w:r>
        <w:rPr>
          <w:rFonts w:eastAsia="Arial"/>
          <w:color w:val="1A1A1A"/>
        </w:rPr>
        <w:t xml:space="preserve">頁面由三個區塊組成：頁首統計、選手卡片列表、空狀態。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2700"/>
        <w:gridCol w:w="6660"/>
      </w:tblGrid>
      <w:tr w:rsidR="00CC3900" w14:paraId="0CC39000" w14:textId="77777777">
        <w:tc>
          <w:tcPr>
            <w:tcW w:w="2700" w:type="dxa"/>
            <w:tcBorders>
              <w:top w:val="single" w:sz="1" w:color="060D18"/>
              <w:left w:val="single" w:sz="1" w:color="060D18"/>
              <w:bottom w:val="single" w:sz="1" w:color="060D18"/>
              <w:right w:val="single" w:sz="1" w:color="060D18"/>
            </w:tcBorders>
            <w:shd w:val="clear" w:color="auto" w:fill="060D18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F0EDE6"/>
                <w:sz w:val="20"/>
                <w:szCs w:val="20"/>
              </w:rPr>
              <w:t xml:space="preserve">區塊</w:t>
            </w:r>
          </w:p>
        </w:tc>
        <w:tc>
          <w:tcPr>
            <w:tcW w:w="6660" w:type="dxa"/>
            <w:tcBorders>
              <w:top w:val="single" w:sz="1" w:color="060D18"/>
              <w:left w:val="single" w:sz="1" w:color="060D18"/>
              <w:bottom w:val="single" w:sz="1" w:color="060D18"/>
              <w:right w:val="single" w:sz="1" w:color="060D18"/>
            </w:tcBorders>
            <w:shd w:val="clear" w:color="auto" w:fill="0D1526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F0EDE6"/>
                <w:sz w:val="20"/>
                <w:szCs w:val="20"/>
              </w:rPr>
              <w:t xml:space="preserve">說明</w:t>
            </w:r>
          </w:p>
        </w:tc>
      </w:tr>
      <w:tr w:rsidR="00CC3900" w14:paraId="0CC39001" w14:textId="77777777">
        <w:tc>
          <w:tcPr>
            <w:tcW w:w="270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頁首統計</w:t>
            </w:r>
          </w:p>
        </w:tc>
        <w:tc>
          <w:tcPr>
            <w:tcW w:w="666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「你關注了 N 位選手」文字，右側搜尋框（依姓名篩選）</w:t>
            </w:r>
          </w:p>
        </w:tc>
      </w:tr>
      <w:tr w:rsidR="00CC3900" w14:paraId="0CC39002" w14:textId="77777777">
        <w:tc>
          <w:tcPr>
            <w:tcW w:w="270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選手卡片列表</w:t>
            </w:r>
          </w:p>
        </w:tc>
        <w:tc>
          <w:tcPr>
            <w:tcW w:w="666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每位追蹤的選手一張卡片，詳見 39.4</w:t>
            </w:r>
          </w:p>
        </w:tc>
      </w:tr>
      <w:tr w:rsidR="00CC3900" w14:paraId="0CC39003" w14:textId="77777777">
        <w:tc>
          <w:tcPr>
            <w:tcW w:w="270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空狀態（N=0）</w:t>
            </w:r>
          </w:p>
        </w:tc>
        <w:tc>
          <w:tcPr>
            <w:tcW w:w="666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插圖 + 文字 + 引導按鈕，詳見 39.5</w:t>
            </w:r>
          </w:p>
        </w:tc>
      </w:tr>
    </w:tbl>
    <w:p w14:paraId="0CC39030" w14:textId="77777777" w:rsidR="00CC3900" w:rsidRDefault="00000000">
      <w:pPr>
        <w:pStyle w:val="Heading2"/>
      </w:pPr>
      <w:r>
        <w:rPr>
          <w:color w:val="0D1526"/>
        </w:rPr>
        <w:t>39.4 選手卡片設計</w:t>
      </w:r>
    </w:p>
    <w:p>
      <w:pPr>
        <w:spacing w:before="80" w:after="120"/>
      </w:pPr>
      <w:r>
        <w:rPr>
          <w:rFonts w:eastAsia="Arial"/>
          <w:color w:val="1A1A1A"/>
        </w:rPr>
        <w:t xml:space="preserve">每位追蹤的選手以卡片呈現，展示姓名與其各距離最佳成績。設計原則：資訊密度適中，一眼掌握對方目前的競技水準。</w:t>
      </w:r>
    </w:p>
    <w:p w14:paraId="0CC39031" w14:textId="77777777" w:rsidR="00CC3900" w:rsidRDefault="00000000">
      <w:pPr>
        <w:pStyle w:val="Heading3"/>
        <w:spacing w:before="180"/>
      </w:pPr>
      <w:r>
        <w:rPr>
          <w:color w:val="FF6B3D"/>
        </w:rPr>
        <w:t>卡片欄位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2340"/>
        <w:gridCol w:w="3510"/>
        <w:gridCol w:w="3510"/>
      </w:tblGrid>
      <w:tr w:rsidR="00CC3900" w14:paraId="0CC49000" w14:textId="77777777">
        <w:tc>
          <w:tcPr>
            <w:tcW w:w="2340" w:type="dxa"/>
            <w:tcBorders>
              <w:top w:val="single" w:sz="1" w:color="060D18"/>
              <w:left w:val="single" w:sz="1" w:color="060D18"/>
              <w:bottom w:val="single" w:sz="1" w:color="060D18"/>
              <w:right w:val="single" w:sz="1" w:color="060D18"/>
            </w:tcBorders>
            <w:shd w:val="clear" w:color="auto" w:fill="060D18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F0EDE6"/>
                <w:sz w:val="20"/>
                <w:szCs w:val="20"/>
              </w:rPr>
              <w:t xml:space="preserve">欄位</w:t>
            </w:r>
          </w:p>
        </w:tc>
        <w:tc>
          <w:tcPr>
            <w:tcW w:w="3510" w:type="dxa"/>
            <w:tcBorders>
              <w:top w:val="single" w:sz="1" w:color="060D18"/>
              <w:left w:val="single" w:sz="1" w:color="060D18"/>
              <w:bottom w:val="single" w:sz="1" w:color="060D18"/>
              <w:right w:val="single" w:sz="1" w:color="060D18"/>
            </w:tcBorders>
            <w:shd w:val="clear" w:color="auto" w:fill="0D204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F0EDE6"/>
                <w:sz w:val="20"/>
                <w:szCs w:val="20"/>
              </w:rPr>
              <w:t xml:space="preserve">資料來源</w:t>
            </w:r>
          </w:p>
        </w:tc>
        <w:tc>
          <w:tcPr>
            <w:tcW w:w="3510" w:type="dxa"/>
            <w:tcBorders>
              <w:top w:val="single" w:sz="1" w:color="060D18"/>
              <w:left w:val="single" w:sz="1" w:color="060D18"/>
              <w:bottom w:val="single" w:sz="1" w:color="060D18"/>
              <w:right w:val="single" w:sz="1" w:color="060D18"/>
            </w:tcBorders>
            <w:shd w:val="clear" w:color="auto" w:fill="1A356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F0EDE6"/>
                <w:sz w:val="20"/>
                <w:szCs w:val="20"/>
              </w:rPr>
              <w:t xml:space="preserve">說明</w:t>
            </w:r>
          </w:p>
        </w:tc>
      </w:tr>
      <w:tr w:rsidR="00CC3900" w14:paraId="0CC49001" w14:textId="77777777">
        <w:tc>
          <w:tcPr>
            <w:tcW w:w="234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Avatar / 姓名縮寫</w:t>
            </w:r>
          </w:p>
        </w:tc>
        <w:tc>
          <w:tcPr>
            <w:tcW w:w="351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athletes.avatar_url / name / nickname</w:t>
            </w:r>
          </w:p>
        </w:tc>
        <w:tc>
          <w:tcPr>
            <w:tcW w:w="351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COALESCE(nickname, name) 第一字；已上傳頭像則顯示頭像</w:t>
            </w:r>
          </w:p>
        </w:tc>
      </w:tr>
      <w:tr w:rsidR="00CC3900" w14:paraId="0CC49002" w14:textId="77777777">
        <w:tc>
          <w:tcPr>
            <w:tcW w:w="234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顯示名稱</w:t>
            </w:r>
          </w:p>
        </w:tc>
        <w:tc>
          <w:tcPr>
            <w:tcW w:w="351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COALESCE(nickname, name)</w:t>
            </w:r>
          </w:p>
        </w:tc>
        <w:tc>
          <w:tcPr>
            <w:tcW w:w="351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姓名下方顯示 nationality（國旗 emoji + 文字）</w:t>
            </w:r>
          </w:p>
        </w:tc>
      </w:tr>
      <w:tr w:rsidR="00CC3900" w14:paraId="0CC49003" w14:textId="77777777">
        <w:tc>
          <w:tcPr>
            <w:tcW w:w="234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各距離最佳成績</w:t>
            </w:r>
          </w:p>
        </w:tc>
        <w:tc>
          <w:tcPr>
            <w:tcW w:w="351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leaderboard_entries view</w:t>
            </w:r>
          </w:p>
        </w:tc>
        <w:tc>
          <w:tcPr>
            <w:tcW w:w="351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226 / 113 / 51.5 / Sprint；無成績的距離顯示「—」</w:t>
            </w:r>
          </w:p>
        </w:tc>
      </w:tr>
      <w:tr w:rsidR="00CC3900" w14:paraId="0CC49004" w14:textId="77777777">
        <w:tc>
          <w:tcPr>
            <w:tcW w:w="234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PB 標示</w:t>
            </w:r>
          </w:p>
        </w:tc>
        <w:tc>
          <w:tcPr>
            <w:tcW w:w="351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每個距離最快時間</w:t>
            </w:r>
          </w:p>
        </w:tc>
        <w:tc>
          <w:tcPr>
            <w:tcW w:w="351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DM Mono 等寬字型，與最速榜一致</w:t>
            </w:r>
          </w:p>
        </w:tc>
      </w:tr>
      <w:tr w:rsidR="00CC3900" w14:paraId="0CC49005" w14:textId="77777777">
        <w:tc>
          <w:tcPr>
            <w:tcW w:w="234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★ 實心星星</w:t>
            </w:r>
          </w:p>
        </w:tc>
        <w:tc>
          <w:tcPr>
            <w:tcW w:w="351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athlete_follows</w:t>
            </w:r>
          </w:p>
        </w:tc>
        <w:tc>
          <w:tcPr>
            <w:tcW w:w="351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已追蹤狀態，點擊可取消追蹤（含確認提示）</w:t>
            </w:r>
          </w:p>
        </w:tc>
      </w:tr>
    </w:tbl>
    <w:p w14:paraId="0CC39032" w14:textId="77777777" w:rsidR="00CC3900" w:rsidRDefault="00000000">
      <w:pPr>
        <w:pStyle w:val="Heading3"/>
        <w:spacing w:before="180"/>
      </w:pPr>
      <w:r>
        <w:rPr>
          <w:color w:val="FF6B3D"/>
        </w:rPr>
        <w:t>卡片視覺結構（示意）</w:t>
      </w:r>
    </w:p>
    <w:p>
      <w:pPr>
        <w:spacing w:before="80" w:after="120"/>
      </w:pPr>
      <w:r>
        <w:rPr>
          <w:rFonts w:eastAsia="Arial"/>
          <w:color w:val="1A1A1A"/>
        </w:rPr>
        <w:t xml:space="preserve">每張卡片為橫向 grid，左側顯示 Avatar + 姓名，右側顯示各距離最佳時間欄位，最右側為 ★ 星星按鈕。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1800"/>
        <w:gridCol w:w="1800"/>
        <w:gridCol w:w="5760"/>
      </w:tblGrid>
      <w:tr w:rsidR="00CC3900" w14:paraId="0CC49000" w14:textId="77777777">
        <w:tc>
          <w:tcPr>
            <w:tcW w:w="1800" w:type="dxa"/>
            <w:tcBorders>
              <w:top w:val="single" w:sz="1" w:color="060D18"/>
              <w:left w:val="single" w:sz="1" w:color="060D18"/>
              <w:bottom w:val="single" w:sz="1" w:color="060D18"/>
              <w:right w:val="single" w:sz="1" w:color="060D18"/>
            </w:tcBorders>
            <w:shd w:val="clear" w:color="auto" w:fill="060D18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F0EDE6"/>
                <w:sz w:val="20"/>
                <w:szCs w:val="20"/>
              </w:rPr>
              <w:t xml:space="preserve">區塊</w:t>
            </w:r>
          </w:p>
        </w:tc>
        <w:tc>
          <w:tcPr>
            <w:tcW w:w="1800" w:type="dxa"/>
            <w:tcBorders>
              <w:top w:val="single" w:sz="1" w:color="060D18"/>
              <w:left w:val="single" w:sz="1" w:color="060D18"/>
              <w:bottom w:val="single" w:sz="1" w:color="060D18"/>
              <w:right w:val="single" w:sz="1" w:color="060D18"/>
            </w:tcBorders>
            <w:shd w:val="clear" w:color="auto" w:fill="0D204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F0EDE6"/>
                <w:sz w:val="20"/>
                <w:szCs w:val="20"/>
              </w:rPr>
              <w:t xml:space="preserve">寬度</w:t>
            </w:r>
          </w:p>
        </w:tc>
        <w:tc>
          <w:tcPr>
            <w:tcW w:w="5760" w:type="dxa"/>
            <w:tcBorders>
              <w:top w:val="single" w:sz="1" w:color="060D18"/>
              <w:left w:val="single" w:sz="1" w:color="060D18"/>
              <w:bottom w:val="single" w:sz="1" w:color="060D18"/>
              <w:right w:val="single" w:sz="1" w:color="060D18"/>
            </w:tcBorders>
            <w:shd w:val="clear" w:color="auto" w:fill="1A356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F0EDE6"/>
                <w:sz w:val="20"/>
                <w:szCs w:val="20"/>
              </w:rPr>
              <w:t xml:space="preserve">內容</w:t>
            </w:r>
          </w:p>
        </w:tc>
      </w:tr>
      <w:tr w:rsidR="00CC3900" w14:paraId="0CC49001" w14:textId="77777777">
        <w:tc>
          <w:tcPr>
            <w:tcW w:w="180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身份區</w:t>
            </w:r>
          </w:p>
        </w:tc>
        <w:tc>
          <w:tcPr>
            <w:tcW w:w="180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200px</w:t>
            </w:r>
          </w:p>
        </w:tc>
        <w:tc>
          <w:tcPr>
            <w:tcW w:w="576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Avatar（32px 圓形）+ 姓名 + 國籍</w:t>
            </w:r>
          </w:p>
        </w:tc>
      </w:tr>
      <w:tr w:rsidR="00CC3900" w14:paraId="0CC49002" w14:textId="77777777">
        <w:tc>
          <w:tcPr>
            <w:tcW w:w="180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成績區</w:t>
            </w:r>
          </w:p>
        </w:tc>
        <w:tc>
          <w:tcPr>
            <w:tcW w:w="180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1fr</w:t>
            </w:r>
          </w:p>
        </w:tc>
        <w:tc>
          <w:tcPr>
            <w:tcW w:w="576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226 / 113 / 51.5 / Sprint 各距離最快時間，DM Mono</w:t>
            </w:r>
          </w:p>
        </w:tc>
      </w:tr>
      <w:tr w:rsidR="00CC3900" w14:paraId="0CC49003" w14:textId="77777777">
        <w:tc>
          <w:tcPr>
            <w:tcW w:w="180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操作區</w:t>
            </w:r>
          </w:p>
        </w:tc>
        <w:tc>
          <w:tcPr>
            <w:tcW w:w="180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40px</w:t>
            </w:r>
          </w:p>
        </w:tc>
        <w:tc>
          <w:tcPr>
            <w:tcW w:w="576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★ FollowButton size="sm"</w:t>
            </w:r>
          </w:p>
        </w:tc>
      </w:tr>
    </w:tbl>
    <w:p w14:paraId="0CC39033" w14:textId="77777777" w:rsidR="00CC3900" w:rsidRDefault="00000000">
      <w:pPr>
        <w:pStyle w:val="Heading3"/>
        <w:spacing w:before="180"/>
      </w:pPr>
      <w:r>
        <w:rPr>
          <w:color w:val="FF6B3D"/>
        </w:rPr>
        <w:t>成績欄顯示規則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 xml:space="preserve">只顯示 is_public = true + claim_status IN ('unclaimed', 'claimed') 的成績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 xml:space="preserve">每個距離只取最快一筆（與最速榜邏輯相同）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 xml:space="preserve">該距離無成績時顯示「—」，以 text-3 色（#4A5568）降低視覺重量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 xml:space="preserve">成績旁顯示小字賽事名稱（text-3，縮短至 12 字以內），讓選手知道是哪場賽事的最佳</w:t>
      </w:r>
    </w:p>
    <w:p w14:paraId="0CC39040" w14:textId="77777777" w:rsidR="00CC3900" w:rsidRDefault="00000000">
      <w:pPr>
        <w:pStyle w:val="Heading2"/>
      </w:pPr>
      <w:r>
        <w:rPr>
          <w:color w:val="0D1526"/>
        </w:rPr>
        <w:t>39.5 空狀態設計</w:t>
      </w:r>
    </w:p>
    <w:p>
      <w:pPr>
        <w:spacing w:before="80" w:after="120"/>
      </w:pPr>
      <w:r>
        <w:rPr>
          <w:rFonts w:eastAsia="Arial"/>
          <w:color w:val="1A1A1A"/>
        </w:rPr>
        <w:t xml:space="preserve">首次進入頁面或尚未追蹤任何選手時，顯示引導提示，避免空白頁帶來的困惑。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2700"/>
        <w:gridCol w:w="6660"/>
      </w:tblGrid>
      <w:tr w:rsidR="00CC3900" w14:paraId="0CC39000" w14:textId="77777777">
        <w:tc>
          <w:tcPr>
            <w:tcW w:w="2700" w:type="dxa"/>
            <w:tcBorders>
              <w:top w:val="single" w:sz="1" w:color="060D18"/>
              <w:left w:val="single" w:sz="1" w:color="060D18"/>
              <w:bottom w:val="single" w:sz="1" w:color="060D18"/>
              <w:right w:val="single" w:sz="1" w:color="060D18"/>
            </w:tcBorders>
            <w:shd w:val="clear" w:color="auto" w:fill="060D18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F0EDE6"/>
                <w:sz w:val="20"/>
                <w:szCs w:val="20"/>
              </w:rPr>
              <w:t xml:space="preserve">元素</w:t>
            </w:r>
          </w:p>
        </w:tc>
        <w:tc>
          <w:tcPr>
            <w:tcW w:w="6660" w:type="dxa"/>
            <w:tcBorders>
              <w:top w:val="single" w:sz="1" w:color="060D18"/>
              <w:left w:val="single" w:sz="1" w:color="060D18"/>
              <w:bottom w:val="single" w:sz="1" w:color="060D18"/>
              <w:right w:val="single" w:sz="1" w:color="060D18"/>
            </w:tcBorders>
            <w:shd w:val="clear" w:color="auto" w:fill="0D1526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F0EDE6"/>
                <w:sz w:val="20"/>
                <w:szCs w:val="20"/>
              </w:rPr>
              <w:t xml:space="preserve">說明</w:t>
            </w:r>
          </w:p>
        </w:tc>
      </w:tr>
      <w:tr w:rsidR="00CC3900" w14:paraId="0CC39001" w14:textId="77777777">
        <w:tc>
          <w:tcPr>
            <w:tcW w:w="270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標題文字</w:t>
            </w:r>
          </w:p>
        </w:tc>
        <w:tc>
          <w:tcPr>
            <w:tcW w:w="666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「你還沒有關注任何選手」</w:t>
            </w:r>
          </w:p>
        </w:tc>
      </w:tr>
      <w:tr w:rsidR="00CC3900" w14:paraId="0CC39002" w14:textId="77777777">
        <w:tc>
          <w:tcPr>
            <w:tcW w:w="270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說明文字</w:t>
            </w:r>
          </w:p>
        </w:tc>
        <w:tc>
          <w:tcPr>
            <w:tcW w:w="666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「在最速榜上點擊選手旁的 ☆，開始關注他們的成績動態」</w:t>
            </w:r>
          </w:p>
        </w:tc>
      </w:tr>
      <w:tr w:rsidR="00CC3900" w14:paraId="0CC39003" w14:textId="77777777">
        <w:tc>
          <w:tcPr>
            <w:tcW w:w="270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CTA 按鈕</w:t>
            </w:r>
          </w:p>
        </w:tc>
        <w:tc>
          <w:tcPr>
            <w:tcW w:w="666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「前往最速榜」→ /leaderboard</w:t>
            </w:r>
          </w:p>
        </w:tc>
      </w:tr>
    </w:tbl>
    <w:p w14:paraId="0CC39050" w14:textId="77777777" w:rsidR="00CC3900" w:rsidRDefault="00000000">
      <w:pPr>
        <w:pStyle w:val="Heading2"/>
      </w:pPr>
      <w:r>
        <w:rPr>
          <w:color w:val="0D1526"/>
        </w:rPr>
        <w:t>39.6 API 端點</w:t>
      </w:r>
    </w:p>
    <w:p>
      <w:pPr>
        <w:spacing w:before="80" w:after="120"/>
      </w:pPr>
      <w:r>
        <w:rPr>
          <w:rFonts w:eastAsia="Arial"/>
          <w:color w:val="1A1A1A"/>
        </w:rPr>
        <w:t xml:space="preserve">本頁使用第 38.6 章已定義的端點，此處補充關注名單頁專用的完整資料格式需求。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2700"/>
        <w:gridCol w:w="6660"/>
      </w:tblGrid>
      <w:tr w:rsidR="00CC3900" w14:paraId="0CC39000" w14:textId="77777777">
        <w:tc>
          <w:tcPr>
            <w:tcW w:w="2700" w:type="dxa"/>
            <w:tcBorders>
              <w:top w:val="single" w:sz="1" w:color="060D18"/>
              <w:left w:val="single" w:sz="1" w:color="060D18"/>
              <w:bottom w:val="single" w:sz="1" w:color="060D18"/>
              <w:right w:val="single" w:sz="1" w:color="060D18"/>
            </w:tcBorders>
            <w:shd w:val="clear" w:color="auto" w:fill="060D18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F0EDE6"/>
                <w:sz w:val="20"/>
                <w:szCs w:val="20"/>
              </w:rPr>
              <w:t xml:space="preserve">方法 / 路徑</w:t>
            </w:r>
          </w:p>
        </w:tc>
        <w:tc>
          <w:tcPr>
            <w:tcW w:w="6660" w:type="dxa"/>
            <w:tcBorders>
              <w:top w:val="single" w:sz="1" w:color="060D18"/>
              <w:left w:val="single" w:sz="1" w:color="060D18"/>
              <w:bottom w:val="single" w:sz="1" w:color="060D18"/>
              <w:right w:val="single" w:sz="1" w:color="060D18"/>
            </w:tcBorders>
            <w:shd w:val="clear" w:color="auto" w:fill="0D1526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F0EDE6"/>
                <w:sz w:val="20"/>
                <w:szCs w:val="20"/>
              </w:rPr>
              <w:t xml:space="preserve">說明</w:t>
            </w:r>
          </w:p>
        </w:tc>
      </w:tr>
      <w:tr w:rsidR="00CC3900" w14:paraId="0CC39001" w14:textId="77777777">
        <w:tc>
          <w:tcPr>
            <w:tcW w:w="270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GET /api/athletes/me/following/details</w:t>
            </w:r>
          </w:p>
        </w:tc>
        <w:tc>
          <w:tcPr>
            <w:tcW w:w="666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取得關注名單完整資料：選手基本資訊 + 各距離最佳成績。回傳陣列，按 created_at 降序。</w:t>
            </w:r>
          </w:p>
        </w:tc>
      </w:tr>
      <w:tr w:rsidR="00CC3900" w14:paraId="0CC39002" w14:textId="77777777">
        <w:tc>
          <w:tcPr>
            <w:tcW w:w="270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DELETE /api/athletes/:id/follow</w:t>
            </w:r>
          </w:p>
        </w:tc>
        <w:tc>
          <w:tcPr>
            <w:tcW w:w="666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取消追蹤，與第 38.6 章相同端點</w:t>
            </w:r>
          </w:p>
        </w:tc>
      </w:tr>
    </w:tbl>
    <w:p>
      <w:pPr>
        <w:spacing w:before="60" w:after="80"/>
        <w:ind w:left="240"/>
      </w:pPr>
      <w:r>
        <w:rPr>
          <w:rFonts w:eastAsia="Arial"/>
          <w:i/>
          <w:color w:val="8A96A8"/>
          <w:sz w:val="20"/>
        </w:rPr>
        <w:t xml:space="preserve">GET /api/athletes/me/following（第 38.6 章）只回傳 id 陣列，供最速榜批次查詢用。本頁需要完整資料，故新增 /details 端點，避免 N+1 查詢。</w:t>
      </w:r>
    </w:p>
    <w:p w14:paraId="0CC39051" w14:textId="77777777" w:rsidR="00CC3900" w:rsidRDefault="00000000">
      <w:pPr>
        <w:pStyle w:val="Heading3"/>
        <w:spacing w:before="180"/>
      </w:pPr>
      <w:r>
        <w:rPr>
          <w:color w:val="FF6B3D"/>
        </w:rPr>
        <w:t>/api/athletes/me/following/details 回傳格式</w:t>
      </w:r>
    </w:p>
    <w:p>
      <w:pPr>
        <w:spacing w:before="80" w:after="120"/>
      </w:pPr>
      <w:r>
        <w:rPr>
          <w:rFonts w:eastAsia="Arial"/>
          <w:color w:val="1A1A1A"/>
        </w:rPr>
        <w:t xml:space="preserve">單筆結構（陣列元素）：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2700"/>
        <w:gridCol w:w="6660"/>
      </w:tblGrid>
      <w:tr w:rsidR="00CC3900" w14:paraId="0CC39000" w14:textId="77777777">
        <w:tc>
          <w:tcPr>
            <w:tcW w:w="2700" w:type="dxa"/>
            <w:tcBorders>
              <w:top w:val="single" w:sz="1" w:color="060D18"/>
              <w:left w:val="single" w:sz="1" w:color="060D18"/>
              <w:bottom w:val="single" w:sz="1" w:color="060D18"/>
              <w:right w:val="single" w:sz="1" w:color="060D18"/>
            </w:tcBorders>
            <w:shd w:val="clear" w:color="auto" w:fill="060D18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F0EDE6"/>
                <w:sz w:val="20"/>
                <w:szCs w:val="20"/>
              </w:rPr>
              <w:t xml:space="preserve">欄位</w:t>
            </w:r>
          </w:p>
        </w:tc>
        <w:tc>
          <w:tcPr>
            <w:tcW w:w="6660" w:type="dxa"/>
            <w:tcBorders>
              <w:top w:val="single" w:sz="1" w:color="060D18"/>
              <w:left w:val="single" w:sz="1" w:color="060D18"/>
              <w:bottom w:val="single" w:sz="1" w:color="060D18"/>
              <w:right w:val="single" w:sz="1" w:color="060D18"/>
            </w:tcBorders>
            <w:shd w:val="clear" w:color="auto" w:fill="0D1526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F0EDE6"/>
                <w:sz w:val="20"/>
                <w:szCs w:val="20"/>
              </w:rPr>
              <w:t xml:space="preserve">說明</w:t>
            </w:r>
          </w:p>
        </w:tc>
      </w:tr>
      <w:tr w:rsidR="00CC3900" w14:paraId="0CC39001" w14:textId="77777777">
        <w:tc>
          <w:tcPr>
            <w:tcW w:w="270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athlete_id</w:t>
            </w:r>
          </w:p>
        </w:tc>
        <w:tc>
          <w:tcPr>
            <w:tcW w:w="666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UUID</w:t>
            </w:r>
          </w:p>
        </w:tc>
      </w:tr>
      <w:tr w:rsidR="00CC3900" w14:paraId="0CC39002" w14:textId="77777777">
        <w:tc>
          <w:tcPr>
            <w:tcW w:w="270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name</w:t>
            </w:r>
          </w:p>
        </w:tc>
        <w:tc>
          <w:tcPr>
            <w:tcW w:w="666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真實姓名</w:t>
            </w:r>
          </w:p>
        </w:tc>
      </w:tr>
      <w:tr w:rsidR="00CC3900" w14:paraId="0CC39003" w14:textId="77777777">
        <w:tc>
          <w:tcPr>
            <w:tcW w:w="270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nickname</w:t>
            </w:r>
          </w:p>
        </w:tc>
        <w:tc>
          <w:tcPr>
            <w:tcW w:w="666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顯示暱稱，nullable</w:t>
            </w:r>
          </w:p>
        </w:tc>
      </w:tr>
      <w:tr w:rsidR="00CC3900" w14:paraId="0CC39004" w14:textId="77777777">
        <w:tc>
          <w:tcPr>
            <w:tcW w:w="270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nationality</w:t>
            </w:r>
          </w:p>
        </w:tc>
        <w:tc>
          <w:tcPr>
            <w:tcW w:w="666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國籍，nullable</w:t>
            </w:r>
          </w:p>
        </w:tc>
      </w:tr>
      <w:tr w:rsidR="00CC3900" w14:paraId="0CC39005" w14:textId="77777777">
        <w:tc>
          <w:tcPr>
            <w:tcW w:w="270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avatar_url</w:t>
            </w:r>
          </w:p>
        </w:tc>
        <w:tc>
          <w:tcPr>
            <w:tcW w:w="666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頭像 URL，nullable</w:t>
            </w:r>
          </w:p>
        </w:tc>
      </w:tr>
      <w:tr w:rsidR="00CC3900" w14:paraId="0CC39006" w14:textId="77777777">
        <w:tc>
          <w:tcPr>
            <w:tcW w:w="270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followed_at</w:t>
            </w:r>
          </w:p>
        </w:tc>
        <w:tc>
          <w:tcPr>
            <w:tcW w:w="666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追蹤時間（athlete_follows.created_at）</w:t>
            </w:r>
          </w:p>
        </w:tc>
      </w:tr>
      <w:tr w:rsidR="00CC3900" w14:paraId="0CC39007" w14:textId="77777777">
        <w:tc>
          <w:tcPr>
            <w:tcW w:w="270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bests</w:t>
            </w:r>
          </w:p>
        </w:tc>
        <w:tc>
          <w:tcPr>
            <w:tcW w:w="666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各距離最佳成績物件：{ full, "70.3", olympic, sprint }，無成績為 null</w:t>
            </w:r>
          </w:p>
        </w:tc>
      </w:tr>
    </w:tbl>
    <w:p>
      <w:pPr>
        <w:spacing w:before="60" w:after="80"/>
        <w:ind w:left="240"/>
      </w:pPr>
      <w:r>
        <w:rPr>
          <w:rFonts w:eastAsia="Arial"/>
          <w:i/>
          <w:color w:val="8A96A8"/>
          <w:sz w:val="20"/>
        </w:rPr>
        <w:t xml:space="preserve">bests 物件每個距離欄位格式：{ total_seconds: number, race_name: string, race_year: number } | null</w:t>
      </w:r>
    </w:p>
    <w:p w14:paraId="0CC39060" w14:textId="77777777" w:rsidR="00CC3900" w:rsidRDefault="00000000">
      <w:pPr>
        <w:pStyle w:val="Heading2"/>
      </w:pPr>
      <w:r>
        <w:rPr>
          <w:color w:val="0D1526"/>
        </w:rPr>
        <w:t>39.7 Avatar 下拉選單更新方式</w:t>
      </w:r>
    </w:p>
    <w:p>
      <w:pPr>
        <w:spacing w:before="80" w:after="120"/>
      </w:pPr>
      <w:r>
        <w:rPr>
          <w:rFonts w:eastAsia="Arial"/>
          <w:color w:val="1A1A1A"/>
        </w:rPr>
        <w:t xml:space="preserve">追蹤人數 N 由 Server Component 在渲染 Avatar 時一併查詢，存入 layout props 或透過 Suspense 非同步載入，避免因追蹤人數查詢拖慢整體 Nav 渲染。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 xml:space="preserve">follower_count 已快取在 ATHLETE 表（第 37.3 章），可直接讀取，不需額外 JOIN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 xml:space="preserve">取消追蹤後，Server Action revalidatePath('/my/following') 同時更新 athlete.follower_count 快取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 xml:space="preserve">追蹤後 POST /api/athletes/:id/follow Server Action 同步 +1 快取</w:t>
      </w:r>
    </w:p>
    <w:p w14:paraId="0CC39070" w14:textId="77777777" w:rsidR="00CC3900" w:rsidRDefault="00000000">
      <w:pPr>
        <w:pStyle w:val="Heading2"/>
      </w:pPr>
      <w:r>
        <w:rPr>
          <w:color w:val="0D1526"/>
        </w:rPr>
        <w:t>39.8 User Stories</w:t>
      </w:r>
    </w:p>
    <w:p w14:paraId="0CC39071" w14:textId="77777777" w:rsidR="00CC3900" w:rsidRDefault="00000000">
      <w:pPr>
        <w:pStyle w:val="Heading3"/>
        <w:spacing w:before="180"/>
      </w:pPr>
      <w:r>
        <w:rPr>
          <w:color w:val="FF6B3D"/>
        </w:rPr>
        <w:t>US-01　從 Avatar 選單進入關注名單</w:t>
      </w:r>
    </w:p>
    <w:p>
      <w:pPr>
        <w:spacing w:before="80" w:after="120"/>
      </w:pPr>
      <w:r>
        <w:rPr>
          <w:rFonts w:eastAsia="Arial"/>
          <w:color w:val="1A1A1A"/>
        </w:rPr>
        <w:t xml:space="preserve">身為一位已追蹤 3 位選手的用戶，我點擊 Avatar 下拉選單，看到「關注名單 (3)」選項，點擊後進入 /my/following，一眼看到 3 張選手卡片及其各距離最佳成績。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2700"/>
        <w:gridCol w:w="6660"/>
      </w:tblGrid>
      <w:tr w:rsidR="00CC3900" w14:paraId="0CC39000" w14:textId="77777777">
        <w:tc>
          <w:tcPr>
            <w:tcW w:w="2700" w:type="dxa"/>
            <w:tcBorders>
              <w:top w:val="single" w:sz="1" w:color="060D18"/>
              <w:left w:val="single" w:sz="1" w:color="060D18"/>
              <w:bottom w:val="single" w:sz="1" w:color="060D18"/>
              <w:right w:val="single" w:sz="1" w:color="060D18"/>
            </w:tcBorders>
            <w:shd w:val="clear" w:color="auto" w:fill="060D18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F0EDE6"/>
                <w:sz w:val="20"/>
                <w:szCs w:val="20"/>
              </w:rPr>
              <w:t xml:space="preserve">項目</w:t>
            </w:r>
          </w:p>
        </w:tc>
        <w:tc>
          <w:tcPr>
            <w:tcW w:w="6660" w:type="dxa"/>
            <w:tcBorders>
              <w:top w:val="single" w:sz="1" w:color="060D18"/>
              <w:left w:val="single" w:sz="1" w:color="060D18"/>
              <w:bottom w:val="single" w:sz="1" w:color="060D18"/>
              <w:right w:val="single" w:sz="1" w:color="060D18"/>
            </w:tcBorders>
            <w:shd w:val="clear" w:color="auto" w:fill="0D1526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F0EDE6"/>
                <w:sz w:val="20"/>
                <w:szCs w:val="20"/>
              </w:rPr>
              <w:t xml:space="preserve">內容</w:t>
            </w:r>
          </w:p>
        </w:tc>
      </w:tr>
      <w:tr w:rsidR="00CC3900" w14:paraId="0CC39001" w14:textId="77777777">
        <w:tc>
          <w:tcPr>
            <w:tcW w:w="270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觸發點</w:t>
            </w:r>
          </w:p>
        </w:tc>
        <w:tc>
          <w:tcPr>
            <w:tcW w:w="666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Avatar 下拉選單 → 關注名單 (N)</w:t>
            </w:r>
          </w:p>
        </w:tc>
      </w:tr>
      <w:tr w:rsidR="00CC3900" w14:paraId="0CC39002" w14:textId="77777777">
        <w:tc>
          <w:tcPr>
            <w:tcW w:w="270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成功路徑</w:t>
            </w:r>
          </w:p>
        </w:tc>
        <w:tc>
          <w:tcPr>
            <w:tcW w:w="666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導向 /my/following，顯示 N 張卡片，按最近追蹤順序排列</w:t>
            </w:r>
          </w:p>
        </w:tc>
      </w:tr>
      <w:tr w:rsidR="00CC3900" w14:paraId="0CC39003" w14:textId="77777777">
        <w:tc>
          <w:tcPr>
            <w:tcW w:w="270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成績顯示</w:t>
            </w:r>
          </w:p>
        </w:tc>
        <w:tc>
          <w:tcPr>
            <w:tcW w:w="666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每張卡片顯示 226 / 113 / 51.5 / Sprint 最佳時間，無成績顯示「—」</w:t>
            </w:r>
          </w:p>
        </w:tc>
      </w:tr>
    </w:tbl>
    <w:p w14:paraId="0CC39072" w14:textId="77777777" w:rsidR="00CC3900" w:rsidRDefault="00000000">
      <w:pPr>
        <w:pStyle w:val="Heading3"/>
        <w:spacing w:before="180"/>
      </w:pPr>
      <w:r>
        <w:rPr>
          <w:color w:val="FF6B3D"/>
        </w:rPr>
        <w:t>US-02　從關注名單取消追蹤</w:t>
      </w:r>
    </w:p>
    <w:p>
      <w:pPr>
        <w:spacing w:before="80" w:after="120"/>
      </w:pPr>
      <w:r>
        <w:rPr>
          <w:rFonts w:eastAsia="Arial"/>
          <w:color w:val="1A1A1A"/>
        </w:rPr>
        <w:t xml:space="preserve">身為一位已登入的選手，我在關注名單頁看到某張卡片，決定取消追蹤，點擊卡片右側的 ★，確認後卡片從清單消失，頁首人數從 N 更新為 N-1。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2700"/>
        <w:gridCol w:w="6660"/>
      </w:tblGrid>
      <w:tr w:rsidR="00CC3900" w14:paraId="0CC39000" w14:textId="77777777">
        <w:tc>
          <w:tcPr>
            <w:tcW w:w="2700" w:type="dxa"/>
            <w:tcBorders>
              <w:top w:val="single" w:sz="1" w:color="060D18"/>
              <w:left w:val="single" w:sz="1" w:color="060D18"/>
              <w:bottom w:val="single" w:sz="1" w:color="060D18"/>
              <w:right w:val="single" w:sz="1" w:color="060D18"/>
            </w:tcBorders>
            <w:shd w:val="clear" w:color="auto" w:fill="060D18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F0EDE6"/>
                <w:sz w:val="20"/>
                <w:szCs w:val="20"/>
              </w:rPr>
              <w:t xml:space="preserve">項目</w:t>
            </w:r>
          </w:p>
        </w:tc>
        <w:tc>
          <w:tcPr>
            <w:tcW w:w="6660" w:type="dxa"/>
            <w:tcBorders>
              <w:top w:val="single" w:sz="1" w:color="060D18"/>
              <w:left w:val="single" w:sz="1" w:color="060D18"/>
              <w:bottom w:val="single" w:sz="1" w:color="060D18"/>
              <w:right w:val="single" w:sz="1" w:color="060D18"/>
            </w:tcBorders>
            <w:shd w:val="clear" w:color="auto" w:fill="0D1526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F0EDE6"/>
                <w:sz w:val="20"/>
                <w:szCs w:val="20"/>
              </w:rPr>
              <w:t xml:space="preserve">內容</w:t>
            </w:r>
          </w:p>
        </w:tc>
      </w:tr>
      <w:tr w:rsidR="00CC3900" w14:paraId="0CC39001" w14:textId="77777777">
        <w:tc>
          <w:tcPr>
            <w:tcW w:w="270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觸發點</w:t>
            </w:r>
          </w:p>
        </w:tc>
        <w:tc>
          <w:tcPr>
            <w:tcW w:w="666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卡片右側 ★ → 確認提示「取消關注 [姓名]？」</w:t>
            </w:r>
          </w:p>
        </w:tc>
      </w:tr>
      <w:tr w:rsidR="00CC3900" w14:paraId="0CC39002" w14:textId="77777777">
        <w:tc>
          <w:tcPr>
            <w:tcW w:w="270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成功路徑</w:t>
            </w:r>
          </w:p>
        </w:tc>
        <w:tc>
          <w:tcPr>
            <w:tcW w:w="666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確認 → 卡片移除（動畫淡出）→ 人數 -1 → Avatar badge 更新</w:t>
            </w:r>
          </w:p>
        </w:tc>
      </w:tr>
      <w:tr w:rsidR="00CC3900" w14:paraId="0CC39003" w14:textId="77777777">
        <w:tc>
          <w:tcPr>
            <w:tcW w:w="270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邊界</w:t>
            </w:r>
          </w:p>
        </w:tc>
        <w:tc>
          <w:tcPr>
            <w:tcW w:w="666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最後一張卡片取消後，顯示空狀態</w:t>
            </w:r>
          </w:p>
        </w:tc>
      </w:tr>
    </w:tbl>
    <w:p w14:paraId="0CC39073" w14:textId="77777777" w:rsidR="00CC3900" w:rsidRDefault="00000000">
      <w:pPr>
        <w:pStyle w:val="Heading3"/>
        <w:spacing w:before="180"/>
      </w:pPr>
      <w:r>
        <w:rPr>
          <w:color w:val="FF6B3D"/>
        </w:rPr>
        <w:t>US-03　關注名單空狀態引導</w:t>
      </w:r>
    </w:p>
    <w:p>
      <w:pPr>
        <w:spacing w:before="80" w:after="120"/>
      </w:pPr>
      <w:r>
        <w:rPr>
          <w:rFonts w:eastAsia="Arial"/>
          <w:color w:val="1A1A1A"/>
        </w:rPr>
        <w:t xml:space="preserve">身為一位剛完成追蹤功能但尚未追蹤任何選手的新用戶，進入 /my/following 看到引導提示與「前往最速榜」按鈕，知道如何開始關注選手。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2700"/>
        <w:gridCol w:w="6660"/>
      </w:tblGrid>
      <w:tr w:rsidR="00CC3900" w14:paraId="0CC39000" w14:textId="77777777">
        <w:tc>
          <w:tcPr>
            <w:tcW w:w="2700" w:type="dxa"/>
            <w:tcBorders>
              <w:top w:val="single" w:sz="1" w:color="060D18"/>
              <w:left w:val="single" w:sz="1" w:color="060D18"/>
              <w:bottom w:val="single" w:sz="1" w:color="060D18"/>
              <w:right w:val="single" w:sz="1" w:color="060D18"/>
            </w:tcBorders>
            <w:shd w:val="clear" w:color="auto" w:fill="060D18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F0EDE6"/>
                <w:sz w:val="20"/>
                <w:szCs w:val="20"/>
              </w:rPr>
              <w:t xml:space="preserve">項目</w:t>
            </w:r>
          </w:p>
        </w:tc>
        <w:tc>
          <w:tcPr>
            <w:tcW w:w="6660" w:type="dxa"/>
            <w:tcBorders>
              <w:top w:val="single" w:sz="1" w:color="060D18"/>
              <w:left w:val="single" w:sz="1" w:color="060D18"/>
              <w:bottom w:val="single" w:sz="1" w:color="060D18"/>
              <w:right w:val="single" w:sz="1" w:color="060D18"/>
            </w:tcBorders>
            <w:shd w:val="clear" w:color="auto" w:fill="0D1526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F0EDE6"/>
                <w:sz w:val="20"/>
                <w:szCs w:val="20"/>
              </w:rPr>
              <w:t xml:space="preserve">內容</w:t>
            </w:r>
          </w:p>
        </w:tc>
      </w:tr>
      <w:tr w:rsidR="00CC3900" w14:paraId="0CC39001" w14:textId="77777777">
        <w:tc>
          <w:tcPr>
            <w:tcW w:w="270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觸發條件</w:t>
            </w:r>
          </w:p>
        </w:tc>
        <w:tc>
          <w:tcPr>
            <w:tcW w:w="666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關注名單為空（N = 0）</w:t>
            </w:r>
          </w:p>
        </w:tc>
      </w:tr>
      <w:tr w:rsidR="00CC3900" w14:paraId="0CC39002" w14:textId="77777777">
        <w:tc>
          <w:tcPr>
            <w:tcW w:w="270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顯示內容</w:t>
            </w:r>
          </w:p>
        </w:tc>
        <w:tc>
          <w:tcPr>
            <w:tcW w:w="666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說明文字 + 「前往最速榜」CTA 按鈕</w:t>
            </w:r>
          </w:p>
        </w:tc>
      </w:tr>
      <w:tr w:rsidR="00CC3900" w14:paraId="0CC39003" w14:textId="77777777">
        <w:tc>
          <w:tcPr>
            <w:tcW w:w="270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CTA 行為</w:t>
            </w:r>
          </w:p>
        </w:tc>
        <w:tc>
          <w:tcPr>
            <w:tcW w:w="666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導向 /leaderboard</w:t>
            </w:r>
          </w:p>
        </w:tc>
      </w:tr>
    </w:tbl>
    <w:p w14:paraId="0CC39074" w14:textId="77777777" w:rsidR="00CC3900" w:rsidRDefault="00000000">
      <w:pPr>
        <w:pStyle w:val="Heading3"/>
        <w:spacing w:before="180"/>
      </w:pPr>
      <w:r>
        <w:rPr>
          <w:color w:val="FF6B3D"/>
        </w:rPr>
        <w:t>US-04　搜尋關注名單</w:t>
      </w:r>
    </w:p>
    <w:p>
      <w:pPr>
        <w:spacing w:before="80" w:after="120"/>
      </w:pPr>
      <w:r>
        <w:rPr>
          <w:rFonts w:eastAsia="Arial"/>
          <w:color w:val="1A1A1A"/>
        </w:rPr>
        <w:t xml:space="preserve">身為一位追蹤了 20 位選手的用戶，我在頁首搜尋框輸入姓名關鍵字，清單即時篩選只顯示符合的選手卡片，不需要全頁重新載入。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2700"/>
        <w:gridCol w:w="6660"/>
      </w:tblGrid>
      <w:tr w:rsidR="00CC3900" w14:paraId="0CC39000" w14:textId="77777777">
        <w:tc>
          <w:tcPr>
            <w:tcW w:w="2700" w:type="dxa"/>
            <w:tcBorders>
              <w:top w:val="single" w:sz="1" w:color="060D18"/>
              <w:left w:val="single" w:sz="1" w:color="060D18"/>
              <w:bottom w:val="single" w:sz="1" w:color="060D18"/>
              <w:right w:val="single" w:sz="1" w:color="060D18"/>
            </w:tcBorders>
            <w:shd w:val="clear" w:color="auto" w:fill="060D18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F0EDE6"/>
                <w:sz w:val="20"/>
                <w:szCs w:val="20"/>
              </w:rPr>
              <w:t xml:space="preserve">項目</w:t>
            </w:r>
          </w:p>
        </w:tc>
        <w:tc>
          <w:tcPr>
            <w:tcW w:w="6660" w:type="dxa"/>
            <w:tcBorders>
              <w:top w:val="single" w:sz="1" w:color="060D18"/>
              <w:left w:val="single" w:sz="1" w:color="060D18"/>
              <w:bottom w:val="single" w:sz="1" w:color="060D18"/>
              <w:right w:val="single" w:sz="1" w:color="060D18"/>
            </w:tcBorders>
            <w:shd w:val="clear" w:color="auto" w:fill="0D1526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F0EDE6"/>
                <w:sz w:val="20"/>
                <w:szCs w:val="20"/>
              </w:rPr>
              <w:t xml:space="preserve">內容</w:t>
            </w:r>
          </w:p>
        </w:tc>
      </w:tr>
      <w:tr w:rsidR="00CC3900" w14:paraId="0CC39001" w14:textId="77777777">
        <w:tc>
          <w:tcPr>
            <w:tcW w:w="270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搜尋範圍</w:t>
            </w:r>
          </w:p>
        </w:tc>
        <w:tc>
          <w:tcPr>
            <w:tcW w:w="666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COALESCE(nickname, name) 的模糊比對（client-side filter，無額外 API 請求）</w:t>
            </w:r>
          </w:p>
        </w:tc>
      </w:tr>
      <w:tr w:rsidR="00CC3900" w14:paraId="0CC39002" w14:textId="77777777">
        <w:tc>
          <w:tcPr>
            <w:tcW w:w="270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即時篩選</w:t>
            </w:r>
          </w:p>
        </w:tc>
        <w:tc>
          <w:tcPr>
            <w:tcW w:w="666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輸入後立即更新，不需按 Enter</w:t>
            </w:r>
          </w:p>
        </w:tc>
      </w:tr>
      <w:tr w:rsidR="00CC3900" w14:paraId="0CC39003" w14:textId="77777777">
        <w:tc>
          <w:tcPr>
            <w:tcW w:w="270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無結果</w:t>
            </w:r>
          </w:p>
        </w:tc>
        <w:tc>
          <w:tcPr>
            <w:tcW w:w="666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顯示「找不到符合的選手」</w:t>
            </w:r>
          </w:p>
        </w:tc>
      </w:tr>
    </w:tbl>
    <w:p w14:paraId="0CC39080" w14:textId="77777777" w:rsidR="00CC3900" w:rsidRDefault="00000000">
      <w:pPr>
        <w:pStyle w:val="Heading2"/>
      </w:pPr>
      <w:r>
        <w:rPr>
          <w:color w:val="0D1526"/>
        </w:rPr>
        <w:t>39.9 Page Context Strip 補充（修訂第 32 章）</w:t>
      </w:r>
    </w:p>
    <w:p>
      <w:pPr>
        <w:spacing w:before="80" w:after="120"/>
      </w:pPr>
      <w:r>
        <w:rPr>
          <w:rFonts w:eastAsia="Arial"/>
          <w:color w:val="1A1A1A"/>
        </w:rPr>
        <w:t xml:space="preserve">關注名單頁加入 Page Context Strip 設定：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2340"/>
        <w:gridCol w:w="3510"/>
        <w:gridCol w:w="3510"/>
      </w:tblGrid>
      <w:tr w:rsidR="00CC3900" w14:paraId="0CC49000" w14:textId="77777777">
        <w:tc>
          <w:tcPr>
            <w:tcW w:w="2340" w:type="dxa"/>
            <w:tcBorders>
              <w:top w:val="single" w:sz="1" w:color="060D18"/>
              <w:left w:val="single" w:sz="1" w:color="060D18"/>
              <w:bottom w:val="single" w:sz="1" w:color="060D18"/>
              <w:right w:val="single" w:sz="1" w:color="060D18"/>
            </w:tcBorders>
            <w:shd w:val="clear" w:color="auto" w:fill="060D18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F0EDE6"/>
                <w:sz w:val="20"/>
                <w:szCs w:val="20"/>
              </w:rPr>
              <w:t xml:space="preserve">路徑</w:t>
            </w:r>
          </w:p>
        </w:tc>
        <w:tc>
          <w:tcPr>
            <w:tcW w:w="3510" w:type="dxa"/>
            <w:tcBorders>
              <w:top w:val="single" w:sz="1" w:color="060D18"/>
              <w:left w:val="single" w:sz="1" w:color="060D18"/>
              <w:bottom w:val="single" w:sz="1" w:color="060D18"/>
              <w:right w:val="single" w:sz="1" w:color="060D18"/>
            </w:tcBorders>
            <w:shd w:val="clear" w:color="auto" w:fill="0D204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F0EDE6"/>
                <w:sz w:val="20"/>
                <w:szCs w:val="20"/>
              </w:rPr>
              <w:t xml:space="preserve">標題</w:t>
            </w:r>
          </w:p>
        </w:tc>
        <w:tc>
          <w:tcPr>
            <w:tcW w:w="3510" w:type="dxa"/>
            <w:tcBorders>
              <w:top w:val="single" w:sz="1" w:color="060D18"/>
              <w:left w:val="single" w:sz="1" w:color="060D18"/>
              <w:bottom w:val="single" w:sz="1" w:color="060D18"/>
              <w:right w:val="single" w:sz="1" w:color="060D18"/>
            </w:tcBorders>
            <w:shd w:val="clear" w:color="auto" w:fill="1A356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F0EDE6"/>
                <w:sz w:val="20"/>
                <w:szCs w:val="20"/>
              </w:rPr>
              <w:t xml:space="preserve">副標</w:t>
            </w:r>
          </w:p>
        </w:tc>
      </w:tr>
      <w:tr w:rsidR="00CC3900" w14:paraId="0CC49001" w14:textId="77777777">
        <w:tc>
          <w:tcPr>
            <w:tcW w:w="234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/my/following</w:t>
            </w:r>
          </w:p>
        </w:tc>
        <w:tc>
          <w:tcPr>
            <w:tcW w:w="351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關注名單</w:t>
            </w:r>
          </w:p>
        </w:tc>
        <w:tc>
          <w:tcPr>
            <w:tcW w:w="351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你關注的選手 · 查看他們的最佳成績</w:t>
            </w:r>
          </w:p>
        </w:tc>
      </w:tr>
    </w:tbl>
    <w:p>
      <w:pPr>
        <w:spacing w:after="240"/>
      </w:pPr>
    </w:p>
    <w:p w14:paraId="0CC40000" w14:textId="77777777" w:rsidR="00CC4000" w:rsidRDefault="00CC4000">
      <w:pPr>
        <w:pageBreakBefore/>
      </w:pPr>
    </w:p>
    <w:p w14:paraId="0CC40001" w14:textId="77777777" w:rsidR="00CC4000" w:rsidRDefault="00000000">
      <w:pPr>
        <w:pStyle w:val="Heading1"/>
      </w:pPr>
      <w:r>
        <w:rPr>
          <w:color w:val="060D18"/>
        </w:rPr>
        <w:t>40. 會員管理後台規格（修訂第 39 章 §2.6）</w:t>
      </w:r>
    </w:p>
    <w:p w14:paraId="0CC40002" w14:textId="77777777" w:rsidR="00CC4000" w:rsidRDefault="00000000">
      <w:pPr>
        <w:pStyle w:val="Heading2"/>
      </w:pPr>
      <w:r>
        <w:rPr>
          <w:color w:val="0D1526"/>
        </w:rPr>
        <w:t>40.1 設計背景</w:t>
      </w:r>
    </w:p>
    <w:p>
      <w:pPr>
        <w:spacing w:before="80" w:after="120"/>
      </w:pPr>
      <w:r>
        <w:rPr>
          <w:rFonts w:eastAsia="Arial"/>
          <w:color w:val="1A1A1A"/>
        </w:rPr>
        <w:t xml:space="preserve">本章擴充第 39 章 §2.6 的會員名單功能，新增搜尋、欄位編輯、停權與刪除能力，讓助手可以在後台直接協助選手更新資料，或處理違規帳號。</w:t>
      </w:r>
    </w:p>
    <w:p>
      <w:pPr>
        <w:spacing w:before="80" w:after="120"/>
      </w:pPr>
      <w:r>
        <w:rPr>
          <w:rFonts w:eastAsia="Arial"/>
          <w:color w:val="1A1A1A"/>
        </w:rPr>
        <w:t xml:space="preserve">所有管理員操作均需記錄操作者（audited by）與操作時間，供日後稽核。</w:t>
      </w:r>
    </w:p>
    <w:p w14:paraId="0CC40010" w14:textId="77777777" w:rsidR="00CC4000" w:rsidRDefault="00000000">
      <w:pPr>
        <w:pStyle w:val="Heading2"/>
      </w:pPr>
      <w:r>
        <w:rPr>
          <w:color w:val="0D1526"/>
        </w:rPr>
        <w:t>40.2 ATHLETE 資料表新增欄位</w:t>
      </w:r>
    </w:p>
    <w:p>
      <w:pPr>
        <w:spacing w:before="80" w:after="120"/>
      </w:pPr>
      <w:r>
        <w:rPr>
          <w:rFonts w:eastAsia="Arial"/>
          <w:color w:val="1A1A1A"/>
        </w:rPr>
        <w:t xml:space="preserve">停權功能需要在 ATHLETE 表新增兩個欄位：</w:t>
      </w:r>
    </w:p>
    <w:tbl>
      <w:tblPr>
        <w:tblW w:w="9360" w:type="dxa"/>
        <w:tblBorders>
          <w:top w:val="single" w:sz="4" w:color="auto"/>
          <w:left w:val="single" w:sz="4" w:color="auto"/>
          <w:bottom w:val="single" w:sz="4" w:color="auto"/>
          <w:right w:val="single" w:sz="4" w:color="auto"/>
          <w:insideH w:val="single" w:sz="4" w:color="auto"/>
          <w:insideV w:val="single" w:sz="4" w:color="auto"/>
        </w:tblBorders>
      </w:tblPr>
      <w:tblGrid>
        <w:gridCol w:w="2340"/>
        <w:gridCol w:w="2340"/>
        <w:gridCol w:w="4680"/>
      </w:tblGrid>
      <w:tr w:rsidR="00CC4000" w14:paraId="0CC50000" w14:textId="77777777">
        <w:tc>
          <w:tcPr>
            <w:tcW w:w="2340" w:type="dxa"/>
            <w:tcBorders>
              <w:top w:val="single" w:sz="1" w:color="060D18"/>
              <w:left w:val="single" w:sz="1" w:color="060D18"/>
              <w:bottom w:val="single" w:sz="1" w:color="060D18"/>
              <w:right w:val="single" w:sz="1" w:color="060D18"/>
            </w:tcBorders>
            <w:shd w:val="clear" w:color="auto" w:fill="060D18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F0EDE6"/>
                <w:sz w:val="20"/>
                <w:szCs w:val="20"/>
              </w:rPr>
              <w:t xml:space="preserve">欄位</w:t>
            </w:r>
          </w:p>
        </w:tc>
        <w:tc>
          <w:tcPr>
            <w:tcW w:w="2340" w:type="dxa"/>
            <w:tcBorders>
              <w:top w:val="single" w:sz="1" w:color="060D18"/>
              <w:left w:val="single" w:sz="1" w:color="060D18"/>
              <w:bottom w:val="single" w:sz="1" w:color="060D18"/>
              <w:right w:val="single" w:sz="1" w:color="060D18"/>
            </w:tcBorders>
            <w:shd w:val="clear" w:color="auto" w:fill="0D204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F0EDE6"/>
                <w:sz w:val="20"/>
                <w:szCs w:val="20"/>
              </w:rPr>
              <w:t xml:space="preserve">型別</w:t>
            </w:r>
          </w:p>
        </w:tc>
        <w:tc>
          <w:tcPr>
            <w:tcW w:w="4680" w:type="dxa"/>
            <w:tcBorders>
              <w:top w:val="single" w:sz="1" w:color="060D18"/>
              <w:left w:val="single" w:sz="1" w:color="060D18"/>
              <w:bottom w:val="single" w:sz="1" w:color="060D18"/>
              <w:right w:val="single" w:sz="1" w:color="060D18"/>
            </w:tcBorders>
            <w:shd w:val="clear" w:color="auto" w:fill="1A356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F0EDE6"/>
                <w:sz w:val="20"/>
                <w:szCs w:val="20"/>
              </w:rPr>
              <w:t xml:space="preserve">說明</w:t>
            </w:r>
          </w:p>
        </w:tc>
      </w:tr>
      <w:tr w:rsidR="00CC4000" w14:paraId="0CC50001" w14:textId="77777777">
        <w:tc>
          <w:tcPr>
            <w:tcW w:w="234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suspended_at</w:t>
            </w:r>
          </w:p>
        </w:tc>
        <w:tc>
          <w:tcPr>
            <w:tcW w:w="234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timestamp nullable</w:t>
            </w:r>
          </w:p>
        </w:tc>
        <w:tc>
          <w:tcPr>
            <w:tcW w:w="468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停權時間；NULL 表示正常狀態</w:t>
            </w:r>
          </w:p>
        </w:tc>
      </w:tr>
      <w:tr w:rsidR="00CC4000" w14:paraId="0CC50002" w14:textId="77777777">
        <w:tc>
          <w:tcPr>
            <w:tcW w:w="234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suspended_by</w:t>
            </w:r>
          </w:p>
        </w:tc>
        <w:tc>
          <w:tcPr>
            <w:tcW w:w="234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uuid FK nullable</w:t>
            </w:r>
          </w:p>
        </w:tc>
        <w:tc>
          <w:tcPr>
            <w:tcW w:w="468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執行停權的助手帳號</w:t>
            </w:r>
          </w:p>
        </w:tc>
      </w:tr>
      <w:tr w:rsidR="00CC4000" w14:paraId="0CC50003" w14:textId="77777777">
        <w:tc>
          <w:tcPr>
            <w:tcW w:w="234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suspend_reason</w:t>
            </w:r>
          </w:p>
        </w:tc>
        <w:tc>
          <w:tcPr>
            <w:tcW w:w="234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text nullable</w:t>
            </w:r>
          </w:p>
        </w:tc>
        <w:tc>
          <w:tcPr>
            <w:tcW w:w="468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停權原因，必填（停權時強制輸入）</w:t>
            </w:r>
          </w:p>
        </w:tc>
      </w:tr>
    </w:tbl>
    <w:p>
      <w:pPr>
        <w:spacing w:before="60" w:after="80"/>
        <w:ind w:left="240"/>
      </w:pPr>
      <w:r>
        <w:rPr>
          <w:rFonts w:eastAsia="Arial"/>
          <w:i/>
          <w:color w:val="8A96A8"/>
          <w:sz w:val="20"/>
        </w:rPr>
        <w:t xml:space="preserve">deleted_at 欄位沿用第 31 章設計，管理員強制刪除與選手自行刪除使用同一欄位，行為一致：1 個月緩衝後永久清除。</w:t>
      </w:r>
    </w:p>
    <w:p w14:paraId="0CC40020" w14:textId="77777777" w:rsidR="00CC4000" w:rsidRDefault="00000000">
      <w:pPr>
        <w:pStyle w:val="Heading2"/>
      </w:pPr>
      <w:r>
        <w:rPr>
          <w:color w:val="0D1526"/>
        </w:rPr>
        <w:t>40.3 停權效果（方案 A）</w:t>
      </w:r>
    </w:p>
    <w:p>
      <w:pPr>
        <w:spacing w:before="80" w:after="120"/>
      </w:pPr>
      <w:r>
        <w:rPr>
          <w:rFonts w:eastAsia="Arial"/>
          <w:color w:val="1A1A1A"/>
        </w:rPr>
        <w:t xml:space="preserve">stopped_at IS NOT NULL 的帳號：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 xml:space="preserve">無法登入（middleware 檢查，重定向至 /login 並顯示停權說明）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 xml:space="preserve">公開成績從排行榜、最速榜移除（`leaderboard_entries` view 加入 `a.suspended_at IS NULL` 條件）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 xml:space="preserve">個人公開頁面顯示「此帳號已停用」，不顯示成績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 xml:space="preserve">未認領成績（athlete_id = null）不受影響，仍保持公開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 xml:space="preserve">停權可解除（suspended_at 設回 NULL），帳號與成績立即恢復</w:t>
      </w:r>
    </w:p>
    <w:p>
      <w:pPr>
        <w:spacing w:before="60" w:after="80"/>
        <w:ind w:left="240"/>
      </w:pPr>
      <w:r>
        <w:rPr>
          <w:rFonts w:eastAsia="Arial"/>
          <w:i/>
          <w:color w:val="8A96A8"/>
          <w:sz w:val="20"/>
        </w:rPr>
        <w:t xml:space="preserve">停權期間的成績資料完整保留於 DB，不刪除。解除停權後公開頁面即時恢復，無需重新操作。</w:t>
      </w:r>
    </w:p>
    <w:p w14:paraId="0CC40030" w14:textId="77777777" w:rsidR="00CC4000" w:rsidRDefault="00000000">
      <w:pPr>
        <w:pStyle w:val="Heading2"/>
      </w:pPr>
      <w:r>
        <w:rPr>
          <w:color w:val="0D1526"/>
        </w:rPr>
        <w:t>40.4 強制刪除規則</w:t>
      </w:r>
    </w:p>
    <w:p>
      <w:pPr>
        <w:spacing w:before="80" w:after="120"/>
      </w:pPr>
      <w:r>
        <w:rPr>
          <w:rFonts w:eastAsia="Arial"/>
          <w:color w:val="1A1A1A"/>
        </w:rPr>
        <w:t xml:space="preserve">管理員強制刪除帳號與選手自行刪除使用相同邏輯（第 31 章）：</w:t>
      </w:r>
    </w:p>
    <w:tbl>
      <w:tblPr>
        <w:tblW w:w="9360" w:type="dxa"/>
        <w:tblBorders>
          <w:top w:val="single" w:sz="4" w:color="auto"/>
          <w:left w:val="single" w:sz="4" w:color="auto"/>
          <w:bottom w:val="single" w:sz="4" w:color="auto"/>
          <w:right w:val="single" w:sz="4" w:color="auto"/>
          <w:insideH w:val="single" w:sz="4" w:color="auto"/>
          <w:insideV w:val="single" w:sz="4" w:color="auto"/>
        </w:tblBorders>
      </w:tblPr>
      <w:tblGrid>
        <w:gridCol w:w="3240"/>
        <w:gridCol w:w="6120"/>
      </w:tblGrid>
      <w:tr w:rsidR="00CC4000" w14:paraId="0CC40000" w14:textId="77777777">
        <w:tc>
          <w:tcPr>
            <w:tcW w:w="3240" w:type="dxa"/>
            <w:tcBorders>
              <w:top w:val="single" w:sz="1" w:color="060D18"/>
              <w:left w:val="single" w:sz="1" w:color="060D18"/>
              <w:bottom w:val="single" w:sz="1" w:color="060D18"/>
              <w:right w:val="single" w:sz="1" w:color="060D18"/>
            </w:tcBorders>
            <w:shd w:val="clear" w:color="auto" w:fill="060D18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F0EDE6"/>
                <w:sz w:val="20"/>
                <w:szCs w:val="20"/>
              </w:rPr>
              <w:t xml:space="preserve">成績類型</w:t>
            </w:r>
          </w:p>
        </w:tc>
        <w:tc>
          <w:tcPr>
            <w:tcW w:w="6120" w:type="dxa"/>
            <w:tcBorders>
              <w:top w:val="single" w:sz="1" w:color="060D18"/>
              <w:left w:val="single" w:sz="1" w:color="060D18"/>
              <w:bottom w:val="single" w:sz="1" w:color="060D18"/>
              <w:right w:val="single" w:sz="1" w:color="060D18"/>
            </w:tcBorders>
            <w:shd w:val="clear" w:color="auto" w:fill="0D1526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F0EDE6"/>
                <w:sz w:val="20"/>
                <w:szCs w:val="20"/>
              </w:rPr>
              <w:t xml:space="preserve">處理方式</w:t>
            </w:r>
          </w:p>
        </w:tc>
      </w:tr>
      <w:tr w:rsidR="00CC4000" w14:paraId="0CC40001" w14:textId="77777777">
        <w:tc>
          <w:tcPr>
            <w:tcW w:w="324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claimed 成績（official / certificate）</w:t>
            </w:r>
          </w:p>
        </w:tc>
        <w:tc>
          <w:tcPr>
            <w:tcW w:w="612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claim_status → unlinked；athlete_id 清空；成績資料保留公開</w:t>
            </w:r>
          </w:p>
        </w:tc>
      </w:tr>
      <w:tr w:rsidR="00CC4000" w14:paraId="0CC40002" w14:textId="77777777">
        <w:tc>
          <w:tcPr>
            <w:tcW w:w="324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self_reported 成績</w:t>
            </w:r>
          </w:p>
        </w:tc>
        <w:tc>
          <w:tcPr>
            <w:tcW w:w="612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deleted_at 設為當下；1 個月後永久清除</w:t>
            </w:r>
          </w:p>
        </w:tc>
      </w:tr>
      <w:tr w:rsidR="00CC4000" w14:paraId="0CC40003" w14:textId="77777777">
        <w:tc>
          <w:tcPr>
            <w:tcW w:w="324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幫他人新增的成績（submitted_by = 該帳號）</w:t>
            </w:r>
          </w:p>
        </w:tc>
        <w:tc>
          <w:tcPr>
            <w:tcW w:w="612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submitted_by 清空；成績仍以 unclaimed 狀態保留</w:t>
            </w:r>
          </w:p>
        </w:tc>
      </w:tr>
    </w:tbl>
    <w:p>
      <w:pPr>
        <w:spacing w:before="80" w:after="120"/>
      </w:pPr>
      <w:r>
        <w:rPr>
          <w:rFonts w:eastAsia="Arial"/>
          <w:color w:val="1A1A1A"/>
        </w:rPr>
        <w:t xml:space="preserve">強制刪除前必須輸入確認文字（「確認刪除 [Email]」），防止誤操作。刪除後 30 天內可由 admin 復原（設 deleted_at = NULL）；30 天後永久清除，無法復原。</w:t>
      </w:r>
    </w:p>
    <w:p w14:paraId="0CC40040" w14:textId="77777777" w:rsidR="00CC4000" w:rsidRDefault="00000000">
      <w:pPr>
        <w:pStyle w:val="Heading2"/>
      </w:pPr>
      <w:r>
        <w:rPr>
          <w:color w:val="0D1526"/>
        </w:rPr>
        <w:t>40.5 會員列表頁（修訂 §2.6）</w:t>
      </w:r>
    </w:p>
    <w:p w14:paraId="0CC40041" w14:textId="77777777" w:rsidR="00CC4000" w:rsidRDefault="00000000">
      <w:pPr>
        <w:pStyle w:val="Heading3"/>
        <w:spacing w:before="180"/>
      </w:pPr>
      <w:r>
        <w:rPr>
          <w:color w:val="FF6B3D"/>
        </w:rPr>
        <w:t>搜尋功能</w:t>
      </w:r>
    </w:p>
    <w:p>
      <w:pPr>
        <w:spacing w:before="80" w:after="120"/>
      </w:pPr>
      <w:r>
        <w:rPr>
          <w:rFonts w:eastAsia="Arial"/>
          <w:color w:val="1A1A1A"/>
        </w:rPr>
        <w:t xml:space="preserve">頁首搜尋框支援即時篩選（client-side），搜尋範圍：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 xml:space="preserve">姓名（name）：模糊比對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 xml:space="preserve">暱稱（nickname）：模糊比對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 xml:space="preserve">Email：前綴比對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 xml:space="preserve">角色篩選：下拉選單（全部 / 選手 / 助手 / 管理員）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 xml:space="preserve">狀態篩選：下拉選單（全部 / 正常 / 已停權 / 已刪除）</w:t>
      </w:r>
    </w:p>
    <w:p>
      <w:pPr>
        <w:spacing w:before="60" w:after="80"/>
        <w:ind w:left="240"/>
      </w:pPr>
      <w:r>
        <w:rPr>
          <w:rFonts w:eastAsia="Arial"/>
          <w:i/>
          <w:color w:val="8A96A8"/>
          <w:sz w:val="20"/>
        </w:rPr>
        <w:t xml:space="preserve">已刪除（deleted_at IS NOT NULL）帳號預設不顯示，需手動切換「已刪除」篩選查看。停權帳號預設顯示，列表中以橘色文字標示「已停權」。</w:t>
      </w:r>
    </w:p>
    <w:p w14:paraId="0CC40042" w14:textId="77777777" w:rsidR="00CC4000" w:rsidRDefault="00000000">
      <w:pPr>
        <w:pStyle w:val="Heading3"/>
        <w:spacing w:before="180"/>
      </w:pPr>
      <w:r>
        <w:rPr>
          <w:color w:val="FF6B3D"/>
        </w:rPr>
        <w:t>列表欄位</w:t>
      </w:r>
    </w:p>
    <w:tbl>
      <w:tblPr>
        <w:tblW w:w="9360" w:type="dxa"/>
        <w:tblBorders>
          <w:top w:val="single" w:sz="4" w:color="auto"/>
          <w:left w:val="single" w:sz="4" w:color="auto"/>
          <w:bottom w:val="single" w:sz="4" w:color="auto"/>
          <w:right w:val="single" w:sz="4" w:color="auto"/>
          <w:insideH w:val="single" w:sz="4" w:color="auto"/>
          <w:insideV w:val="single" w:sz="4" w:color="auto"/>
        </w:tblBorders>
      </w:tblPr>
      <w:tblGrid>
        <w:gridCol w:w="1800"/>
        <w:gridCol w:w="4500"/>
        <w:gridCol w:w="3060"/>
      </w:tblGrid>
      <w:tr w:rsidR="00CC4000" w14:paraId="0CC50000" w14:textId="77777777">
        <w:tc>
          <w:tcPr>
            <w:tcW w:w="1800" w:type="dxa"/>
            <w:tcBorders>
              <w:top w:val="single" w:sz="1" w:color="060D18"/>
              <w:left w:val="single" w:sz="1" w:color="060D18"/>
              <w:bottom w:val="single" w:sz="1" w:color="060D18"/>
              <w:right w:val="single" w:sz="1" w:color="060D18"/>
            </w:tcBorders>
            <w:shd w:val="clear" w:color="auto" w:fill="060D18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F0EDE6"/>
                <w:sz w:val="20"/>
                <w:szCs w:val="20"/>
              </w:rPr>
              <w:t xml:space="preserve">欄位</w:t>
            </w:r>
          </w:p>
        </w:tc>
        <w:tc>
          <w:tcPr>
            <w:tcW w:w="4500" w:type="dxa"/>
            <w:tcBorders>
              <w:top w:val="single" w:sz="1" w:color="060D18"/>
              <w:left w:val="single" w:sz="1" w:color="060D18"/>
              <w:bottom w:val="single" w:sz="1" w:color="060D18"/>
              <w:right w:val="single" w:sz="1" w:color="060D18"/>
            </w:tcBorders>
            <w:shd w:val="clear" w:color="auto" w:fill="0D204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F0EDE6"/>
                <w:sz w:val="20"/>
                <w:szCs w:val="20"/>
              </w:rPr>
              <w:t xml:space="preserve">說明</w:t>
            </w:r>
          </w:p>
        </w:tc>
        <w:tc>
          <w:tcPr>
            <w:tcW w:w="3060" w:type="dxa"/>
            <w:tcBorders>
              <w:top w:val="single" w:sz="1" w:color="060D18"/>
              <w:left w:val="single" w:sz="1" w:color="060D18"/>
              <w:bottom w:val="single" w:sz="1" w:color="060D18"/>
              <w:right w:val="single" w:sz="1" w:color="060D18"/>
            </w:tcBorders>
            <w:shd w:val="clear" w:color="auto" w:fill="1A356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F0EDE6"/>
                <w:sz w:val="20"/>
                <w:szCs w:val="20"/>
              </w:rPr>
              <w:t xml:space="preserve">備注</w:t>
            </w:r>
          </w:p>
        </w:tc>
      </w:tr>
      <w:tr w:rsidR="00CC4000" w14:paraId="0CC50001" w14:textId="77777777">
        <w:tc>
          <w:tcPr>
            <w:tcW w:w="180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姓名 / Email</w:t>
            </w:r>
          </w:p>
        </w:tc>
        <w:tc>
          <w:tcPr>
            <w:tcW w:w="450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COALESCE(nickname, name)，下方小字顯示 Email</w:t>
            </w:r>
          </w:p>
        </w:tc>
        <w:tc>
          <w:tcPr>
            <w:tcW w:w="306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</w:tc>
      </w:tr>
      <w:tr w:rsidR="00CC4000" w14:paraId="0CC50002" w14:textId="77777777">
        <w:tc>
          <w:tcPr>
            <w:tcW w:w="180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角色</w:t>
            </w:r>
          </w:p>
        </w:tc>
        <w:tc>
          <w:tcPr>
            <w:tcW w:w="450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Badge：選手 / 助手 / 管理員</w:t>
            </w:r>
          </w:p>
        </w:tc>
        <w:tc>
          <w:tcPr>
            <w:tcW w:w="306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</w:tc>
      </w:tr>
      <w:tr w:rsidR="00CC4000" w14:paraId="0CC50003" w14:textId="77777777">
        <w:tc>
          <w:tcPr>
            <w:tcW w:w="180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狀態</w:t>
            </w:r>
          </w:p>
        </w:tc>
        <w:tc>
          <w:tcPr>
            <w:tcW w:w="450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正常 / 已停權（橘色）/ 已刪除（灰色）</w:t>
            </w:r>
          </w:p>
        </w:tc>
        <w:tc>
          <w:tcPr>
            <w:tcW w:w="306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</w:tc>
      </w:tr>
      <w:tr w:rsidR="00CC4000" w14:paraId="0CC50004" w14:textId="77777777">
        <w:tc>
          <w:tcPr>
            <w:tcW w:w="180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成績筆數</w:t>
            </w:r>
          </w:p>
        </w:tc>
        <w:tc>
          <w:tcPr>
            <w:tcW w:w="450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該帳號的成績總數</w:t>
            </w:r>
          </w:p>
        </w:tc>
        <w:tc>
          <w:tcPr>
            <w:tcW w:w="306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</w:tc>
      </w:tr>
      <w:tr w:rsidR="00CC4000" w14:paraId="0CC50005" w14:textId="77777777">
        <w:tc>
          <w:tcPr>
            <w:tcW w:w="180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註冊日期</w:t>
            </w:r>
          </w:p>
        </w:tc>
        <w:tc>
          <w:tcPr>
            <w:tcW w:w="450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created_at，格式 YYYY-MM-DD</w:t>
            </w:r>
          </w:p>
        </w:tc>
        <w:tc>
          <w:tcPr>
            <w:tcW w:w="306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</w:tc>
      </w:tr>
      <w:tr w:rsidR="00CC4000" w14:paraId="0CC50006" w14:textId="77777777">
        <w:tc>
          <w:tcPr>
            <w:tcW w:w="180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操作</w:t>
            </w:r>
          </w:p>
        </w:tc>
        <w:tc>
          <w:tcPr>
            <w:tcW w:w="450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⋯ 選單（詳見 40.7）</w:t>
            </w:r>
          </w:p>
        </w:tc>
        <w:tc>
          <w:tcPr>
            <w:tcW w:w="306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</w:tc>
      </w:tr>
    </w:tbl>
    <w:p w14:paraId="0CC40050" w14:textId="77777777" w:rsidR="00CC4000" w:rsidRDefault="00000000">
      <w:pPr>
        <w:pStyle w:val="Heading2"/>
      </w:pPr>
      <w:r>
        <w:rPr>
          <w:color w:val="0D1526"/>
        </w:rPr>
        <w:t>40.6 會員詳情 Popup（修訂 §2.6）</w:t>
      </w:r>
    </w:p>
    <w:p>
      <w:pPr>
        <w:spacing w:before="80" w:after="120"/>
      </w:pPr>
      <w:r>
        <w:rPr>
          <w:rFonts w:eastAsia="Arial"/>
          <w:color w:val="1A1A1A"/>
        </w:rPr>
        <w:t xml:space="preserve">點擊列開啟詳情 popup，分為「檢視」與「編輯」兩個模式，預設為檢視模式。</w:t>
      </w:r>
    </w:p>
    <w:p w14:paraId="0CC40051" w14:textId="77777777" w:rsidR="00CC4000" w:rsidRDefault="00000000">
      <w:pPr>
        <w:pStyle w:val="Heading3"/>
        <w:spacing w:before="180"/>
      </w:pPr>
      <w:r>
        <w:rPr>
          <w:color w:val="FF6B3D"/>
        </w:rPr>
        <w:t>檢視模式</w:t>
      </w:r>
    </w:p>
    <w:tbl>
      <w:tblPr>
        <w:tblW w:w="9360" w:type="dxa"/>
        <w:tblBorders>
          <w:top w:val="single" w:sz="4" w:color="auto"/>
          <w:left w:val="single" w:sz="4" w:color="auto"/>
          <w:bottom w:val="single" w:sz="4" w:color="auto"/>
          <w:right w:val="single" w:sz="4" w:color="auto"/>
          <w:insideH w:val="single" w:sz="4" w:color="auto"/>
          <w:insideV w:val="single" w:sz="4" w:color="auto"/>
        </w:tblBorders>
      </w:tblPr>
      <w:tblGrid>
        <w:gridCol w:w="2700"/>
        <w:gridCol w:w="6660"/>
      </w:tblGrid>
      <w:tr w:rsidR="00CC4000" w14:paraId="0CC40000" w14:textId="77777777">
        <w:tc>
          <w:tcPr>
            <w:tcW w:w="2700" w:type="dxa"/>
            <w:tcBorders>
              <w:top w:val="single" w:sz="1" w:color="060D18"/>
              <w:left w:val="single" w:sz="1" w:color="060D18"/>
              <w:bottom w:val="single" w:sz="1" w:color="060D18"/>
              <w:right w:val="single" w:sz="1" w:color="060D18"/>
            </w:tcBorders>
            <w:shd w:val="clear" w:color="auto" w:fill="060D18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F0EDE6"/>
                <w:sz w:val="20"/>
                <w:szCs w:val="20"/>
              </w:rPr>
              <w:t xml:space="preserve">欄位</w:t>
            </w:r>
          </w:p>
        </w:tc>
        <w:tc>
          <w:tcPr>
            <w:tcW w:w="6660" w:type="dxa"/>
            <w:tcBorders>
              <w:top w:val="single" w:sz="1" w:color="060D18"/>
              <w:left w:val="single" w:sz="1" w:color="060D18"/>
              <w:bottom w:val="single" w:sz="1" w:color="060D18"/>
              <w:right w:val="single" w:sz="1" w:color="060D18"/>
            </w:tcBorders>
            <w:shd w:val="clear" w:color="auto" w:fill="0D1526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F0EDE6"/>
                <w:sz w:val="20"/>
                <w:szCs w:val="20"/>
              </w:rPr>
              <w:t xml:space="preserve">說明</w:t>
            </w:r>
          </w:p>
        </w:tc>
      </w:tr>
      <w:tr w:rsidR="00CC4000" w14:paraId="0CC40001" w14:textId="77777777">
        <w:tc>
          <w:tcPr>
            <w:tcW w:w="270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真實姓名（name）</w:t>
            </w:r>
          </w:p>
        </w:tc>
        <w:tc>
          <w:tcPr>
            <w:tcW w:w="666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顯示值</w:t>
            </w:r>
          </w:p>
        </w:tc>
      </w:tr>
      <w:tr w:rsidR="00CC4000" w14:paraId="0CC40002" w14:textId="77777777">
        <w:tc>
          <w:tcPr>
            <w:tcW w:w="270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暱稱（nickname）</w:t>
            </w:r>
          </w:p>
        </w:tc>
        <w:tc>
          <w:tcPr>
            <w:tcW w:w="666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顯示值，未填顯示「—」</w:t>
            </w:r>
          </w:p>
        </w:tc>
      </w:tr>
      <w:tr w:rsidR="00CC4000" w14:paraId="0CC40003" w14:textId="77777777">
        <w:tc>
          <w:tcPr>
            <w:tcW w:w="270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Email</w:t>
            </w:r>
          </w:p>
        </w:tc>
        <w:tc>
          <w:tcPr>
            <w:tcW w:w="666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顯示值</w:t>
            </w:r>
          </w:p>
        </w:tc>
      </w:tr>
      <w:tr w:rsidR="00CC4000" w14:paraId="0CC40004" w14:textId="77777777">
        <w:tc>
          <w:tcPr>
            <w:tcW w:w="270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性別</w:t>
            </w:r>
          </w:p>
        </w:tc>
        <w:tc>
          <w:tcPr>
            <w:tcW w:w="666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顯示值，未填顯示「—」</w:t>
            </w:r>
          </w:p>
        </w:tc>
      </w:tr>
      <w:tr w:rsidR="00CC4000" w14:paraId="0CC40005" w14:textId="77777777">
        <w:tc>
          <w:tcPr>
            <w:tcW w:w="270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出生年份</w:t>
            </w:r>
          </w:p>
        </w:tc>
        <w:tc>
          <w:tcPr>
            <w:tcW w:w="666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顯示值，未填顯示「—」</w:t>
            </w:r>
          </w:p>
        </w:tc>
      </w:tr>
      <w:tr w:rsidR="00CC4000" w14:paraId="0CC40006" w14:textId="77777777">
        <w:tc>
          <w:tcPr>
            <w:tcW w:w="270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國籍</w:t>
            </w:r>
          </w:p>
        </w:tc>
        <w:tc>
          <w:tcPr>
            <w:tcW w:w="666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顯示值，未填顯示「—」</w:t>
            </w:r>
          </w:p>
        </w:tc>
      </w:tr>
      <w:tr w:rsidR="00CC4000" w14:paraId="0CC40007" w14:textId="77777777">
        <w:tc>
          <w:tcPr>
            <w:tcW w:w="270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自我介紹</w:t>
            </w:r>
          </w:p>
        </w:tc>
        <w:tc>
          <w:tcPr>
            <w:tcW w:w="666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顯示值，未填顯示「—」</w:t>
            </w:r>
          </w:p>
        </w:tc>
      </w:tr>
      <w:tr w:rsidR="00CC4000" w14:paraId="0CC40008" w14:textId="77777777">
        <w:tc>
          <w:tcPr>
            <w:tcW w:w="270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成績筆數</w:t>
            </w:r>
          </w:p>
        </w:tc>
        <w:tc>
          <w:tcPr>
            <w:tcW w:w="666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數字</w:t>
            </w:r>
          </w:p>
        </w:tc>
      </w:tr>
      <w:tr w:rsidR="00CC4000" w14:paraId="0CC40009" w14:textId="77777777">
        <w:tc>
          <w:tcPr>
            <w:tcW w:w="270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角色</w:t>
            </w:r>
          </w:p>
        </w:tc>
        <w:tc>
          <w:tcPr>
            <w:tcW w:w="666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選手 / 助手 / 管理員，含切換按鈕</w:t>
            </w:r>
          </w:p>
        </w:tc>
      </w:tr>
      <w:tr w:rsidR="00CC4000" w14:paraId="0CC4000A" w14:textId="77777777">
        <w:tc>
          <w:tcPr>
            <w:tcW w:w="270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帳號狀態</w:t>
            </w:r>
          </w:p>
        </w:tc>
        <w:tc>
          <w:tcPr>
            <w:tcW w:w="666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正常 / 已停權（含停權時間與原因）</w:t>
            </w:r>
          </w:p>
        </w:tc>
      </w:tr>
      <w:tr w:rsidR="00CC4000" w14:paraId="0CC4000B" w14:textId="77777777">
        <w:tc>
          <w:tcPr>
            <w:tcW w:w="270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註冊時間</w:t>
            </w:r>
          </w:p>
        </w:tc>
        <w:tc>
          <w:tcPr>
            <w:tcW w:w="666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created_at</w:t>
            </w:r>
          </w:p>
        </w:tc>
      </w:tr>
    </w:tbl>
    <w:p w14:paraId="0CC40052" w14:textId="77777777" w:rsidR="00CC4000" w:rsidRDefault="00000000">
      <w:pPr>
        <w:pStyle w:val="Heading3"/>
        <w:spacing w:before="180"/>
      </w:pPr>
      <w:r>
        <w:rPr>
          <w:color w:val="FF6B3D"/>
        </w:rPr>
        <w:t>編輯模式</w:t>
      </w:r>
    </w:p>
    <w:p>
      <w:pPr>
        <w:spacing w:before="80" w:after="120"/>
      </w:pPr>
      <w:r>
        <w:rPr>
          <w:rFonts w:eastAsia="Arial"/>
          <w:color w:val="1A1A1A"/>
        </w:rPr>
        <w:t xml:space="preserve">點擊右上角「編輯」按鈕切換，欄位變為可輸入狀態。可編輯欄位：</w:t>
      </w:r>
    </w:p>
    <w:tbl>
      <w:tblPr>
        <w:tblW w:w="9360" w:type="dxa"/>
        <w:tblBorders>
          <w:top w:val="single" w:sz="4" w:color="auto"/>
          <w:left w:val="single" w:sz="4" w:color="auto"/>
          <w:bottom w:val="single" w:sz="4" w:color="auto"/>
          <w:right w:val="single" w:sz="4" w:color="auto"/>
          <w:insideH w:val="single" w:sz="4" w:color="auto"/>
          <w:insideV w:val="single" w:sz="4" w:color="auto"/>
        </w:tblBorders>
      </w:tblPr>
      <w:tblGrid>
        <w:gridCol w:w="2700"/>
        <w:gridCol w:w="1440"/>
        <w:gridCol w:w="5220"/>
      </w:tblGrid>
      <w:tr w:rsidR="00CC4000" w14:paraId="0CC50000" w14:textId="77777777">
        <w:tc>
          <w:tcPr>
            <w:tcW w:w="2700" w:type="dxa"/>
            <w:tcBorders>
              <w:top w:val="single" w:sz="1" w:color="060D18"/>
              <w:left w:val="single" w:sz="1" w:color="060D18"/>
              <w:bottom w:val="single" w:sz="1" w:color="060D18"/>
              <w:right w:val="single" w:sz="1" w:color="060D18"/>
            </w:tcBorders>
            <w:shd w:val="clear" w:color="auto" w:fill="060D18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F0EDE6"/>
                <w:sz w:val="20"/>
                <w:szCs w:val="20"/>
              </w:rPr>
              <w:t xml:space="preserve">欄位</w:t>
            </w:r>
          </w:p>
        </w:tc>
        <w:tc>
          <w:tcPr>
            <w:tcW w:w="1440" w:type="dxa"/>
            <w:tcBorders>
              <w:top w:val="single" w:sz="1" w:color="060D18"/>
              <w:left w:val="single" w:sz="1" w:color="060D18"/>
              <w:bottom w:val="single" w:sz="1" w:color="060D18"/>
              <w:right w:val="single" w:sz="1" w:color="060D18"/>
            </w:tcBorders>
            <w:shd w:val="clear" w:color="auto" w:fill="0D204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F0EDE6"/>
                <w:sz w:val="20"/>
                <w:szCs w:val="20"/>
              </w:rPr>
              <w:t xml:space="preserve">可編輯</w:t>
            </w:r>
          </w:p>
        </w:tc>
        <w:tc>
          <w:tcPr>
            <w:tcW w:w="5220" w:type="dxa"/>
            <w:tcBorders>
              <w:top w:val="single" w:sz="1" w:color="060D18"/>
              <w:left w:val="single" w:sz="1" w:color="060D18"/>
              <w:bottom w:val="single" w:sz="1" w:color="060D18"/>
              <w:right w:val="single" w:sz="1" w:color="060D18"/>
            </w:tcBorders>
            <w:shd w:val="clear" w:color="auto" w:fill="1A356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F0EDE6"/>
                <w:sz w:val="20"/>
                <w:szCs w:val="20"/>
              </w:rPr>
              <w:t xml:space="preserve">說明</w:t>
            </w:r>
          </w:p>
        </w:tc>
      </w:tr>
      <w:tr w:rsidR="00CC4000" w14:paraId="0CC50001" w14:textId="77777777">
        <w:tc>
          <w:tcPr>
            <w:tcW w:w="270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真實姓名（name）</w:t>
            </w:r>
          </w:p>
        </w:tc>
        <w:tc>
          <w:tcPr>
            <w:tcW w:w="144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✅</w:t>
            </w:r>
          </w:p>
        </w:tc>
        <w:tc>
          <w:tcPr>
            <w:tcW w:w="522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</w:tc>
      </w:tr>
      <w:tr w:rsidR="00CC4000" w14:paraId="0CC50002" w14:textId="77777777">
        <w:tc>
          <w:tcPr>
            <w:tcW w:w="270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暱稱（nickname）</w:t>
            </w:r>
          </w:p>
        </w:tc>
        <w:tc>
          <w:tcPr>
            <w:tcW w:w="144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✅</w:t>
            </w:r>
          </w:p>
        </w:tc>
        <w:tc>
          <w:tcPr>
            <w:tcW w:w="522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</w:tc>
      </w:tr>
      <w:tr w:rsidR="00CC4000" w14:paraId="0CC50003" w14:textId="77777777">
        <w:tc>
          <w:tcPr>
            <w:tcW w:w="270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Email</w:t>
            </w:r>
          </w:p>
        </w:tc>
        <w:tc>
          <w:tcPr>
            <w:tcW w:w="144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✅</w:t>
            </w:r>
          </w:p>
        </w:tc>
        <w:tc>
          <w:tcPr>
            <w:tcW w:w="522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需確認提示；修改後選手會收到通知（若 Email 功能已開通）</w:t>
            </w:r>
          </w:p>
        </w:tc>
      </w:tr>
      <w:tr w:rsidR="00CC4000" w14:paraId="0CC50004" w14:textId="77777777">
        <w:tc>
          <w:tcPr>
            <w:tcW w:w="270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性別</w:t>
            </w:r>
          </w:p>
        </w:tc>
        <w:tc>
          <w:tcPr>
            <w:tcW w:w="144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✅</w:t>
            </w:r>
          </w:p>
        </w:tc>
        <w:tc>
          <w:tcPr>
            <w:tcW w:w="522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下拉：男 / 女 / 未填</w:t>
            </w:r>
          </w:p>
        </w:tc>
      </w:tr>
      <w:tr w:rsidR="00CC4000" w14:paraId="0CC50005" w14:textId="77777777">
        <w:tc>
          <w:tcPr>
            <w:tcW w:w="270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出生年份</w:t>
            </w:r>
          </w:p>
        </w:tc>
        <w:tc>
          <w:tcPr>
            <w:tcW w:w="144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✅</w:t>
            </w:r>
          </w:p>
        </w:tc>
        <w:tc>
          <w:tcPr>
            <w:tcW w:w="522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數字，合理範圍 1930–2010</w:t>
            </w:r>
          </w:p>
        </w:tc>
      </w:tr>
      <w:tr w:rsidR="00CC4000" w14:paraId="0CC50006" w14:textId="77777777">
        <w:tc>
          <w:tcPr>
            <w:tcW w:w="270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國籍</w:t>
            </w:r>
          </w:p>
        </w:tc>
        <w:tc>
          <w:tcPr>
            <w:tcW w:w="144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✅</w:t>
            </w:r>
          </w:p>
        </w:tc>
        <w:tc>
          <w:tcPr>
            <w:tcW w:w="522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下拉選單</w:t>
            </w:r>
          </w:p>
        </w:tc>
      </w:tr>
      <w:tr w:rsidR="00CC4000" w14:paraId="0CC50007" w14:textId="77777777">
        <w:tc>
          <w:tcPr>
            <w:tcW w:w="270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自我介紹</w:t>
            </w:r>
          </w:p>
        </w:tc>
        <w:tc>
          <w:tcPr>
            <w:tcW w:w="144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✅</w:t>
            </w:r>
          </w:p>
        </w:tc>
        <w:tc>
          <w:tcPr>
            <w:tcW w:w="522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多行文字，上限 200 字</w:t>
            </w:r>
          </w:p>
        </w:tc>
      </w:tr>
      <w:tr w:rsidR="00CC4000" w14:paraId="0CC50008" w14:textId="77777777">
        <w:tc>
          <w:tcPr>
            <w:tcW w:w="270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角色</w:t>
            </w:r>
          </w:p>
        </w:tc>
        <w:tc>
          <w:tcPr>
            <w:tcW w:w="144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✅</w:t>
            </w:r>
          </w:p>
        </w:tc>
        <w:tc>
          <w:tcPr>
            <w:tcW w:w="522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防止降低自己角色（已有保護）</w:t>
            </w:r>
          </w:p>
        </w:tc>
      </w:tr>
      <w:tr w:rsidR="00CC4000" w14:paraId="0CC50009" w14:textId="77777777">
        <w:tc>
          <w:tcPr>
            <w:tcW w:w="270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帳號狀態 / 停權 / 刪除</w:t>
            </w:r>
          </w:p>
        </w:tc>
        <w:tc>
          <w:tcPr>
            <w:tcW w:w="144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—</w:t>
            </w:r>
          </w:p>
        </w:tc>
        <w:tc>
          <w:tcPr>
            <w:tcW w:w="522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由獨立按鈕操作，見 40.7</w:t>
            </w:r>
          </w:p>
        </w:tc>
      </w:tr>
    </w:tbl>
    <w:p>
      <w:pPr>
        <w:spacing w:before="60" w:after="80"/>
        <w:ind w:left="240"/>
      </w:pPr>
      <w:r>
        <w:rPr>
          <w:rFonts w:eastAsia="Arial"/>
          <w:i/>
          <w:color w:val="8A96A8"/>
          <w:sz w:val="20"/>
        </w:rPr>
        <w:t xml:space="preserve">Email 修改為高風險操作，需要操作者在儲存前輸入確認文字（「確認修改 Email 為 [新 Email]」）。</w:t>
      </w:r>
    </w:p>
    <w:p w14:paraId="0CC40060" w14:textId="77777777" w:rsidR="00CC4000" w:rsidRDefault="00000000">
      <w:pPr>
        <w:pStyle w:val="Heading2"/>
      </w:pPr>
      <w:r>
        <w:rPr>
          <w:color w:val="0D1526"/>
        </w:rPr>
        <w:t>40.7 操作按鈕</w:t>
      </w:r>
    </w:p>
    <w:p>
      <w:pPr>
        <w:spacing w:before="80" w:after="120"/>
      </w:pPr>
      <w:r>
        <w:rPr>
          <w:rFonts w:eastAsia="Arial"/>
          <w:color w:val="1A1A1A"/>
        </w:rPr>
        <w:t xml:space="preserve">詳情 popup 底部依帳號狀態顯示不同操作按鈕：</w:t>
      </w:r>
    </w:p>
    <w:tbl>
      <w:tblPr>
        <w:tblW w:w="9360" w:type="dxa"/>
        <w:tblBorders>
          <w:top w:val="single" w:sz="4" w:color="auto"/>
          <w:left w:val="single" w:sz="4" w:color="auto"/>
          <w:bottom w:val="single" w:sz="4" w:color="auto"/>
          <w:right w:val="single" w:sz="4" w:color="auto"/>
          <w:insideH w:val="single" w:sz="4" w:color="auto"/>
          <w:insideV w:val="single" w:sz="4" w:color="auto"/>
        </w:tblBorders>
      </w:tblPr>
      <w:tblGrid>
        <w:gridCol w:w="2700"/>
        <w:gridCol w:w="2700"/>
        <w:gridCol w:w="3960"/>
      </w:tblGrid>
      <w:tr w:rsidR="00CC4000" w14:paraId="0CC50000" w14:textId="77777777">
        <w:tc>
          <w:tcPr>
            <w:tcW w:w="2700" w:type="dxa"/>
            <w:tcBorders>
              <w:top w:val="single" w:sz="1" w:color="060D18"/>
              <w:left w:val="single" w:sz="1" w:color="060D18"/>
              <w:bottom w:val="single" w:sz="1" w:color="060D18"/>
              <w:right w:val="single" w:sz="1" w:color="060D18"/>
            </w:tcBorders>
            <w:shd w:val="clear" w:color="auto" w:fill="060D18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F0EDE6"/>
                <w:sz w:val="20"/>
                <w:szCs w:val="20"/>
              </w:rPr>
              <w:t xml:space="preserve">帳號狀態</w:t>
            </w:r>
          </w:p>
        </w:tc>
        <w:tc>
          <w:tcPr>
            <w:tcW w:w="2700" w:type="dxa"/>
            <w:tcBorders>
              <w:top w:val="single" w:sz="1" w:color="060D18"/>
              <w:left w:val="single" w:sz="1" w:color="060D18"/>
              <w:bottom w:val="single" w:sz="1" w:color="060D18"/>
              <w:right w:val="single" w:sz="1" w:color="060D18"/>
            </w:tcBorders>
            <w:shd w:val="clear" w:color="auto" w:fill="0D204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F0EDE6"/>
                <w:sz w:val="20"/>
                <w:szCs w:val="20"/>
              </w:rPr>
              <w:t xml:space="preserve">可用操作</w:t>
            </w:r>
          </w:p>
        </w:tc>
        <w:tc>
          <w:tcPr>
            <w:tcW w:w="3960" w:type="dxa"/>
            <w:tcBorders>
              <w:top w:val="single" w:sz="1" w:color="060D18"/>
              <w:left w:val="single" w:sz="1" w:color="060D18"/>
              <w:bottom w:val="single" w:sz="1" w:color="060D18"/>
              <w:right w:val="single" w:sz="1" w:color="060D18"/>
            </w:tcBorders>
            <w:shd w:val="clear" w:color="auto" w:fill="1A356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F0EDE6"/>
                <w:sz w:val="20"/>
                <w:szCs w:val="20"/>
              </w:rPr>
              <w:t xml:space="preserve">說明</w:t>
            </w:r>
          </w:p>
        </w:tc>
      </w:tr>
      <w:tr w:rsidR="00CC4000" w14:paraId="0CC50001" w14:textId="77777777">
        <w:tc>
          <w:tcPr>
            <w:tcW w:w="270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正常</w:t>
            </w:r>
          </w:p>
        </w:tc>
        <w:tc>
          <w:tcPr>
            <w:tcW w:w="270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停權 / 刪除</w:t>
            </w:r>
          </w:p>
        </w:tc>
        <w:tc>
          <w:tcPr>
            <w:tcW w:w="396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</w:tc>
      </w:tr>
      <w:tr w:rsidR="00CC4000" w14:paraId="0CC50002" w14:textId="77777777">
        <w:tc>
          <w:tcPr>
            <w:tcW w:w="270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已停權</w:t>
            </w:r>
          </w:p>
        </w:tc>
        <w:tc>
          <w:tcPr>
            <w:tcW w:w="270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解除停權 / 刪除</w:t>
            </w:r>
          </w:p>
        </w:tc>
        <w:tc>
          <w:tcPr>
            <w:tcW w:w="396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</w:tc>
      </w:tr>
      <w:tr w:rsidR="00CC4000" w14:paraId="0CC50003" w14:textId="77777777">
        <w:tc>
          <w:tcPr>
            <w:tcW w:w="270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已刪除（deleted_at IS NOT NULL）</w:t>
            </w:r>
          </w:p>
        </w:tc>
        <w:tc>
          <w:tcPr>
            <w:tcW w:w="270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復原（30 天內）</w:t>
            </w:r>
          </w:p>
        </w:tc>
        <w:tc>
          <w:tcPr>
            <w:tcW w:w="396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30 天後按鈕消失</w:t>
            </w:r>
          </w:p>
        </w:tc>
      </w:tr>
    </w:tbl>
    <w:p w14:paraId="0CC40061" w14:textId="77777777" w:rsidR="00CC4000" w:rsidRDefault="00000000">
      <w:pPr>
        <w:pStyle w:val="Heading3"/>
        <w:spacing w:before="180"/>
      </w:pPr>
      <w:r>
        <w:rPr>
          <w:color w:val="FF6B3D"/>
        </w:rPr>
        <w:t>停權流程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 xml:space="preserve">點擊「停權」→ 彈出確認 dialog，必填「停權原因」文字框（不可為空）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 xml:space="preserve">確認 → 寫入 suspended_at、suspended_by、suspend_reason → 帳號立即無法登入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 xml:space="preserve">停權不影響成績資料，僅影響登入與公開顯示</w:t>
      </w:r>
    </w:p>
    <w:p w14:paraId="0CC40062" w14:textId="77777777" w:rsidR="00CC4000" w:rsidRDefault="00000000">
      <w:pPr>
        <w:pStyle w:val="Heading3"/>
        <w:spacing w:before="180"/>
      </w:pPr>
      <w:r>
        <w:rPr>
          <w:color w:val="FF6B3D"/>
        </w:rPr>
        <w:t>解除停權流程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 xml:space="preserve">點擊「解除停權」→ 確認 dialog（無需輸入文字）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 xml:space="preserve">確認 → suspended_at / suspended_by / suspend_reason 全部設回 NULL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 xml:space="preserve">帳號立即可以登入，成績恢復公開</w:t>
      </w:r>
    </w:p>
    <w:p w14:paraId="0CC40063" w14:textId="77777777" w:rsidR="00CC4000" w:rsidRDefault="00000000">
      <w:pPr>
        <w:pStyle w:val="Heading3"/>
        <w:spacing w:before="180"/>
      </w:pPr>
      <w:r>
        <w:rPr>
          <w:color w:val="FF6B3D"/>
        </w:rPr>
        <w:t>強制刪除流程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 xml:space="preserve">點擊「刪除」→ 彈出確認 dialog，需輸入「確認刪除 [Email]」文字（完全比對）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 xml:space="preserve">確認 → deleted_at 設為當下，成績依 40.4 規則處理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 xml:space="preserve">刪除後帳號在列表中仍可見（灰色），30 天內可復原</w:t>
      </w:r>
    </w:p>
    <w:p w14:paraId="0CC40064" w14:textId="77777777" w:rsidR="00CC4000" w:rsidRDefault="00000000">
      <w:pPr>
        <w:pStyle w:val="Heading3"/>
        <w:spacing w:before="180"/>
      </w:pPr>
      <w:r>
        <w:rPr>
          <w:color w:val="FF6B3D"/>
        </w:rPr>
        <w:t>復原流程（30 天內）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 xml:space="preserve">在「已刪除」篩選視圖中找到帳號，點擊「復原」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 xml:space="preserve">確認 → deleted_at 設回 NULL，self_reported 成績若未永久清除則一併復原</w:t>
      </w:r>
    </w:p>
    <w:p>
      <w:pPr>
        <w:spacing w:before="60" w:after="80"/>
        <w:ind w:left="240"/>
      </w:pPr>
      <w:r>
        <w:rPr>
          <w:rFonts w:eastAsia="Arial"/>
          <w:i/>
          <w:color w:val="8A96A8"/>
          <w:sz w:val="20"/>
        </w:rPr>
        <w:t xml:space="preserve">30 天後永久清除由排程任務執行（非即時），復原期限以 deleted_at 為準。</w:t>
      </w:r>
    </w:p>
    <w:p w14:paraId="0CC40070" w14:textId="77777777" w:rsidR="00CC4000" w:rsidRDefault="00000000">
      <w:pPr>
        <w:pStyle w:val="Heading2"/>
      </w:pPr>
      <w:r>
        <w:rPr>
          <w:color w:val="0D1526"/>
        </w:rPr>
        <w:t>40.8 權限規則</w:t>
      </w:r>
    </w:p>
    <w:tbl>
      <w:tblPr>
        <w:tblW w:w="9360" w:type="dxa"/>
        <w:tblBorders>
          <w:top w:val="single" w:sz="4" w:color="auto"/>
          <w:left w:val="single" w:sz="4" w:color="auto"/>
          <w:bottom w:val="single" w:sz="4" w:color="auto"/>
          <w:right w:val="single" w:sz="4" w:color="auto"/>
          <w:insideH w:val="single" w:sz="4" w:color="auto"/>
          <w:insideV w:val="single" w:sz="4" w:color="auto"/>
        </w:tblBorders>
      </w:tblPr>
      <w:tblGrid>
        <w:gridCol w:w="2340"/>
        <w:gridCol w:w="3510"/>
        <w:gridCol w:w="3510"/>
      </w:tblGrid>
      <w:tr w:rsidR="00CC4000" w14:paraId="0CC50000" w14:textId="77777777">
        <w:tc>
          <w:tcPr>
            <w:tcW w:w="2340" w:type="dxa"/>
            <w:tcBorders>
              <w:top w:val="single" w:sz="1" w:color="060D18"/>
              <w:left w:val="single" w:sz="1" w:color="060D18"/>
              <w:bottom w:val="single" w:sz="1" w:color="060D18"/>
              <w:right w:val="single" w:sz="1" w:color="060D18"/>
            </w:tcBorders>
            <w:shd w:val="clear" w:color="auto" w:fill="060D18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F0EDE6"/>
                <w:sz w:val="20"/>
                <w:szCs w:val="20"/>
              </w:rPr>
              <w:t xml:space="preserve">操作</w:t>
            </w:r>
          </w:p>
        </w:tc>
        <w:tc>
          <w:tcPr>
            <w:tcW w:w="3510" w:type="dxa"/>
            <w:tcBorders>
              <w:top w:val="single" w:sz="1" w:color="060D18"/>
              <w:left w:val="single" w:sz="1" w:color="060D18"/>
              <w:bottom w:val="single" w:sz="1" w:color="060D18"/>
              <w:right w:val="single" w:sz="1" w:color="060D18"/>
            </w:tcBorders>
            <w:shd w:val="clear" w:color="auto" w:fill="0D204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F0EDE6"/>
                <w:sz w:val="20"/>
                <w:szCs w:val="20"/>
              </w:rPr>
              <w:t xml:space="preserve">所需角色</w:t>
            </w:r>
          </w:p>
        </w:tc>
        <w:tc>
          <w:tcPr>
            <w:tcW w:w="3510" w:type="dxa"/>
            <w:tcBorders>
              <w:top w:val="single" w:sz="1" w:color="060D18"/>
              <w:left w:val="single" w:sz="1" w:color="060D18"/>
              <w:bottom w:val="single" w:sz="1" w:color="060D18"/>
              <w:right w:val="single" w:sz="1" w:color="060D18"/>
            </w:tcBorders>
            <w:shd w:val="clear" w:color="auto" w:fill="1A356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F0EDE6"/>
                <w:sz w:val="20"/>
                <w:szCs w:val="20"/>
              </w:rPr>
              <w:t xml:space="preserve">備注</w:t>
            </w:r>
          </w:p>
        </w:tc>
      </w:tr>
      <w:tr w:rsidR="00CC4000" w14:paraId="0CC50001" w14:textId="77777777">
        <w:tc>
          <w:tcPr>
            <w:tcW w:w="234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搜尋 / 查看列表</w:t>
            </w:r>
          </w:p>
        </w:tc>
        <w:tc>
          <w:tcPr>
            <w:tcW w:w="351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assistant+</w:t>
            </w:r>
          </w:p>
        </w:tc>
        <w:tc>
          <w:tcPr>
            <w:tcW w:w="351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</w:tc>
      </w:tr>
      <w:tr w:rsidR="00CC4000" w14:paraId="0CC50002" w14:textId="77777777">
        <w:tc>
          <w:tcPr>
            <w:tcW w:w="234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查看詳情</w:t>
            </w:r>
          </w:p>
        </w:tc>
        <w:tc>
          <w:tcPr>
            <w:tcW w:w="351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assistant+</w:t>
            </w:r>
          </w:p>
        </w:tc>
        <w:tc>
          <w:tcPr>
            <w:tcW w:w="351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</w:tc>
      </w:tr>
      <w:tr w:rsidR="00CC4000" w14:paraId="0CC50003" w14:textId="77777777">
        <w:tc>
          <w:tcPr>
            <w:tcW w:w="234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編輯欄位</w:t>
            </w:r>
          </w:p>
        </w:tc>
        <w:tc>
          <w:tcPr>
            <w:tcW w:w="351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assistant+</w:t>
            </w:r>
          </w:p>
        </w:tc>
        <w:tc>
          <w:tcPr>
            <w:tcW w:w="351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</w:tc>
      </w:tr>
      <w:tr w:rsidR="00CC4000" w14:paraId="0CC50004" w14:textId="77777777">
        <w:tc>
          <w:tcPr>
            <w:tcW w:w="234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切換角色（選手 ↔ 助手）</w:t>
            </w:r>
          </w:p>
        </w:tc>
        <w:tc>
          <w:tcPr>
            <w:tcW w:w="351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assistant+</w:t>
            </w:r>
          </w:p>
        </w:tc>
        <w:tc>
          <w:tcPr>
            <w:tcW w:w="351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不能修改自己；不能指派 admin</w:t>
            </w:r>
          </w:p>
        </w:tc>
      </w:tr>
      <w:tr w:rsidR="00CC4000" w14:paraId="0CC50005" w14:textId="77777777">
        <w:tc>
          <w:tcPr>
            <w:tcW w:w="234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指派 / 移除 admin 角色</w:t>
            </w:r>
          </w:p>
        </w:tc>
        <w:tc>
          <w:tcPr>
            <w:tcW w:w="351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admin only</w:t>
            </w:r>
          </w:p>
        </w:tc>
        <w:tc>
          <w:tcPr>
            <w:tcW w:w="351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最高權限操作</w:t>
            </w:r>
          </w:p>
        </w:tc>
      </w:tr>
      <w:tr w:rsidR="00CC4000" w14:paraId="0CC50006" w14:textId="77777777">
        <w:tc>
          <w:tcPr>
            <w:tcW w:w="234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停權 / 解除停權</w:t>
            </w:r>
          </w:p>
        </w:tc>
        <w:tc>
          <w:tcPr>
            <w:tcW w:w="351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assistant+</w:t>
            </w:r>
          </w:p>
        </w:tc>
        <w:tc>
          <w:tcPr>
            <w:tcW w:w="351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不能停權自己</w:t>
            </w:r>
          </w:p>
        </w:tc>
      </w:tr>
      <w:tr w:rsidR="00CC4000" w14:paraId="0CC50007" w14:textId="77777777">
        <w:tc>
          <w:tcPr>
            <w:tcW w:w="234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強制刪除</w:t>
            </w:r>
          </w:p>
        </w:tc>
        <w:tc>
          <w:tcPr>
            <w:tcW w:w="351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admin only</w:t>
            </w:r>
          </w:p>
        </w:tc>
        <w:tc>
          <w:tcPr>
            <w:tcW w:w="351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最高風險操作，限 admin</w:t>
            </w:r>
          </w:p>
        </w:tc>
      </w:tr>
      <w:tr w:rsidR="00CC4000" w14:paraId="0CC50008" w14:textId="77777777">
        <w:tc>
          <w:tcPr>
            <w:tcW w:w="234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復原已刪除帳號</w:t>
            </w:r>
          </w:p>
        </w:tc>
        <w:tc>
          <w:tcPr>
            <w:tcW w:w="351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admin only</w:t>
            </w:r>
          </w:p>
        </w:tc>
        <w:tc>
          <w:tcPr>
            <w:tcW w:w="351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</w:tc>
      </w:tr>
    </w:tbl>
    <w:p>
      <w:pPr>
        <w:spacing w:before="60" w:after="80"/>
        <w:ind w:left="240"/>
      </w:pPr>
      <w:r>
        <w:rPr>
          <w:rFonts w:eastAsia="Arial"/>
          <w:i/>
          <w:color w:val="8A96A8"/>
          <w:sz w:val="20"/>
        </w:rPr>
        <w:t xml:space="preserve">Assistant 可以停權但不能刪除，確保刪除操作有更高層級審核。Admin 擁有全部權限。</w:t>
      </w:r>
    </w:p>
    <w:p w14:paraId="0CC40080" w14:textId="77777777" w:rsidR="00CC4000" w:rsidRDefault="00000000">
      <w:pPr>
        <w:pStyle w:val="Heading2"/>
      </w:pPr>
      <w:r>
        <w:rPr>
          <w:color w:val="0D1526"/>
        </w:rPr>
        <w:t>40.9 API 端點</w:t>
      </w:r>
    </w:p>
    <w:tbl>
      <w:tblPr>
        <w:tblW w:w="9360" w:type="dxa"/>
        <w:tblBorders>
          <w:top w:val="single" w:sz="4" w:color="auto"/>
          <w:left w:val="single" w:sz="4" w:color="auto"/>
          <w:bottom w:val="single" w:sz="4" w:color="auto"/>
          <w:right w:val="single" w:sz="4" w:color="auto"/>
          <w:insideH w:val="single" w:sz="4" w:color="auto"/>
          <w:insideV w:val="single" w:sz="4" w:color="auto"/>
        </w:tblBorders>
      </w:tblPr>
      <w:tblGrid>
        <w:gridCol w:w="900"/>
        <w:gridCol w:w="3510"/>
        <w:gridCol w:w="4950"/>
      </w:tblGrid>
      <w:tr w:rsidR="00CC4000" w14:paraId="0CC50000" w14:textId="77777777">
        <w:tc>
          <w:tcPr>
            <w:tcW w:w="900" w:type="dxa"/>
            <w:tcBorders>
              <w:top w:val="single" w:sz="1" w:color="060D18"/>
              <w:left w:val="single" w:sz="1" w:color="060D18"/>
              <w:bottom w:val="single" w:sz="1" w:color="060D18"/>
              <w:right w:val="single" w:sz="1" w:color="060D18"/>
            </w:tcBorders>
            <w:shd w:val="clear" w:color="auto" w:fill="060D18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F0EDE6"/>
                <w:sz w:val="20"/>
                <w:szCs w:val="20"/>
              </w:rPr>
              <w:t xml:space="preserve">方法</w:t>
            </w:r>
          </w:p>
        </w:tc>
        <w:tc>
          <w:tcPr>
            <w:tcW w:w="3510" w:type="dxa"/>
            <w:tcBorders>
              <w:top w:val="single" w:sz="1" w:color="060D18"/>
              <w:left w:val="single" w:sz="1" w:color="060D18"/>
              <w:bottom w:val="single" w:sz="1" w:color="060D18"/>
              <w:right w:val="single" w:sz="1" w:color="060D18"/>
            </w:tcBorders>
            <w:shd w:val="clear" w:color="auto" w:fill="0D204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F0EDE6"/>
                <w:sz w:val="20"/>
                <w:szCs w:val="20"/>
              </w:rPr>
              <w:t xml:space="preserve">路徑</w:t>
            </w:r>
          </w:p>
        </w:tc>
        <w:tc>
          <w:tcPr>
            <w:tcW w:w="4950" w:type="dxa"/>
            <w:tcBorders>
              <w:top w:val="single" w:sz="1" w:color="060D18"/>
              <w:left w:val="single" w:sz="1" w:color="060D18"/>
              <w:bottom w:val="single" w:sz="1" w:color="060D18"/>
              <w:right w:val="single" w:sz="1" w:color="060D18"/>
            </w:tcBorders>
            <w:shd w:val="clear" w:color="auto" w:fill="1A356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F0EDE6"/>
                <w:sz w:val="20"/>
                <w:szCs w:val="20"/>
              </w:rPr>
              <w:t xml:space="preserve">說明</w:t>
            </w:r>
          </w:p>
        </w:tc>
      </w:tr>
      <w:tr w:rsidR="00CC4000" w14:paraId="0CC50001" w14:textId="77777777">
        <w:tc>
          <w:tcPr>
            <w:tcW w:w="90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GET</w:t>
            </w:r>
          </w:p>
        </w:tc>
        <w:tc>
          <w:tcPr>
            <w:tcW w:w="351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/api/admin/members</w:t>
            </w:r>
          </w:p>
        </w:tc>
        <w:tc>
          <w:tcPr>
            <w:tcW w:w="495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列出所有會員；支援 q（搜尋）、role、status 篩選參數</w:t>
            </w:r>
          </w:p>
        </w:tc>
      </w:tr>
      <w:tr w:rsidR="00CC4000" w14:paraId="0CC50002" w14:textId="77777777">
        <w:tc>
          <w:tcPr>
            <w:tcW w:w="90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GET</w:t>
            </w:r>
          </w:p>
        </w:tc>
        <w:tc>
          <w:tcPr>
            <w:tcW w:w="351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/api/admin/members/:id</w:t>
            </w:r>
          </w:p>
        </w:tc>
        <w:tc>
          <w:tcPr>
            <w:tcW w:w="495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取得單一會員完整資料</w:t>
            </w:r>
          </w:p>
        </w:tc>
      </w:tr>
      <w:tr w:rsidR="00CC4000" w14:paraId="0CC50003" w14:textId="77777777">
        <w:tc>
          <w:tcPr>
            <w:tcW w:w="90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PUT</w:t>
            </w:r>
          </w:p>
        </w:tc>
        <w:tc>
          <w:tcPr>
            <w:tcW w:w="351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/api/admin/members/:id</w:t>
            </w:r>
          </w:p>
        </w:tc>
        <w:tc>
          <w:tcPr>
            <w:tcW w:w="495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更新會員欄位（name / nickname / email / gender / birth_year / nationality / bio / role）</w:t>
            </w:r>
          </w:p>
        </w:tc>
      </w:tr>
      <w:tr w:rsidR="00CC4000" w14:paraId="0CC50004" w14:textId="77777777">
        <w:tc>
          <w:tcPr>
            <w:tcW w:w="90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POST</w:t>
            </w:r>
          </w:p>
        </w:tc>
        <w:tc>
          <w:tcPr>
            <w:tcW w:w="351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/api/admin/members/:id/suspend</w:t>
            </w:r>
          </w:p>
        </w:tc>
        <w:tc>
          <w:tcPr>
            <w:tcW w:w="495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停權；body: { reason: string }</w:t>
            </w:r>
          </w:p>
        </w:tc>
      </w:tr>
      <w:tr w:rsidR="00CC4000" w14:paraId="0CC50005" w14:textId="77777777">
        <w:tc>
          <w:tcPr>
            <w:tcW w:w="90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DELETE</w:t>
            </w:r>
          </w:p>
        </w:tc>
        <w:tc>
          <w:tcPr>
            <w:tcW w:w="351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/api/admin/members/:id/suspend</w:t>
            </w:r>
          </w:p>
        </w:tc>
        <w:tc>
          <w:tcPr>
            <w:tcW w:w="495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解除停權</w:t>
            </w:r>
          </w:p>
        </w:tc>
      </w:tr>
      <w:tr w:rsidR="00CC4000" w14:paraId="0CC50006" w14:textId="77777777">
        <w:tc>
          <w:tcPr>
            <w:tcW w:w="90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DELETE</w:t>
            </w:r>
          </w:p>
        </w:tc>
        <w:tc>
          <w:tcPr>
            <w:tcW w:w="351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/api/admin/members/:id</w:t>
            </w:r>
          </w:p>
        </w:tc>
        <w:tc>
          <w:tcPr>
            <w:tcW w:w="495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強制刪除（admin only）；觸發成績處理邏輯</w:t>
            </w:r>
          </w:p>
        </w:tc>
      </w:tr>
      <w:tr w:rsidR="00CC4000" w14:paraId="0CC50007" w14:textId="77777777">
        <w:tc>
          <w:tcPr>
            <w:tcW w:w="90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POST</w:t>
            </w:r>
          </w:p>
        </w:tc>
        <w:tc>
          <w:tcPr>
            <w:tcW w:w="351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/api/admin/members/:id/restore</w:t>
            </w:r>
          </w:p>
        </w:tc>
        <w:tc>
          <w:tcPr>
            <w:tcW w:w="495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復原已刪除帳號（admin only，30 天內）</w:t>
            </w:r>
          </w:p>
        </w:tc>
      </w:tr>
    </w:tbl>
    <w:p w14:paraId="0CC40090" w14:textId="77777777" w:rsidR="00CC4000" w:rsidRDefault="00000000">
      <w:pPr>
        <w:pStyle w:val="Heading2"/>
      </w:pPr>
      <w:r>
        <w:rPr>
          <w:color w:val="0D1526"/>
        </w:rPr>
        <w:t>40.10 User Stories</w:t>
      </w:r>
    </w:p>
    <w:p w14:paraId="0CC40091" w14:textId="77777777" w:rsidR="00CC4000" w:rsidRDefault="00000000">
      <w:pPr>
        <w:pStyle w:val="Heading3"/>
        <w:spacing w:before="180"/>
      </w:pPr>
      <w:r>
        <w:rPr>
          <w:color w:val="FF6B3D"/>
        </w:rPr>
        <w:t>US-01　搜尋特定會員</w:t>
      </w:r>
    </w:p>
    <w:p>
      <w:pPr>
        <w:spacing w:before="80" w:after="120"/>
      </w:pPr>
      <w:r>
        <w:rPr>
          <w:rFonts w:eastAsia="Arial"/>
          <w:color w:val="1A1A1A"/>
        </w:rPr>
        <w:t xml:space="preserve">身為助手，我在會員名單頁輸入選手的 Email 關鍵字，清單即時篩選，找到目標帳號後點擊查看詳情。</w:t>
      </w:r>
    </w:p>
    <w:tbl>
      <w:tblPr>
        <w:tblW w:w="9360" w:type="dxa"/>
        <w:tblBorders>
          <w:top w:val="single" w:sz="4" w:color="auto"/>
          <w:left w:val="single" w:sz="4" w:color="auto"/>
          <w:bottom w:val="single" w:sz="4" w:color="auto"/>
          <w:right w:val="single" w:sz="4" w:color="auto"/>
          <w:insideH w:val="single" w:sz="4" w:color="auto"/>
          <w:insideV w:val="single" w:sz="4" w:color="auto"/>
        </w:tblBorders>
      </w:tblPr>
      <w:tblGrid>
        <w:gridCol w:w="2700"/>
        <w:gridCol w:w="6660"/>
      </w:tblGrid>
      <w:tr w:rsidR="00CC4000" w14:paraId="0CC40000" w14:textId="77777777">
        <w:tc>
          <w:tcPr>
            <w:tcW w:w="2700" w:type="dxa"/>
            <w:tcBorders>
              <w:top w:val="single" w:sz="1" w:color="060D18"/>
              <w:left w:val="single" w:sz="1" w:color="060D18"/>
              <w:bottom w:val="single" w:sz="1" w:color="060D18"/>
              <w:right w:val="single" w:sz="1" w:color="060D18"/>
            </w:tcBorders>
            <w:shd w:val="clear" w:color="auto" w:fill="060D18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F0EDE6"/>
                <w:sz w:val="20"/>
                <w:szCs w:val="20"/>
              </w:rPr>
              <w:t xml:space="preserve">項目</w:t>
            </w:r>
          </w:p>
        </w:tc>
        <w:tc>
          <w:tcPr>
            <w:tcW w:w="6660" w:type="dxa"/>
            <w:tcBorders>
              <w:top w:val="single" w:sz="1" w:color="060D18"/>
              <w:left w:val="single" w:sz="1" w:color="060D18"/>
              <w:bottom w:val="single" w:sz="1" w:color="060D18"/>
              <w:right w:val="single" w:sz="1" w:color="060D18"/>
            </w:tcBorders>
            <w:shd w:val="clear" w:color="auto" w:fill="0D1526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F0EDE6"/>
                <w:sz w:val="20"/>
                <w:szCs w:val="20"/>
              </w:rPr>
              <w:t xml:space="preserve">內容</w:t>
            </w:r>
          </w:p>
        </w:tc>
      </w:tr>
      <w:tr w:rsidR="00CC4000" w14:paraId="0CC40001" w14:textId="77777777">
        <w:tc>
          <w:tcPr>
            <w:tcW w:w="270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觸發點</w:t>
            </w:r>
          </w:p>
        </w:tc>
        <w:tc>
          <w:tcPr>
            <w:tcW w:w="666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頁首搜尋框輸入</w:t>
            </w:r>
          </w:p>
        </w:tc>
      </w:tr>
      <w:tr w:rsidR="00CC4000" w14:paraId="0CC40002" w14:textId="77777777">
        <w:tc>
          <w:tcPr>
            <w:tcW w:w="270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搜尋範圍</w:t>
            </w:r>
          </w:p>
        </w:tc>
        <w:tc>
          <w:tcPr>
            <w:tcW w:w="666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name / nickname / Email，即時 client-side 篩選</w:t>
            </w:r>
          </w:p>
        </w:tc>
      </w:tr>
      <w:tr w:rsidR="00CC4000" w14:paraId="0CC40003" w14:textId="77777777">
        <w:tc>
          <w:tcPr>
            <w:tcW w:w="270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成功路徑</w:t>
            </w:r>
          </w:p>
        </w:tc>
        <w:tc>
          <w:tcPr>
            <w:tcW w:w="666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符合條件的列即時更新，點擊列開啟詳情 popup</w:t>
            </w:r>
          </w:p>
        </w:tc>
      </w:tr>
    </w:tbl>
    <w:p w14:paraId="0CC40092" w14:textId="77777777" w:rsidR="00CC4000" w:rsidRDefault="00000000">
      <w:pPr>
        <w:pStyle w:val="Heading3"/>
        <w:spacing w:before="180"/>
      </w:pPr>
      <w:r>
        <w:rPr>
          <w:color w:val="FF6B3D"/>
        </w:rPr>
        <w:t>US-02　協助選手更新資料</w:t>
      </w:r>
    </w:p>
    <w:p>
      <w:pPr>
        <w:spacing w:before="80" w:after="120"/>
      </w:pPr>
      <w:r>
        <w:rPr>
          <w:rFonts w:eastAsia="Arial"/>
          <w:color w:val="1A1A1A"/>
        </w:rPr>
        <w:t xml:space="preserve">身為助手，某位選手說他的暱稱想改但不知道怎麼操作。我在後台找到他的帳號，點擊「編輯」，修改暱稱欄位，儲存後確認變更生效。</w:t>
      </w:r>
    </w:p>
    <w:tbl>
      <w:tblPr>
        <w:tblW w:w="9360" w:type="dxa"/>
        <w:tblBorders>
          <w:top w:val="single" w:sz="4" w:color="auto"/>
          <w:left w:val="single" w:sz="4" w:color="auto"/>
          <w:bottom w:val="single" w:sz="4" w:color="auto"/>
          <w:right w:val="single" w:sz="4" w:color="auto"/>
          <w:insideH w:val="single" w:sz="4" w:color="auto"/>
          <w:insideV w:val="single" w:sz="4" w:color="auto"/>
        </w:tblBorders>
      </w:tblPr>
      <w:tblGrid>
        <w:gridCol w:w="2700"/>
        <w:gridCol w:w="6660"/>
      </w:tblGrid>
      <w:tr w:rsidR="00CC4000" w14:paraId="0CC40000" w14:textId="77777777">
        <w:tc>
          <w:tcPr>
            <w:tcW w:w="2700" w:type="dxa"/>
            <w:tcBorders>
              <w:top w:val="single" w:sz="1" w:color="060D18"/>
              <w:left w:val="single" w:sz="1" w:color="060D18"/>
              <w:bottom w:val="single" w:sz="1" w:color="060D18"/>
              <w:right w:val="single" w:sz="1" w:color="060D18"/>
            </w:tcBorders>
            <w:shd w:val="clear" w:color="auto" w:fill="060D18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F0EDE6"/>
                <w:sz w:val="20"/>
                <w:szCs w:val="20"/>
              </w:rPr>
              <w:t xml:space="preserve">項目</w:t>
            </w:r>
          </w:p>
        </w:tc>
        <w:tc>
          <w:tcPr>
            <w:tcW w:w="6660" w:type="dxa"/>
            <w:tcBorders>
              <w:top w:val="single" w:sz="1" w:color="060D18"/>
              <w:left w:val="single" w:sz="1" w:color="060D18"/>
              <w:bottom w:val="single" w:sz="1" w:color="060D18"/>
              <w:right w:val="single" w:sz="1" w:color="060D18"/>
            </w:tcBorders>
            <w:shd w:val="clear" w:color="auto" w:fill="0D1526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F0EDE6"/>
                <w:sz w:val="20"/>
                <w:szCs w:val="20"/>
              </w:rPr>
              <w:t xml:space="preserve">內容</w:t>
            </w:r>
          </w:p>
        </w:tc>
      </w:tr>
      <w:tr w:rsidR="00CC4000" w14:paraId="0CC40001" w14:textId="77777777">
        <w:tc>
          <w:tcPr>
            <w:tcW w:w="270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觸發點</w:t>
            </w:r>
          </w:p>
        </w:tc>
        <w:tc>
          <w:tcPr>
            <w:tcW w:w="666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詳情 popup → 「編輯」按鈕</w:t>
            </w:r>
          </w:p>
        </w:tc>
      </w:tr>
      <w:tr w:rsidR="00CC4000" w14:paraId="0CC40002" w14:textId="77777777">
        <w:tc>
          <w:tcPr>
            <w:tcW w:w="270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可編輯欄位</w:t>
            </w:r>
          </w:p>
        </w:tc>
        <w:tc>
          <w:tcPr>
            <w:tcW w:w="666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name / nickname / email / gender / birth_year / nationality / bio</w:t>
            </w:r>
          </w:p>
        </w:tc>
      </w:tr>
      <w:tr w:rsidR="00CC4000" w14:paraId="0CC40003" w14:textId="77777777">
        <w:tc>
          <w:tcPr>
            <w:tcW w:w="270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成功路徑</w:t>
            </w:r>
          </w:p>
        </w:tc>
        <w:tc>
          <w:tcPr>
            <w:tcW w:w="666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修改後點擊「儲存」→ PUT /api/admin/members/:id → popup 更新顯示</w:t>
            </w:r>
          </w:p>
        </w:tc>
      </w:tr>
      <w:tr w:rsidR="00CC4000" w14:paraId="0CC40004" w14:textId="77777777">
        <w:tc>
          <w:tcPr>
            <w:tcW w:w="270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高風險欄位</w:t>
            </w:r>
          </w:p>
        </w:tc>
        <w:tc>
          <w:tcPr>
            <w:tcW w:w="666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Email 修改需輸入確認文字</w:t>
            </w:r>
          </w:p>
        </w:tc>
      </w:tr>
    </w:tbl>
    <w:p w14:paraId="0CC40093" w14:textId="77777777" w:rsidR="00CC4000" w:rsidRDefault="00000000">
      <w:pPr>
        <w:pStyle w:val="Heading3"/>
        <w:spacing w:before="180"/>
      </w:pPr>
      <w:r>
        <w:rPr>
          <w:color w:val="FF6B3D"/>
        </w:rPr>
        <w:t>US-03　停權違規帳號</w:t>
      </w:r>
    </w:p>
    <w:p>
      <w:pPr>
        <w:spacing w:before="80" w:after="120"/>
      </w:pPr>
      <w:r>
        <w:rPr>
          <w:rFonts w:eastAsia="Arial"/>
          <w:color w:val="1A1A1A"/>
        </w:rPr>
        <w:t xml:space="preserve">身為助手，發現某帳號提交了大量假成績。我在後台找到該帳號，點擊「停權」，輸入停權原因「提交虛假成績，待調查」，確認後帳號立即無法登入，排行榜移除其成績，但資料保留供日後調查。</w:t>
      </w:r>
    </w:p>
    <w:tbl>
      <w:tblPr>
        <w:tblW w:w="9360" w:type="dxa"/>
        <w:tblBorders>
          <w:top w:val="single" w:sz="4" w:color="auto"/>
          <w:left w:val="single" w:sz="4" w:color="auto"/>
          <w:bottom w:val="single" w:sz="4" w:color="auto"/>
          <w:right w:val="single" w:sz="4" w:color="auto"/>
          <w:insideH w:val="single" w:sz="4" w:color="auto"/>
          <w:insideV w:val="single" w:sz="4" w:color="auto"/>
        </w:tblBorders>
      </w:tblPr>
      <w:tblGrid>
        <w:gridCol w:w="2700"/>
        <w:gridCol w:w="6660"/>
      </w:tblGrid>
      <w:tr w:rsidR="00CC4000" w14:paraId="0CC40000" w14:textId="77777777">
        <w:tc>
          <w:tcPr>
            <w:tcW w:w="2700" w:type="dxa"/>
            <w:tcBorders>
              <w:top w:val="single" w:sz="1" w:color="060D18"/>
              <w:left w:val="single" w:sz="1" w:color="060D18"/>
              <w:bottom w:val="single" w:sz="1" w:color="060D18"/>
              <w:right w:val="single" w:sz="1" w:color="060D18"/>
            </w:tcBorders>
            <w:shd w:val="clear" w:color="auto" w:fill="060D18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F0EDE6"/>
                <w:sz w:val="20"/>
                <w:szCs w:val="20"/>
              </w:rPr>
              <w:t xml:space="preserve">項目</w:t>
            </w:r>
          </w:p>
        </w:tc>
        <w:tc>
          <w:tcPr>
            <w:tcW w:w="6660" w:type="dxa"/>
            <w:tcBorders>
              <w:top w:val="single" w:sz="1" w:color="060D18"/>
              <w:left w:val="single" w:sz="1" w:color="060D18"/>
              <w:bottom w:val="single" w:sz="1" w:color="060D18"/>
              <w:right w:val="single" w:sz="1" w:color="060D18"/>
            </w:tcBorders>
            <w:shd w:val="clear" w:color="auto" w:fill="0D1526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F0EDE6"/>
                <w:sz w:val="20"/>
                <w:szCs w:val="20"/>
              </w:rPr>
              <w:t xml:space="preserve">內容</w:t>
            </w:r>
          </w:p>
        </w:tc>
      </w:tr>
      <w:tr w:rsidR="00CC4000" w14:paraId="0CC40001" w14:textId="77777777">
        <w:tc>
          <w:tcPr>
            <w:tcW w:w="270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觸發點</w:t>
            </w:r>
          </w:p>
        </w:tc>
        <w:tc>
          <w:tcPr>
            <w:tcW w:w="666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詳情 popup → 「停權」按鈕</w:t>
            </w:r>
          </w:p>
        </w:tc>
      </w:tr>
      <w:tr w:rsidR="00CC4000" w14:paraId="0CC40002" w14:textId="77777777">
        <w:tc>
          <w:tcPr>
            <w:tcW w:w="270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必填</w:t>
            </w:r>
          </w:p>
        </w:tc>
        <w:tc>
          <w:tcPr>
            <w:tcW w:w="666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停權原因（不可為空）</w:t>
            </w:r>
          </w:p>
        </w:tc>
      </w:tr>
      <w:tr w:rsidR="00CC4000" w14:paraId="0CC40003" w14:textId="77777777">
        <w:tc>
          <w:tcPr>
            <w:tcW w:w="270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成功路徑</w:t>
            </w:r>
          </w:p>
        </w:tc>
        <w:tc>
          <w:tcPr>
            <w:tcW w:w="666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帳號狀態改為「已停權」，列表橘色標示，排行榜移除</w:t>
            </w:r>
          </w:p>
        </w:tc>
      </w:tr>
      <w:tr w:rsidR="00CC4000" w14:paraId="0CC40004" w14:textId="77777777">
        <w:tc>
          <w:tcPr>
            <w:tcW w:w="270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資料保留</w:t>
            </w:r>
          </w:p>
        </w:tc>
        <w:tc>
          <w:tcPr>
            <w:tcW w:w="666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成績資料完整保留，解除停權後自動恢復</w:t>
            </w:r>
          </w:p>
        </w:tc>
      </w:tr>
    </w:tbl>
    <w:p w14:paraId="0CC40094" w14:textId="77777777" w:rsidR="00CC4000" w:rsidRDefault="00000000">
      <w:pPr>
        <w:pStyle w:val="Heading3"/>
        <w:spacing w:before="180"/>
      </w:pPr>
      <w:r>
        <w:rPr>
          <w:color w:val="FF6B3D"/>
        </w:rPr>
        <w:t>US-04　解除停權</w:t>
      </w:r>
    </w:p>
    <w:p>
      <w:pPr>
        <w:spacing w:before="80" w:after="120"/>
      </w:pPr>
      <w:r>
        <w:rPr>
          <w:rFonts w:eastAsia="Arial"/>
          <w:color w:val="1A1A1A"/>
        </w:rPr>
        <w:t xml:space="preserve">身為助手，調查後確認停權是誤判。我找到該帳號，點擊「解除停權」，確認後帳號恢復正常，成績重新出現在排行榜。</w:t>
      </w:r>
    </w:p>
    <w:tbl>
      <w:tblPr>
        <w:tblW w:w="9360" w:type="dxa"/>
        <w:tblBorders>
          <w:top w:val="single" w:sz="4" w:color="auto"/>
          <w:left w:val="single" w:sz="4" w:color="auto"/>
          <w:bottom w:val="single" w:sz="4" w:color="auto"/>
          <w:right w:val="single" w:sz="4" w:color="auto"/>
          <w:insideH w:val="single" w:sz="4" w:color="auto"/>
          <w:insideV w:val="single" w:sz="4" w:color="auto"/>
        </w:tblBorders>
      </w:tblPr>
      <w:tblGrid>
        <w:gridCol w:w="2700"/>
        <w:gridCol w:w="6660"/>
      </w:tblGrid>
      <w:tr w:rsidR="00CC4000" w14:paraId="0CC40000" w14:textId="77777777">
        <w:tc>
          <w:tcPr>
            <w:tcW w:w="2700" w:type="dxa"/>
            <w:tcBorders>
              <w:top w:val="single" w:sz="1" w:color="060D18"/>
              <w:left w:val="single" w:sz="1" w:color="060D18"/>
              <w:bottom w:val="single" w:sz="1" w:color="060D18"/>
              <w:right w:val="single" w:sz="1" w:color="060D18"/>
            </w:tcBorders>
            <w:shd w:val="clear" w:color="auto" w:fill="060D18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F0EDE6"/>
                <w:sz w:val="20"/>
                <w:szCs w:val="20"/>
              </w:rPr>
              <w:t xml:space="preserve">項目</w:t>
            </w:r>
          </w:p>
        </w:tc>
        <w:tc>
          <w:tcPr>
            <w:tcW w:w="6660" w:type="dxa"/>
            <w:tcBorders>
              <w:top w:val="single" w:sz="1" w:color="060D18"/>
              <w:left w:val="single" w:sz="1" w:color="060D18"/>
              <w:bottom w:val="single" w:sz="1" w:color="060D18"/>
              <w:right w:val="single" w:sz="1" w:color="060D18"/>
            </w:tcBorders>
            <w:shd w:val="clear" w:color="auto" w:fill="0D1526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F0EDE6"/>
                <w:sz w:val="20"/>
                <w:szCs w:val="20"/>
              </w:rPr>
              <w:t xml:space="preserve">內容</w:t>
            </w:r>
          </w:p>
        </w:tc>
      </w:tr>
      <w:tr w:rsidR="00CC4000" w14:paraId="0CC40001" w14:textId="77777777">
        <w:tc>
          <w:tcPr>
            <w:tcW w:w="270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觸發點</w:t>
            </w:r>
          </w:p>
        </w:tc>
        <w:tc>
          <w:tcPr>
            <w:tcW w:w="666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詳情 popup → 「解除停權」按鈕</w:t>
            </w:r>
          </w:p>
        </w:tc>
      </w:tr>
      <w:tr w:rsidR="00CC4000" w14:paraId="0CC40002" w14:textId="77777777">
        <w:tc>
          <w:tcPr>
            <w:tcW w:w="270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確認步驟</w:t>
            </w:r>
          </w:p>
        </w:tc>
        <w:tc>
          <w:tcPr>
            <w:tcW w:w="666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確認 dialog，無需輸入文字</w:t>
            </w:r>
          </w:p>
        </w:tc>
      </w:tr>
      <w:tr w:rsidR="00CC4000" w14:paraId="0CC40003" w14:textId="77777777">
        <w:tc>
          <w:tcPr>
            <w:tcW w:w="270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成功路徑</w:t>
            </w:r>
          </w:p>
        </w:tc>
        <w:tc>
          <w:tcPr>
            <w:tcW w:w="666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suspended_at 清空，帳號恢復，成績立即恢復公開</w:t>
            </w:r>
          </w:p>
        </w:tc>
      </w:tr>
    </w:tbl>
    <w:p w14:paraId="0CC40095" w14:textId="77777777" w:rsidR="00CC4000" w:rsidRDefault="00000000">
      <w:pPr>
        <w:pStyle w:val="Heading3"/>
        <w:spacing w:before="180"/>
      </w:pPr>
      <w:r>
        <w:rPr>
          <w:color w:val="FF6B3D"/>
        </w:rPr>
        <w:t>US-05　強制刪除帳號（admin）</w:t>
      </w:r>
    </w:p>
    <w:p>
      <w:pPr>
        <w:spacing w:before="80" w:after="120"/>
      </w:pPr>
      <w:r>
        <w:rPr>
          <w:rFonts w:eastAsia="Arial"/>
          <w:color w:val="1A1A1A"/>
        </w:rPr>
        <w:t xml:space="preserve">身為管理員，確認某帳號為惡意帳號且無需保留資料。我點擊「刪除」，輸入確認文字，帳號進入刪除緩衝期，30 天後永久清除。</w:t>
      </w:r>
    </w:p>
    <w:tbl>
      <w:tblPr>
        <w:tblW w:w="9360" w:type="dxa"/>
        <w:tblBorders>
          <w:top w:val="single" w:sz="4" w:color="auto"/>
          <w:left w:val="single" w:sz="4" w:color="auto"/>
          <w:bottom w:val="single" w:sz="4" w:color="auto"/>
          <w:right w:val="single" w:sz="4" w:color="auto"/>
          <w:insideH w:val="single" w:sz="4" w:color="auto"/>
          <w:insideV w:val="single" w:sz="4" w:color="auto"/>
        </w:tblBorders>
      </w:tblPr>
      <w:tblGrid>
        <w:gridCol w:w="2700"/>
        <w:gridCol w:w="6660"/>
      </w:tblGrid>
      <w:tr w:rsidR="00CC4000" w14:paraId="0CC40000" w14:textId="77777777">
        <w:tc>
          <w:tcPr>
            <w:tcW w:w="2700" w:type="dxa"/>
            <w:tcBorders>
              <w:top w:val="single" w:sz="1" w:color="060D18"/>
              <w:left w:val="single" w:sz="1" w:color="060D18"/>
              <w:bottom w:val="single" w:sz="1" w:color="060D18"/>
              <w:right w:val="single" w:sz="1" w:color="060D18"/>
            </w:tcBorders>
            <w:shd w:val="clear" w:color="auto" w:fill="060D18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F0EDE6"/>
                <w:sz w:val="20"/>
                <w:szCs w:val="20"/>
              </w:rPr>
              <w:t xml:space="preserve">項目</w:t>
            </w:r>
          </w:p>
        </w:tc>
        <w:tc>
          <w:tcPr>
            <w:tcW w:w="6660" w:type="dxa"/>
            <w:tcBorders>
              <w:top w:val="single" w:sz="1" w:color="060D18"/>
              <w:left w:val="single" w:sz="1" w:color="060D18"/>
              <w:bottom w:val="single" w:sz="1" w:color="060D18"/>
              <w:right w:val="single" w:sz="1" w:color="060D18"/>
            </w:tcBorders>
            <w:shd w:val="clear" w:color="auto" w:fill="0D1526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F0EDE6"/>
                <w:sz w:val="20"/>
                <w:szCs w:val="20"/>
              </w:rPr>
              <w:t xml:space="preserve">內容</w:t>
            </w:r>
          </w:p>
        </w:tc>
      </w:tr>
      <w:tr w:rsidR="00CC4000" w14:paraId="0CC40001" w14:textId="77777777">
        <w:tc>
          <w:tcPr>
            <w:tcW w:w="270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觸發點</w:t>
            </w:r>
          </w:p>
        </w:tc>
        <w:tc>
          <w:tcPr>
            <w:tcW w:w="666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詳情 popup → 「刪除」按鈕（admin only）</w:t>
            </w:r>
          </w:p>
        </w:tc>
      </w:tr>
      <w:tr w:rsidR="00CC4000" w14:paraId="0CC40002" w14:textId="77777777">
        <w:tc>
          <w:tcPr>
            <w:tcW w:w="270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確認文字</w:t>
            </w:r>
          </w:p>
        </w:tc>
        <w:tc>
          <w:tcPr>
            <w:tcW w:w="666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輸入「確認刪除 [Email]」，完全比對</w:t>
            </w:r>
          </w:p>
        </w:tc>
      </w:tr>
      <w:tr w:rsidR="00CC4000" w14:paraId="0CC40003" w14:textId="77777777">
        <w:tc>
          <w:tcPr>
            <w:tcW w:w="270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成功路徑</w:t>
            </w:r>
          </w:p>
        </w:tc>
        <w:tc>
          <w:tcPr>
            <w:tcW w:w="666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deleted_at 設為當下，成績依規則處理，帳號灰色顯示於列表</w:t>
            </w:r>
          </w:p>
        </w:tc>
      </w:tr>
      <w:tr w:rsidR="00CC4000" w14:paraId="0CC40004" w14:textId="77777777">
        <w:tc>
          <w:tcPr>
            <w:tcW w:w="270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30 天內</w:t>
            </w:r>
          </w:p>
        </w:tc>
        <w:tc>
          <w:tcPr>
            <w:tcW w:w="666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可由 admin 執行「復原」</w:t>
            </w:r>
          </w:p>
        </w:tc>
      </w:tr>
    </w:tbl>
    <w:p>
      <w:pPr>
        <w:spacing w:after="240"/>
      </w:pP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FF74DD"/>
    <w:multiLevelType w:val="hybridMultilevel"/>
    <w:tmpl w:val="1E2619B4"/>
    <w:lvl w:ilvl="0" w:tplc="78FE1DB0">
      <w:start w:val="1"/>
      <w:numFmt w:val="bullet"/>
      <w:lvlText w:val="•"/>
      <w:lvlJc w:val="left"/>
      <w:pPr>
        <w:ind w:left="720" w:hanging="360"/>
      </w:pPr>
    </w:lvl>
    <w:lvl w:ilvl="1" w:tplc="28A23932">
      <w:start w:val="1"/>
      <w:numFmt w:val="bullet"/>
      <w:lvlText w:val="◦"/>
      <w:lvlJc w:val="left"/>
      <w:pPr>
        <w:ind w:left="1080" w:hanging="360"/>
      </w:pPr>
    </w:lvl>
    <w:lvl w:ilvl="2" w:tplc="7F8A4AD4">
      <w:numFmt w:val="decimal"/>
      <w:lvlText w:val=""/>
      <w:lvlJc w:val="left"/>
    </w:lvl>
    <w:lvl w:ilvl="3" w:tplc="FC260214">
      <w:numFmt w:val="decimal"/>
      <w:lvlText w:val=""/>
      <w:lvlJc w:val="left"/>
    </w:lvl>
    <w:lvl w:ilvl="4" w:tplc="202CAF7A">
      <w:numFmt w:val="decimal"/>
      <w:lvlText w:val=""/>
      <w:lvlJc w:val="left"/>
    </w:lvl>
    <w:lvl w:ilvl="5" w:tplc="78EA2226">
      <w:numFmt w:val="decimal"/>
      <w:lvlText w:val=""/>
      <w:lvlJc w:val="left"/>
    </w:lvl>
    <w:lvl w:ilvl="6" w:tplc="612AE628">
      <w:numFmt w:val="decimal"/>
      <w:lvlText w:val=""/>
      <w:lvlJc w:val="left"/>
    </w:lvl>
    <w:lvl w:ilvl="7" w:tplc="367EFBC8">
      <w:numFmt w:val="decimal"/>
      <w:lvlText w:val=""/>
      <w:lvlJc w:val="left"/>
    </w:lvl>
    <w:lvl w:ilvl="8" w:tplc="E64EC7AC">
      <w:numFmt w:val="decimal"/>
      <w:lvlText w:val=""/>
      <w:lvlJc w:val="left"/>
    </w:lvl>
  </w:abstractNum>
  <w:abstractNum w:abstractNumId="1" w15:restartNumberingAfterBreak="0">
    <w:nsid w:val="6638379D"/>
    <w:multiLevelType w:val="hybridMultilevel"/>
    <w:tmpl w:val="9DB23D96"/>
    <w:lvl w:ilvl="0" w:tplc="351AB902">
      <w:start w:val="1"/>
      <w:numFmt w:val="bullet"/>
      <w:lvlText w:val="●"/>
      <w:lvlJc w:val="left"/>
      <w:pPr>
        <w:ind w:left="720" w:hanging="360"/>
      </w:pPr>
    </w:lvl>
    <w:lvl w:ilvl="1" w:tplc="30A2129A">
      <w:start w:val="1"/>
      <w:numFmt w:val="bullet"/>
      <w:lvlText w:val="○"/>
      <w:lvlJc w:val="left"/>
      <w:pPr>
        <w:ind w:left="1440" w:hanging="360"/>
      </w:pPr>
    </w:lvl>
    <w:lvl w:ilvl="2" w:tplc="D9D2EFAA">
      <w:start w:val="1"/>
      <w:numFmt w:val="bullet"/>
      <w:lvlText w:val="■"/>
      <w:lvlJc w:val="left"/>
      <w:pPr>
        <w:ind w:left="2160" w:hanging="360"/>
      </w:pPr>
    </w:lvl>
    <w:lvl w:ilvl="3" w:tplc="0C4E51F2">
      <w:start w:val="1"/>
      <w:numFmt w:val="bullet"/>
      <w:lvlText w:val="●"/>
      <w:lvlJc w:val="left"/>
      <w:pPr>
        <w:ind w:left="2880" w:hanging="360"/>
      </w:pPr>
    </w:lvl>
    <w:lvl w:ilvl="4" w:tplc="1368ED74">
      <w:start w:val="1"/>
      <w:numFmt w:val="bullet"/>
      <w:lvlText w:val="○"/>
      <w:lvlJc w:val="left"/>
      <w:pPr>
        <w:ind w:left="3600" w:hanging="360"/>
      </w:pPr>
    </w:lvl>
    <w:lvl w:ilvl="5" w:tplc="02EEE660">
      <w:start w:val="1"/>
      <w:numFmt w:val="bullet"/>
      <w:lvlText w:val="■"/>
      <w:lvlJc w:val="left"/>
      <w:pPr>
        <w:ind w:left="4320" w:hanging="360"/>
      </w:pPr>
    </w:lvl>
    <w:lvl w:ilvl="6" w:tplc="9BFEC8EC">
      <w:start w:val="1"/>
      <w:numFmt w:val="bullet"/>
      <w:lvlText w:val="●"/>
      <w:lvlJc w:val="left"/>
      <w:pPr>
        <w:ind w:left="5040" w:hanging="360"/>
      </w:pPr>
    </w:lvl>
    <w:lvl w:ilvl="7" w:tplc="82102F5C">
      <w:start w:val="1"/>
      <w:numFmt w:val="bullet"/>
      <w:lvlText w:val="●"/>
      <w:lvlJc w:val="left"/>
      <w:pPr>
        <w:ind w:left="5760" w:hanging="360"/>
      </w:pPr>
    </w:lvl>
    <w:lvl w:ilvl="8" w:tplc="392CC238">
      <w:start w:val="1"/>
      <w:numFmt w:val="bullet"/>
      <w:lvlText w:val="●"/>
      <w:lvlJc w:val="left"/>
      <w:pPr>
        <w:ind w:left="6480" w:hanging="360"/>
      </w:pPr>
    </w:lvl>
  </w:abstractNum>
  <w:num w:numId="1" w16cid:durableId="166292809">
    <w:abstractNumId w:val="1"/>
    <w:lvlOverride w:ilvl="0">
      <w:startOverride w:val="1"/>
    </w:lvlOverride>
  </w:num>
  <w:num w:numId="2" w16cid:durableId="72164122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2"/>
  <w:displayBackgroundShape/>
  <w:bordersDoNotSurroundHeader/>
  <w:bordersDoNotSurroundFooter/>
  <w:proofState w:spelling="clean" w:grammar="clean"/>
  <w:defaultTabStop w:val="48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77E4B"/>
    <w:rsid w:val="00185876"/>
    <w:rsid w:val="001C14E0"/>
    <w:rsid w:val="00500B9E"/>
    <w:rsid w:val="005834DE"/>
    <w:rsid w:val="00764025"/>
    <w:rsid w:val="00A77E4B"/>
    <w:rsid w:val="00B0478D"/>
    <w:rsid w:val="00F411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TW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23F439B"/>
  <w15:docId w15:val="{1569D9DE-94FA-8D4D-95CF-2A28AD8CDE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sz w:val="22"/>
        <w:szCs w:val="22"/>
        <w:lang w:val="en-TW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</w:pPr>
  </w:style>
  <w:style w:type="paragraph" w:styleId="Heading1">
    <w:name w:val="heading 1"/>
    <w:uiPriority w:val="9"/>
    <w:qFormat/>
    <w:pPr>
      <w:spacing w:before="400" w:after="160"/>
      <w:outlineLvl w:val="0"/>
    </w:pPr>
    <w:rPr>
      <w:rFonts w:eastAsia="Arial"/>
      <w:b/>
      <w:bCs/>
      <w:sz w:val="32"/>
      <w:szCs w:val="32"/>
    </w:rPr>
  </w:style>
  <w:style w:type="paragraph" w:styleId="Heading2">
    <w:name w:val="heading 2"/>
    <w:uiPriority w:val="9"/>
    <w:unhideWhenUsed/>
    <w:qFormat/>
    <w:pPr>
      <w:spacing w:before="320" w:after="120"/>
      <w:outlineLvl w:val="1"/>
    </w:pPr>
    <w:rPr>
      <w:rFonts w:eastAsia="Arial"/>
      <w:b/>
      <w:bCs/>
      <w:sz w:val="26"/>
      <w:szCs w:val="26"/>
    </w:rPr>
  </w:style>
  <w:style w:type="paragraph" w:styleId="Heading3">
    <w:name w:val="heading 3"/>
    <w:uiPriority w:val="9"/>
    <w:unhideWhenUsed/>
    <w:qFormat/>
    <w:pPr>
      <w:spacing w:before="200" w:after="80"/>
      <w:outlineLvl w:val="2"/>
    </w:pPr>
    <w:rPr>
      <w:rFonts w:eastAsia="Arial"/>
      <w:b/>
      <w:bCs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?>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65</Pages>
  <Words>8266</Words>
  <Characters>47120</Characters>
  <Application>Microsoft Office Word</Application>
  <DocSecurity>0</DocSecurity>
  <Lines>392</Lines>
  <Paragraphs>110</Paragraphs>
  <ScaleCrop>false</ScaleCrop>
  <Company/>
  <LinksUpToDate>false</LinksUpToDate>
  <CharactersWithSpaces>55276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Dino Ko</cp:lastModifiedBy>
  <cp:revision>2</cp:revision>
  <dcterms:created xsi:type="dcterms:W3CDTF">2026-06-05T14:38:00Z</dcterms:created>
  <dcterms:modified xsi:type="dcterms:W3CDTF">2026-06-05T14:38:00Z</dcterms:modified>
</cp:coreProperties>
</file>
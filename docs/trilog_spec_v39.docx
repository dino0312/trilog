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2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F6B3D"/>
          <w:sz w:val="80"/>
          <w:szCs w:val="80"/>
        </w:rPr>
        <w:t xml:space="preserve">Tri·log</w:t>
      </w:r>
    </w:p>
    <w:p>
      <w:pPr>
        <w:pBdr>
          <w:bottom w:val="single" w:color="FF6B3D" w:sz="8"/>
        </w:pBdr>
        <w:spacing w:after="3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D1526"/>
          <w:sz w:val="30"/>
          <w:szCs w:val="30"/>
        </w:rPr>
        <w:t xml:space="preserve">鐵人三項成績記錄與排行榜平台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產品規格文件 v2.8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A96A8"/>
          <w:sz w:val="24"/>
          <w:szCs w:val="24"/>
        </w:rPr>
        <w:t xml:space="preserve">2026 年 6 月</w:t>
      </w:r>
    </w:p>
    <w:p>
      <w:pPr>
        <w:spacing w:after="0" w:before="2800"/>
      </w:pPr>
    </w:p>
    <w:p>
      <w:pPr>
        <w:pBdr>
          <w:top w:val="single" w:color="DDDDDD" w:sz="2"/>
        </w:pBdr>
        <w:spacing w:after="0" w:before="0"/>
        <w:jc w:val="left"/>
      </w:pPr>
      <w:r>
        <w:rPr>
          <w:rFonts w:ascii="Arial" w:cs="Arial" w:eastAsia="Arial" w:hAnsi="Arial"/>
          <w:color w:val="8A96A8"/>
          <w:sz w:val="20"/>
          <w:szCs w:val="20"/>
        </w:rPr>
        <w:t xml:space="preserve">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0. 版本修訂記錄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記錄各版本的主要變更內容。僅收錄文件中有明確依據的版本節點，無法確認的內容不列入。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主要變更內容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初版建立。涵蓋產品定位、目標用戶、核心功能模組（成績記錄、排行榜、賽事資料庫）、資料架構、用戶旅程、技術方向、路線圖。第 1–7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新增：接力成績規格（第 20 章）、規格補充與決策更新（第 21 章）、資料模型修訂（第 22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新增：最速榜設計規格（第 23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新增：導覽與管理區設計規格（第 24 章）、賽事屆次管理規格（第 25 章）。Claude Code 同步實作接力功能與認領邏輯。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新增：排行榜距離篩選修訂（第 26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新增：規格整合修訂（第 27 章）。統一版本號、nickname 改為 name、RESULT 欄位最終定義、API 路由對齊。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新增：Auth Modal 登入設計規格（第 28 章）、品牌標誌實作規格與動態波浪規格（第 29、29-A 章）、個人區域導覽設計規格（第 30 章）、個人資料頁設計規格（第 31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新增：Nav Active State 與頁面標題設計規格（第 32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新增：賽事資料庫頁面實作規格（第 33 章）。由 Claude Code 實作，2026-06-05。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新增：新增成績入口設計規格（第 34 章）。Nav「+」拆為兩個選項，定義幫他人新增的未認領成績建立流程。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新增：賽事資料後台審核規格（第 35 章）、賽事互動投票規格 Wish List（第 36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新增：社群參與與遊戲化規格（第 37 章）。涵蓋貢獻遊戲化（徽章系統、推坑量化）、選手追蹤（動態頁）、朋友視角排行榜三個待開發方向，含資料庫設計與 API 端點規格。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結構重整：接力功能實作細節（原重複第 25 章）併入第 20 章新增子章節 20.10；認領邏輯修訂（原重複第 26 章）併入第 15 章新增子章節 15.6。刪除兩個重複的獨立章節，目錄同步更新。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補完第 34 章正文：新增成績入口設計規格。涵蓋 Nav「+」下拉兩選項（登錄自己成績 / 幫朋友新增）、成績登錄表單雙模式、賽事新增入口、Auth Modal intent 擴充（new_result_for_other）、US-01 ～ US-07、RESULT 資料欄位對照。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落地第 27.2 章決策：全文 nickname 欄位統一改為 name（第 15.6、16.2、19.6、21.2、21.3 章）。Revision History 與目錄 27.2 條目保留原文作為歷史記錄。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對齊 repo 實作路徑：第 34 章 /results/new → /records/new、?for=friend → ?for=other、intent new_result_for_friend → new_result_for_other（共 10 處）。以 devlog.md 現況為準。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21:00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架構決策同步：ATHLETE 表採雙欄位設計，新增 nickname（顯示暱稱，選填）並保留 name（真實姓名，進榜必填）。更新第 15.6.1、16.2、21.2、21.3、31.2、34.4 章。顯示優先順序：COALESCE(nickname, name, athlete_name_snapshot)。Migration 執行時將現有 nickname 值複製至 name。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同步 devlog.md 實作決策：(1) 第 34.2 章 Nav 選單更新為三選項，「他人成績」與「新增賽事」限 assistant+；(2) 第 35 章賽事審核狀態由 pending 改為 pending_review，RACE.status 加入 pending_review 值；(3) RACE.review_status 值域更新；(4) 管理後台新增 /admin/members 會員名單（第 34 章 US-07 補充）。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權限修訂：幫他人新增成績（/records/new?for=other）開放所有已登入用戶，移除 assistant+ 限制。第 34.2、34.4 章更新。Nav 下拉選單中僅「新增賽事」維持 assistant+ 限制。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23:00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38 章：追蹤選手功能規格（FollowButton）。涵蓋星星圖示互動設計、最速榜列整合（.tlb-row 五欄）、成績詳情頁整合、Auth Modal follow intent、ATHLETE_FOLLOW RLS 與索引、US-01–04、邊界條件。保留記錄：選手公開頁追蹤入口、幫他人新增後的追蹤引導，待後續規格補充。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39 章：關注名單規格（/my/following）。Avatar 下拉選單新增「關注名單 (N)」入口；選手卡片含各距離最佳成績；新增 API /api/athletes/me/following/details；US-01–04；空狀態引導；Page Context Strip 補充。修訂第 30、32 章。</w:t>
            </w:r>
          </w:p>
        </w:tc>
      </w:tr>
    </w:tbl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v2.8　·　2026 年 6 月　·　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目錄</w:t>
      </w:r>
    </w:p>
    <w:p>
      <w:pPr>
        <w:spacing w:after="120" w:before="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0.　版本修訂記錄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1.　產品定位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1.1　核心理念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1.2　差異化定位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2.　目標用戶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2.1　主要用戶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2.2　用戶特質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3.　核心功能模組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3.1　個人成績記錄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3.2　排行榜系統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　賽事資料庫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4.　資料架構與權限設計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4.1　資料主體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4.2　權限層級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5.　核心用戶旅程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5.1　選手登錄成績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5.2　查詢排行榜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5.3　查詢賽事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6.　技術方向（初步建議）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6.1　外部 API 整合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6.2　成績資料可信度設計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7.　產品發展路線圖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1 — 核心 MVP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2 — 賽事資料庫擴充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3 — 裝置整合與個人頁面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8.　帳號與身份設計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8.1　註冊與身份驗證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8.2　個人 Profile 欄位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9.　公信力政策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9.1　初期立場（寬鬆）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9.2　未來緊縮方向（預留）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10.　語言與市場定位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11.　商業模式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11.1　核心原則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11.2　收入來源規劃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11.3　個人品牌策略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12.　尚待決策的開放問題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13.　隱私權政策設計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13.1　適用法規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13.2　資料收集與使用原則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13.3　資料保留與刪除政策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13.4　未成年人政策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13.5　第三方服務的資料流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13.6　用戶權利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13.7　資料安全措施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14.　最速排行榜與策展層設計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14.2　未認領成績機制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14.3　未認領狀態的社群價值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14.4　排行榜呈現規則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14.5　冷啟動優勢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15.　認領成績功能規格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15.1　User Stories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15.2　標記功能規格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15.3　分享通知機制（分階段）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15.4　認領流程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15.5　認領後的資料狀態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15.6　認領邏輯修訂（2026-06-04）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16.　資料庫模型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16.1　資料表概覽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16.2　ATHLETE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16.3　RACE / RACE_EDITION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16.4　RESULT（核心資料表）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16.5　CLAIM_TAG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16.6　索引建議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17.　品牌識別與域名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17.1　品牌名稱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17.2　市場定位聲明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18.　技術選型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18.1　選型原則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18.2　技術堆疊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18.3　免費方案限制與升級時機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18.4　本地開發環境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19.　API 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19.1　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19.2　排行榜 /api/leaderboard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19.3　成績 /api/results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19.4　標記 /api/results/:id/tags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19.5　賽事 /api/races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19.6　選手 /api/athletes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19.7　管理 /api/admin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19.8　特別說明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20.　接力成績規格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　核心設計原則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20.2　接力結構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20.3　資料模型擴充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20.4　T1 / T2 換區時間歸屬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20.5　排行榜設計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20.6　認領機制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20.7　個人頁面呈現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20.8　成績合理性偵測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20.9　新增 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20.10　接力功能實作細節（2026-06-04）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21.　規格補充與決策更新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21.1　排行榜顯示邏輯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21.2　顯示名稱為進榜必要條件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21.3　首次成績登錄引導流程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21.4　策展層隱私衝突解法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22.　資料模型修訂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22.1　RESULT 結構分叉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22.2　來源可信度分層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23.　最速榜設計規格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23.2　視覺設計系統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23.3　榜單元件結構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23.4　Sub 分界線邏輯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23.5　距離頁籤擴充計畫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23.6　頁面架構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23.7　參考實作檔案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24.　導覽與管理區設計規格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24.1　導覽列（Nav）連結規則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24.2　管理區架構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25.　賽事屆次管理規格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25.1　距離標示與標準距離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25.2　屆次概念修訂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25.3　新增屆次流程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25.4　編輯與刪除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25.5　使用者新增成績的賽事選擇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26.　排行榜距離篩選修訂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26.1　問題描述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26.3　兩個頁面的定位切割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26.4　排行榜篩選器規格更新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26.5　API 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26.6　前端邏輯更新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27.　規格整合修訂（統一版本 v1.3）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27.1　版本號統一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27.2　nickname 改為 name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27.3　公開與私人成績的資料要求釐清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27.4　ATHLETE 資料表欄位更新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27.5　RESULT 資料表最終欄位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27.6　API 路由對齊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27.7　已解決的開放問題更新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27.8　各章節衝突對照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28.　Auth Modal 登入設計規格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28.3　User Stories（US-01 ～ US-05）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28.4　技術實作規格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28.5　Auth Modal 狀態流程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29.　品牌標誌實作規格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29.1　設計概念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29.2　文字標誌規格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29.3　SVG 符號原始碼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29.4　符號單獨版（Mark Only）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29.5　React / Next.js 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29.7　使用規範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29-A.　標誌動態波浪規格（補充第 29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29-A.1　動態設計決策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29-A.2　波浪路徑說明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29-A.3　CSS 動畫代碼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29-A.4　完整 SVG（含動畫）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29-A.5　React / Next.js 動態元件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29-A.7　無障礙注意事項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30.　個人區域導覽設計規格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30.1　設計決策：Avatar 下拉選單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30.2　Nav 結構更新（修訂第 24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30.3　Avatar 顯示規則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30.4　Avatar 下拉選單 User Stories（US-01 ～ US-07）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31.　個人資料頁設計規格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31.1　設計決策：獨立頁面 + Inline 編輯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31.2　頁面欄位規格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31.3　Inline 編輯行為規格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31.4　個人資料頁 User Stories（US-01 ～ US-06）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32.　Nav Active State 與頁面標題設計規格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32.3　Nav 連結狀態規格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32.4　頁面標題區（Page Context Strip）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32.5　各頁面標題規格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32.6　CSS 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32.7　Next.js 實作方式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32.8　無障礙要求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33.　賽事資料庫頁面實作規格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33.1　實作背景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33.2　頁面路徑與元件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33.3　系列分組設計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33.4　資料清理（2026-06-05 執行）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33.5　Phase 2 預留項目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34.　新增成績入口設計規格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34.1　問題背景與設計決策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34.2　Nav「+」選單結構（修訂第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34.3　「我的紀錄」頁面新增入口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34.4　成績登錄表單規格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34.5　未登入訪客的 intent 處理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34.6　User Stories（US-01 ～ US-07）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34.7　資料欄位對照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35.　賽事資料後台審核規格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35.1　設計背景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35.2　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35.3　提交觸發邏輯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35.4　後台待審清單介面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35.5　舉報功能（一般用戶端）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35.6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36.　賽事互動投票規格（Wish List）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36.2　兩種互動類型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36.3　資料庫設計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36.4　賽事頁面呈現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36.5　對選手個人的應用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36.6　對賽事資料的應用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36.7　Auth Modal intent 補充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36.8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37.　社群參與與遊戲化規格（待開發）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37.2　方向一：貢獻遊戲化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37.3　方向二：選手追蹤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37.4　方向三：朋友視角排行榜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37.5　三個方向的整合與開發路線圖</w:t>
      </w:r>
    </w:p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v2.8　·　2026 年 6 月　·　trilog.run</w:t>
      </w:r>
    </w:p>
    <w:p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0B156001" w14:textId="77777777" w:rsidR="00185876" w:rsidRDefault="00000000">
      <w:pPr>
        <w:pStyle w:val="Heading2"/>
      </w:pPr>
      <w:r>
        <w:rPr>
          <w:color w:val="0D1526"/>
        </w:rPr>
        <w:t>15.6 認領邏輯修訂（2026-06-04）</w:t>
      </w:r>
    </w:p>
    <w:p w14:paraId="0B156002" w14:textId="77777777" w:rsidR="00185876" w:rsidRDefault="00000000">
      <w:pPr>
        <w:pStyle w:val="Heading2"/>
      </w:pPr>
      <w:r>
        <w:rPr>
          <w:color w:val="0D1526"/>
        </w:rPr>
        <w:t>15.6.1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athletes.name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name（真實姓名）的用戶無法看到任何認領按鈕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15.6.2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15.6.3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真實姓名，用於認領比對與進榜判斷</w:t>
            </w:r>
          </w:p>
        </w:tc>
      </w:tr>
      <w:tr w:rsidR="00CC3500" w14:paraId="0CC350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2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3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4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顯示暱稱，選填；排行榜顯示優先於 name；留空則顯示 name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pending_review / 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0A100001" w14:textId="77777777" w:rsidR="00185876" w:rsidRDefault="00000000">
      <w:pPr>
        <w:pStyle w:val="Heading2"/>
      </w:pPr>
      <w:r>
        <w:rPr>
          <w:color w:val="0D1526"/>
        </w:rPr>
        <w:t>20.10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20.10.1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20.10.2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20.10.3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20.10.4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進入排行榜的成績，選手必須填寫真實姓名（name）；暱稱（nickname）可選填，填寫後優先顯示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name 填寫真實姓名；nickname 另行選填，可為暱稱，填寫後排行榜顯示 nickname 優先於 name；兩者皆不可為空白或純空格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0CC35010" w14:textId="77777777" w:rsidR="00CC350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排行榜顯示名稱優先順序：COALESCE(nickname, name, athlete_name_snapshot)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真實姓名，認領比對與進榜判斷依據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name 欄位；nickname 為選填，不在引導流程中強制）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38.　追蹤選手功能規格（FollowButton）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38.1　設計背景與範圍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38.2　FollowButton 元件規格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38.3　最速榜整合規格（修訂第 23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38.4　成績詳情頁整合規格（修訂第 3.4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38.5　資料庫設計 ／ 38.6　API 端點 ／ 38.7　Auth Modal intent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38.8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39.　關注名單規格（/my/following）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39.1　設計目的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39.2　入口：Avatar 下拉選單（修訂第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39.3　頁面規格 ／ 39.4　選手卡片設計 ／ 39.5　空狀態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39.6　API 端點 ／ 39.7　Avatar 選單更新方式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39.8　User Stories（US-01 ～ US-04）</w:t>
      </w:r>
    </w:p>
    <w:p>
      <w:pPr>
        <w:pBdr>
          <w:bottom w:val="single" w:color="EEEEEE" w:sz="2"/>
        </w:pBdr>
        <w:spacing w:after="60" w:before="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v2.8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v2.8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v2.8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v2.8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v2.8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姓名（name）、性別、出生年份、國籍為「進排行榜必填」欄位，頁面上以明顯標示提示未填者；暱稱（nickname）為選填，填寫後排行榜顯示優先於姓名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v2.8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v2.8　·　2026 年 6 月　·　trilog.run</w:t>
      </w:r>
    </w:p>
    <w:p w14:paraId="0C100001" w14:textId="77777777" w:rsidR="00CC0001" w:rsidRDefault="00000000">
      <w:r>
        <w:br w:type="page"/>
      </w:r>
    </w:p>
    <w:ins w:id="9010" w:author="Claude Code" w:date="2026-06-05T00:00:00Z">
      <w:p w14:paraId="0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0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0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0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0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0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0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0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0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0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0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0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0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v2.8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  <w:p w14:paraId="0D340001" w14:textId="77777777" w:rsidR="00CC3400" w:rsidRDefault="00000000">
        <w:pPr>
          <w:pStyle w:val="Heading1"/>
        </w:pPr>
        <w:r>
          <w:rPr>
            <w:color w:val="060D18"/>
          </w:rPr>
          <w:t>34. 新增成績入口設計規格</w:t>
        </w:r>
      </w:p>
      <w:p w14:paraId="0D340002" w14:textId="77777777" w:rsidR="00CC3400" w:rsidRDefault="00000000">
        <w:pPr>
          <w:pStyle w:val="Heading2"/>
        </w:pPr>
        <w:r>
          <w:rPr>
            <w:color w:val="0D1526"/>
          </w:rPr>
          <w:t>34.1 問題背景與設計決策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Nav「+」按鈕原本只對應一個功能「新增我的成績」，但平台支援兩種不同性質的新增動作：登錄自己的完賽成績（自填成績）、以及幫朋友或其他選手建立一筆未認領成績（讓對方日後認領）。兩者的資料填寫邏輯、source_credibility 設定、認領狀態初始值均不同，不適合用同一個表單混合處理。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方案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問題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結論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單一表單，用 toggle 切換模式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「自己」vs「他人」的欄位差異大，toggle 容易讓用戶填錯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Nav「+」展開為兩個選項（選用）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入口清晰，每條路徑有獨立表單，資料語意不混淆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✓ 採用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完全分開的兩個 Nav 按鈕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 變擁擠，對多數只登錄自己成績的用戶造成干擾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採用 Nav「+」下拉選單方案：點擊「+」按鈕展開兩個選項，用一個動作就能區分意圖，不佔用額外 Nav 空間。同時，平台也支援用戶新增賽事（目前不在 Nav，由賽事列表頁提供入口）。</w:t>
        </w:r>
      </w:p>
      <w:p w14:paraId="0D340003" w14:textId="77777777" w:rsidR="00CC3400" w:rsidRDefault="00000000">
        <w:pPr>
          <w:pStyle w:val="Heading2"/>
        </w:pPr>
        <w:r>
          <w:rPr>
            <w:color w:val="0D1526"/>
          </w:rPr>
          <w:t>34.2 Nav「+」選單結構（修訂第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「+」按鈕以下拉選單呈現（`AddDropdown` Client Component），展開後包含三個選項，點擊選單外側或按 Escape 自動關閉，行為與 `AvatarDropdown` 一致。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選項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說明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登錄我的成績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新增自己的完賽成績。source_credibility 初始為 self_reported，claim_status 初始為 claimed，athlete_id 直接綁定登入者。路徑：/records/new（所有已登入用戶）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幫朋友新增成績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為其他選手建立一筆未認領成績。source_credibility 初始為 self_reported，claim_status 初始為 unclaimed，athlete_id 為 null。路徑：/records/new?for=other（所有已登入用戶）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未登入訪客點擊前兩個選項均觸發 Auth Modal（intent: new_result / new_result_for_other），登入後導向對應路徑。第三個選項「新增賽事」（/races/new）限 assistant+，以分隔線區隔，一般用戶不顯示。</w:t>
        </w:r>
      </w:p>
      <w:p w14:paraId="0D340004" w14:textId="77777777" w:rsidR="00CC3400" w:rsidRDefault="00000000">
        <w:pPr>
          <w:pStyle w:val="Heading2"/>
        </w:pPr>
        <w:r>
          <w:rPr>
            <w:color w:val="0D1526"/>
          </w:rPr>
          <w:t>34.3「我的紀錄」頁面新增入口（修訂第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「我的紀錄」頁面（/my/results）右上角保留「+ 新增成績」按鈕，功能與 Nav「+」相同，展開同樣的兩個選項。確保已進入個人區域的用戶不需要返回 Nav 才能新增成績。</w:t>
        </w:r>
      </w:p>
      <w:p w14:paraId="0D340005" w14:textId="77777777" w:rsidR="00CC3400" w:rsidRDefault="00000000">
        <w:pPr>
          <w:pStyle w:val="Heading2"/>
        </w:pPr>
        <w:r>
          <w:rPr>
            <w:color w:val="0D1526"/>
          </w:rPr>
          <w:t>34.4 成績登錄表單規格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兩條路徑共用同一個表單元件（ResultForm），以 for 參數區分模式，影響欄位的顯示邏輯與送出時的資料預設值。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選手姓名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自動帶入登入者 name，唯讀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必填，輸入對方真實姓名（存入 athlete_name_snapshot，供認領時與 athletes.name 比對）。此模式所有已登入用戶可用。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必選（兩步驟：賽事 → 年份）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必選（同左）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距離組別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依賽事屆次自動選取或手動選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同左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完賽總時間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游泳 / T1 / 騎車 / T2 / 跑步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選填，有助公信力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公開 / 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預設公開，可切換為私人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固定公開（未認領成績必須公開才能被認領）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完賽證書上傳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選填，上傳後啟動公證流程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不提供（對方認領時自行上傳）</w:t>
              </w:r>
            </w:p>
          </w:tc>
        </w:tr>
        <w:tr w:rsidR="00CC3400" w14:paraId="0CC40008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備註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選填，建議填寫與本人的關係（如「我的練友」）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送出後的初始資料狀態：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 vs 幫朋友新增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　vs　null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　vs　填寫的姓名</w:t>
              </w:r>
            </w:p>
          </w:tc>
        </w:tr>
        <w:tr w:rsidR="00CC3400" w14:paraId="0CC30003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self_reported（兩者相同）</w:t>
              </w:r>
            </w:p>
          </w:tc>
        </w:tr>
        <w:tr w:rsidR="00CC3400" w14:paraId="0CC30004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　vs　unclaimed</w:t>
              </w:r>
            </w:p>
          </w:tc>
        </w:tr>
        <w:tr w:rsidR="00CC3400" w14:paraId="0CC30005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　vs　強制 true</w:t>
              </w:r>
            </w:p>
          </w:tc>
        </w:tr>
      </w:tbl>
      <w:p w14:paraId="0D340006" w14:textId="77777777" w:rsidR="00CC3400" w:rsidRDefault="00000000">
        <w:pPr>
          <w:pStyle w:val="Heading2"/>
        </w:pPr>
        <w:r>
          <w:rPr>
            <w:color w:val="0D1526"/>
          </w:rPr>
          <w:t>34.5 未登入訪客的 intent 處理（修訂第 28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擴充 Auth Modal 的 intent 類型，支援「幫朋友新增成績」的登入後導向。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3120"/>
          <w:gridCol w:w="2340"/>
          <w:gridCol w:w="3900"/>
        </w:tblGrid>
        <w:tr w:rsidR="00CC3400" w14:paraId="0CC40000" w14:textId="77777777">
          <w:tc>
            <w:tcPr>
              <w:tcW w:w="31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intent</w:t>
              </w:r>
            </w:p>
          </w:tc>
          <w:tc>
            <w:tcPr>
              <w:tcW w:w="39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登入後行為</w:t>
              </w:r>
            </w:p>
          </w:tc>
        </w:tr>
        <w:tr w:rsidR="00CC3400" w14:paraId="0CC40001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Nav「+」→「登錄我的成績」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</w:t>
              </w:r>
            </w:p>
          </w:tc>
        </w:tr>
        <w:tr w:rsidR="00CC3400" w14:paraId="0CC40002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Nav「+」→「幫朋友新增成績」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new_result_for_other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/records/new?for=other</w:t>
              </w:r>
            </w:p>
          </w:tc>
        </w:tr>
        <w:tr w:rsidR="00CC3400" w14:paraId="0CC40003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賽事頁面「想參加」（未登入）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race_wishlist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wishlist 標記，回到賽事頁</w:t>
              </w:r>
            </w:p>
          </w:tc>
        </w:tr>
        <w:tr w:rsidR="00CC3400" w14:paraId="0CC40004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賽事頁面「參加過」（未登入）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race_attended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attended 標記，顯示成績登錄提示</w:t>
              </w:r>
            </w:p>
          </w:tc>
        </w:tr>
      </w:tbl>
      <w:p w14:paraId="0D340007" w14:textId="77777777" w:rsidR="00CC3400" w:rsidRDefault="00000000">
        <w:pPr>
          <w:pStyle w:val="Heading2"/>
        </w:pPr>
        <w:r>
          <w:rPr>
            <w:color w:val="0D1526"/>
          </w:rPr>
          <w:t>34.6 User Stories</w:t>
        </w:r>
      </w:p>
      <w:p w14:paraId="0D340008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US-01　已登入選手，登錄自己的成績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身為一位已登入的選手，當我點擊 Nav 的「+」按鈕時，我希望看到「登錄我的成績」和「幫朋友新增成績」兩個選項，選擇前者後進入成績表單，姓名欄位自動帶入我的帳號名稱，完成後成績直接出現在我的個人紀錄頁。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Nav「+」→「登錄我的成績」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填寫表單 → 送出 → claim_status: claimed，athlete_id 綁定登入者 → 導向 /my/results 顯示新增的成績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錯誤路徑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賽事不存在 → 顯示「找不到此賽事，是否要新增？」</w:t>
              </w:r>
            </w:p>
          </w:tc>
        </w:tr>
      </w:tbl>
      <w:p w14:paraId="0D340009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US-02　已登入選手，幫練友新增未認領成績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我想幫最近一起比賽的練友記錄他的成績，讓他日後可以在平台上認領。我選擇「幫朋友新增成績」，填入他的姓名與完賽時間，送出後成績以未認領狀態出現在未認領列表，等待他本人認領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Nav「+」→「幫朋友新增成績」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/records/new?for=other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填寫姓名與成績 → 送出 → claim_status: unclaimed，athlete_id: null → 顯示確認訊息含分享連結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分享機制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送出後顯示分享文字，可直接呼叫 Web Share API 通知對方（與 TagButton 分享機制一致）</w:t>
              </w:r>
            </w:p>
          </w:tc>
        </w:tr>
      </w:tbl>
      <w:p w14:paraId="0D340010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US-03　未登入訪客，點擊「+」想登錄成績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身為一位尚未登入的訪客，當我點擊「+」選擇「登錄我的成績」時，我希望系統先彈出登入 Modal，完成登入後自動進入成績登錄表單，不需要重新操作一次。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 任一選項（未登入）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Auth Modal 彈出，記錄 intent（new_result 或 new_result_for_other）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登入成功 → Modal 關閉 → 自動導向對應路徑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取消路徑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關閉 Modal → 留在當前頁面</w:t>
              </w:r>
            </w:p>
          </w:tc>
        </w:tr>
      </w:tbl>
      <w:p w14:paraId="0D340011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US-04　選手新增成績，但賽事不在列表中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身為一位要記錄海外賽事成績的選手，我在賽事選擇步驟找不到想要的賽事。系統提示「找不到賽事？立即新增」，點擊後進入賽事新增表單，填寫完成後自動返回成績表單並帶入剛新增的賽事。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成績表單中「賽事」搜尋無結果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顯示「找不到賽事？立即新增」連結，點擊進入 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返回行為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賽事建立完成後自動導回 /records/new 並帶入 race_id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賽事審核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章規則，首次新增賽事的用戶進入待審流程，賽事樂觀顯示</w:t>
              </w:r>
            </w:p>
          </w:tc>
        </w:tr>
      </w:tbl>
      <w:p w14:paraId="0D340012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US-05　幫朋友新增後，通知對方認領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身為一位幫練友建立未認領成績的選手，我希望送出後系統提供一個可以直接傳給對方的分享連結或文字，讓他點擊連結就能找到這筆成績並完成認領，不需要自己去未認領列表慢慢搜尋。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幫朋友新增成績送出成功後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系統行為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顯示確認畫面，包含：成績摘要、直連 URL（/results/:id）、分享按鈕（Web Share API）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分享文字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「我幫你記錄了一筆成績，快來認領！→ [URL]」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連結有效性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永久有效，只要成績存在且 claim_status 為 unclaimed</w:t>
              </w:r>
            </w:p>
          </w:tc>
        </w:tr>
      </w:tbl>
      <w:p w14:paraId="0D340013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US-06　選手在「我的紀錄」頁快速新增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身為一位已在「我的紀錄」頁面的選手，我希望在這個頁面就能直接新增成績，不需要返回首頁點擊 Nav 的「+」按鈕，讓操作動線更流暢。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/my/results 頁面右上角「+ 新增成績」按鈕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展開相同的兩個選項下拉選單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導向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與 Nav「+」相同，分別導向 /records/new 和 /records/new?for=other</w:t>
              </w:r>
            </w:p>
          </w:tc>
        </w:tr>
      </w:tbl>
      <w:p w14:paraId="0D340014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US-07　新增賽事入口（賽事列表頁）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發現平台缺少某場賽事的選手，我在瀏覽賽事頁面（/races）時看到「新增賽事」按鈕，點擊後進入賽事新增表單，填寫賽事基本資料（名稱、舉辦地點、日期、距離）後送出，賽事立即出現在列表中等待助手審核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 頁面「新增賽事」按鈕（已登入）或 Auth Modal（未登入）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審核規則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章：首次提交 → pending_review；已通過首次審核的用戶 → 直接 approved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完成後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導向賽事詳情頁 /races/:slug，顯示「已提交，等待審核」提示</w:t>
              </w:r>
            </w:p>
          </w:tc>
        </w:tr>
      </w:tbl>
      <w:p w14:paraId="0D340015" w14:textId="77777777" w:rsidR="00CC3400" w:rsidRDefault="00000000">
        <w:pPr>
          <w:pStyle w:val="Heading2"/>
        </w:pPr>
        <w:r>
          <w:rPr>
            <w:color w:val="0D1526"/>
          </w:rPr>
          <w:t>34.7 資料欄位對照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兩種新增路徑送出後，RESULT 資料表各欄位的初始值對照：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RESULT 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result_type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null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表單填寫的姓名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unclaimed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用戶選擇（預設 true）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true（強制）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submitted_by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</w:tr>
      </w:tbl>
      <w:p w14:paraId="0D340099" w14:textId="77777777" w:rsidR="00CC3400" w:rsidRDefault="00CC3400">
        <w:pPr>
          <w:spacing w:after="240"/>
        </w:pPr>
      </w:p>
    </w:sectPr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35. 賽事資料後台審核規格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35.1 設計背景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採用事後審查（Post-Moderation）機制：登入用戶可新增賽事，資料立即公開，但系統同步進入後台待審清單。助手不需要主動巡邏，系統透過通知主動呼叫審查動作。研究來源：Higher Logic、ModerationAPI、GlitchLabs 等平台的實際審核後台設計模式。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機制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選擇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審查時機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事後審查（Post-Moderation）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鐵人三項賽事資料量少、社群圈子小、結構化事實容易驗證，假資料風險低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新用戶首次提交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送助手審核（第一次需審核）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降低管理成本，通過後未來提交自動公開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舊用戶提交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自動公開 + 進入背景審核隊列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信任已建立的用戶，但仍記錄供抽查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舉報機制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次舉報自動送審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社群自律，不需要助手全量審查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35.2 資料庫擴充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RACE 資料表新增以下欄位以支援審核流程：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提交者帳號，null 表示由助手建立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 / approved / rejected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拒絕原因，顯示給提交者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拒絕時是否通知提交者，預設 true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被舉報次數，達 3 次自動轉為 pending 重審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first_time_submitter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提交者是否為首次提交，驅動審核觸發邏輯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35.3 提交觸發邏輯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提交者狀態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review_status 初始值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公開狀態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通知助手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公開（樂觀顯示）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是，立即通知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已通過首次審核的用戶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approved（直接）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否，進入背景隊列供抽查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任何用戶被舉報達 3 次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pending_review（重審）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是，通知助手複審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樂觀顯示（Optimistic UI）：資料送出後立即顯示在賽事列表，不讓用戶等待審核結果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若審核後拒絕，系統才將資料從公開列表移除，同時通知提交者原因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35.4 後台待審清單介面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頁面路徑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/admin/races/review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賽事審核                                [篩選▾]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待審 (3)   已核准   已拒絕   舉報 (1)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├──────┬──────────────┬──────────────┬────────────┤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狀態 │ 賽事名稱     │ 提交者 / 時間│ 動作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🟡待審│ 普悠瑪超鐵   │ 王小明       │ [核准]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Full  │ 2 天前       │ [編輯後核准]│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             │              │ [拒絕]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🔴舉報│ Challenge TW │ 3 人舉報     │ [保留]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70.3  │ 1 天前       │ [下架]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└──────┴──────────────┴──────────────┴────────────┘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Tab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首次提交用戶的新賽事，等待助手核准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歷史核准記錄，可搜尋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歷史拒絕記錄，可重新核准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被社群舉報達閾值的賽事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每列資料欄位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待審 / 🔴 舉報 / ✅ 已核准 / ❌ 已拒絕，顏色標示一目了然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可點擊展開詳細資料預覽（inline 展開，不跳頁）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/ 年份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快速識別賽事規模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顯示姓名，可點擊查看該用戶的提交歷史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提交時間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顯示「N 天前」，超過 7 天未審核轉為橘色警示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舉報次數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 tab 專用，顯示「N 人舉報」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Inline 動作按鈕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行為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後續流程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 → approved，賽事保持公開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無需額外動作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編輯後核准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開啟 inline 編輯欄位，助手修正後核准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修正後 review_status → approved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彈出對話框填寫拒絕原因，勾選是否通知提交者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通知後提交者可修正重新提交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忽略舉報，賽事繼續公開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 重設為 0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賽事從公開列表移除，review_status → rejected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可選擇是否通知原提交者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通知機制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有新待審項目時，系統寄送 Email 通知助手（每日彙整，不逐筆推送）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助手登入後，Nav 的「管理後台」連結顯示 badge 數字（待審 + 舉報總計）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拒絕時系統 Email 通知提交者，說明原因並提供修正後重新提交的連結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天未審核的待審項目，系統發送提醒 Email 給助手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35.5 舉報功能（一般用戶端）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任何已登入用戶可以對賽事頁面按下「回報錯誤資訊」，填寫一行說明後送出。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result_id / race_id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被舉報的資料 ID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舉報原因（自由文字，上限 200 字）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舉報時間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同一用戶對同一賽事只能舉報一次（唯一約束）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舉報後，UI 上「回報錯誤資訊」按鈕改為灰色「已回報」，避免重複操作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舉報累積達 3 次，自動觸發待審流程，助手收到通知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35.6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取得待審 / 舉報清單，支援 tab 篩選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/api/admin/races/:id/reject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拒絕賽事，附原因與是否通知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/api/admin/races/:id/takedown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下架舉報賽事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/api/races/:id/report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舉報賽事資料有誤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36. 賽事互動投票規格（Wish List）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鐵人三項選手對賽事有兩種不同的情感關係：「想參加」（計畫未來報名）和「參加過」（已完賽的歷史連結）。EventON 的 Wishlist 研究顯示，讓用戶收藏感興趣的賽事，能幫助主辦方預測需求，同時為其他選手提供賽事熱度的參考依據。Strava 的 Kudos 則證明了小型社群互動按鈕能有效增加平台黏著度。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設計兩個獨立的計數器而非單一「讚」，產生的資訊價值遠更高：「想參加 148 人，參加過 312 人」對新手選手是具體的賽事熱度指標，也讓「參加過」的選手自然成為潛在的成績登錄者。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36.2 兩種互動類型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1684"/>
        <w:gridCol w:w="1684"/>
        <w:gridCol w:w="168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類型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按鈕文字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168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進榜相關性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🔔 或收藏圖示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對未來計畫報名的賽事表達意願，類似 Wishlist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否，純互動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或旗幟圖示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聲明自己曾參加此賽事，隱含成績登錄邀請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是，觸發登錄提示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36.3 資料庫設計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新增 RACE_INTEREST 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對應特定屆次（想參加未來場次 / 參加過某屆）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登入用戶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interest_type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wishlist（想參加）/ attended（參加過）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(race_edition_id, athlete_id, interest_type)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同一用戶對同一屆次同一類型只能有一筆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RACE_EDITION 反正規化快取欄位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「想參加」總計，避免每次排行榜查詢做 JOIN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「參加過」總計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36.4 賽事頁面呈現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普悠瑪超鐵 2027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2027/10/12 · 台東 · 226km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[🔔 想參加  148]    [✓ 參加過  312]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─────────────────────────────────────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已有 312 筆成績記錄  [查看成績]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兩個按鈕並排顯示，各自顯示計數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已登入且已點擊者，按鈕顯示為「已標記」狀態（填滿色），可再次點擊取消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未登入者點擊，觸發 Auth Modal，intent: race_interest，登入後自動完成互動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「參加過」按下後，若此屆次尚無該用戶的成績記錄，顯示 toast 提示：「你有登錄這場賽事的成績嗎？」附上登錄連結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36.5 對選手個人的應用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Wish List 頁面（/my/wishlist）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顯示選手所有「想參加」的賽事清單，按日期排序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可作為個人的賽事計畫清單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賽事日期接近時，系統可推送提醒（未來 Phase 2 功能）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「參加過」的成績登錄串聯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選手在「我的紀錄」頁面，可看到「你標記參加過但尚未登錄成績的賽事」區塊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點擊直接進入該屆次的成績登錄表單，race_edition 自動帶入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這讓「參加過」成為成績登錄的自然入口，不需要另外搜尋賽事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36.6 對賽事資料的應用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熱門賽事排序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賽事列表可依「想參加」數量排序，讓熱門賽事自然浮現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助手建立新屆次時，可參考「想參加」數量判斷是否值得優先整理歷史資料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資料分析潛力（未來）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 / 參加過」比例可作為賽事吸引力指標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「想參加」到「參加過」的轉換率，可回推賽事報名意願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這些資料未來可作為與賽事主辦方合作的參考依據（第 11 章商業模式）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36.7 Auth Modal intent 補充（修訂第 28、34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登入後行為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賽事頁面「想參加」按鈕（未登入）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race_wishlist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wishlist 標記，回到賽事頁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賽事頁面「參加過」按鈕（未登入）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race_attended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attended 標記，顯示成績登錄提示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36.8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wishlist 或 attended 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/api/athletes/me/wishlist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 Wish List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/api/races/:slug/editions/:year/interest/me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查詢當前用戶的標記狀態</w:t>
            </w:r>
          </w:p>
        </w:tc>
      </w:tr>
    </w:tbl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v2.8　·　2026 年 6 月　·　trilog.run</w:t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37. 社群參與與遊戲化規格（待開發）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規格源自兩個關鍵觀察：第一，鐵人三項社群有強烈的推坑文化，選手會主動號召朋友參與、幫朋友記錄成績；第二，選手對朋友的成績有顯性（主動查詢）和隱性（瀏覽時自然比較）兩種關注型態。這兩種行為目前在平台上都沒有被設計服務，是明確的產品機會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研究依據：Strava 2025 年數據顯示「社群連結」已超越健康與運動表現，成為用戶留在平台的第一大動機；58% 用戶表示透過運動社群結交新朋友；新增社團數量近乎翻四倍。鐵人三項社群的緊密程度高於一般運動社群，推坑文化讓貢獻行為與社交行為天然結合。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本章三個方向均為待開發功能，不在 MVP 範圍內。建議在平台累積足夠成績資料與用戶基礎後，按 37.2 → 37.3 → 37.4 的順序逐步推出。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37.2 方向一：貢獻遊戲化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把推坑文化量化。選手幫他人新增未認領成績、這些成績被認領後，這一條推坑鏈對平台產生了真實價值。貢獻遊戲化讓這個價值被看見，激勵更多熱心用戶持續貢獻。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關鍵設計原則：激勵「認領率」而非純粹的「新增數量」，避免產生亂填資料的行為。被認領的成績代表資料準確，是比數量更有意義的貢獻指標。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貢獻指標定義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指標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顯示位置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新增成績數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此用戶幫他人新增的未認領成績總筆數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上述成績中已被本人認領的筆數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 ÷ 新增成績數，代表資料品質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Profile（百分比）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此用戶提交並通過審核的賽事筆數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因此用戶新增成績而建立帳號認領的選手數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Profile（隱藏，僅本人可見）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徽章系統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採用自動發放（系統計算）而非人工頒發，確保一致性與透明度。徽章分兩個層次：小步驟進度徽章（鼓勵新手）和里程碑榮耀徽章（鼓勵持續貢獻）。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徽章名稱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設計說明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初心推手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歡迎新貢獻者，門檻低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推坑達人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10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中期里程碑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社群柱石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50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長期貢獻者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資料守護者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 ≥ 80%（最少 5 筆基數）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強調資料品質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賽事記錄者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累計新增 3 場通過審核的賽事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鼓勵賽事資料貢獻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鐵人傳教士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 ≥ 5（協助 5 人建立帳號）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推坑文化的最高象徵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徽章顯示在個人 Profile 頁面，任何人可見。「推坑人數」指標本人可見，不公開顯示，保護被推坑者的隱私。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contributed_results_count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快取：幫他人新增的成績數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claimed_contributions_count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快取：被認領的貢獻成績數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contributed_races_count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快取：新增並通過審核的賽事數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ATHLETE（JSON array）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已獲得的徽章清單與取得時間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記錄此未認領成績的新增者，用於貢獻計算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/api/athletes/:id/contributions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取得某選手的貢獻統計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/api/athletes/me/badges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取得自己的徽章清單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37.3 方向二：選手追蹤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讓「隱性關注朋友成績」成為平台功能。選手可以追蹤其他選手，在個人頁面看到被追蹤者的最新成績動態。這是 Tri·log 版本的 Strava Follow，但聚焦在「賽事成績更新」而非「日常訓練動態」，訊號密度更低、更有意義。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已登入選手可以追蹤任何有公開成績的選手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追蹤是單向的（A 追蹤 B，B 不需要回追），類似 Twitter/Strava 的 follow 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被追蹤者不需要同意，但可以在個人隱私設定中關閉「允許被追蹤」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追蹤清單在個人 Profile 上可見（顯示追蹤人數），具體名單預設不公開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追蹤後的個人動態頁（/my/feed）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新增個人動態頁，顯示被追蹤選手的最新公開成績。此頁面只有登入本人可見。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動態類型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新成績登錄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被追蹤者登錄了新成績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選手名、賽事、距離、完賽時間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成績認領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被追蹤者認領了未認領成績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更新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被追蹤者在某距離刷新個人最佳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「XXX 在 226 全距離刷新 PB：8:42:30」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動態頁不是「朋友動態牆」，不顯示留言、Kudos 等社群噪音。只顯示和賽事成績相關的有意義事件，維持 Tri·log 的數據導向風格。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ATHLETE_FOLLOW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 / following_id / created_at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追蹤關係，UNIQUE(follower_id, following_id)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 / following_count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快取計數，避免每次 JOIN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追蹤選手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取消追蹤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/api/athletes/me/feed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取得個人動態（被追蹤者的最新成績）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/api/athletes/:id/followers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取得追蹤者清單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取得追蹤中清單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37.4 方向三：朋友視角排行榜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最速榜是全台灣的排行，每個人在裡面都可能是無名之輩。但如果只看自己追蹤的人，排行榜立刻變得私密且有意義——「我追蹤的人裡，誰在 226 最快？我排第幾？」這是把宏觀的榮耀榜轉化成私人的友誼競技場。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功能設計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最速榜（/leaderboard）新增「朋友視角」切換開關，僅登入後可見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切換後，榜單只顯示「我追蹤的選手」加上「我自己」的成績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排名重新計算，讓自己清楚知道在朋友圈的位置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若追蹤人數不足 3 人，顯示引導提示：「追蹤更多選手來啟用朋友視角」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視角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全台視角（預設）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顯示所有選手的最速榜，現有設計不變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最速榜預設狀態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只顯示我追蹤的選手 + 我自己，排名重新計算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最速榜右上角切換開關（登入後可見）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朋友視角的遊戲化潛力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朋友視角讓「我比朋友快/慢多少」一目了然，強化社交比較的動機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當朋友刷新 PB 時，系統可以在動態頁（方向二）顯示「你追蹤的 XXX 在朋友視角排行榜進步了 N 名」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若自己被朋友超越，可觸發隱性的「想要更努力」心理——這正是 Strava 的 Local Legend 機制的核心精神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隱私考量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朋友視角只對已登入且有設定追蹤的選手開放，不對外公開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被追蹤者的成績出現在朋友視角榜上，不需要特別同意（等同於公開成績本來就公開）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選手可以在個人隱私設定中選擇「不出現在任何人的朋友視角」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/api/leaderboard/friends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朋友視角最速榜，只回傳追蹤中的選手成績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37.5 三個方向的整合與開發路線圖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產品定位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三個方向互相強化，形成一個完整的社群飛輪：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貢獻遊戲化（37.2）讓熱心用戶幫朋友登錄成績，資料量增加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追蹤機制（37.3）讓登錄成績的動機更強——我登錄了，朋友就能在動態頁看到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朋友視角（37.4）讓追蹤行為有具體回報——追蹤後可以看朋友圈排名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三者合一，把 Tri·log 的定位從「成績資料庫」提升為「選手社群平台」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這個飛輪的設計精神和 Strava 的「come for the tool, stay for the network」一致，但 Tri·log 的切入點是「賽事成績」而非「日常訓練」，訊號更有意義，比較基準更客觀。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建議開發順序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階段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功能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2A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貢獻遊戲化（37.2）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平台有足夠的未認領成績供貢獻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激勵熱心用戶持續新增資料，加速冷啟動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2B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選手追蹤（37.3）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平台有足夠的已認領選手供追蹤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讓用戶有理由回訪，查看朋友的最新成績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2C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朋友視角（37.4）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追蹤機制上線後至少 1 個月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完成社群飛輪，讓推坑行為有立竿見影的回報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MVP 範圍聲明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本章所有功能均不在 MVP 開發範圍內。MVP 聚焦在：最速榜、成績登錄（自己 + 幫他人）、認領流程、賽事資料庫、基本後台審核。社群功能在平台累積足夠的資料量和用戶基礎後，按上述順序逐步推出。</w:t>
      </w:r>
    </w:p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v2.8　·　2026 年 6 月　·　trilog.run</w:t>
      </w:r>
    </w:p>
    <w:p w14:paraId="0CC38000" w14:textId="77777777" w:rsidR="00CC3800" w:rsidRDefault="00CC3800">
      <w:pPr>
        <w:pageBreakBefore/>
      </w:pPr>
    </w:p>
    <w:p w14:paraId="0CC38001" w14:textId="77777777" w:rsidR="00CC3800" w:rsidRDefault="00000000">
      <w:pPr>
        <w:pStyle w:val="Heading1"/>
      </w:pPr>
      <w:r>
        <w:rPr>
          <w:color w:val="060D18"/>
        </w:rPr>
        <w:t>38. 追蹤選手功能規格（FollowButton）</w:t>
      </w:r>
    </w:p>
    <w:p w14:paraId="0CC38002" w14:textId="77777777" w:rsidR="00CC3800" w:rsidRDefault="00000000">
      <w:pPr>
        <w:pStyle w:val="Heading2"/>
      </w:pPr>
      <w:r>
        <w:rPr>
          <w:color w:val="0D1526"/>
        </w:rPr>
        <w:t>38.1 設計背景與範圍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選手在瀏覽最速榜或查看單筆成績詳情時，可能對某位選手的表現感到興趣，希望持續關注其後續動態。本章規格定義追蹤功能的互動元件（FollowButton）、觸發位置、資料模型與 API，以及相關的邊界條件處理。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本章規格對應第 37.3 章「選手追蹤」的 UI 實作層，資料庫設計（ATHLETE_FOLLOW 表）與 API 端點（/api/athletes/:id/follow）沿用第 37.3 章定義，不重複說明。</w:t>
      </w:r>
    </w:p>
    <w:p>
      <w:pPr>
        <w:spacing w:before="80" w:after="120"/>
      </w:pPr>
      <w:r>
        <w:rPr>
          <w:rFonts w:eastAsia="Arial"/>
          <w:color w:val="1A1A1A"/>
        </w:rPr>
        <w:t xml:space="preserve">**確認的觸發位置（Phase 2B）：**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3330"/>
        <w:gridCol w:w="3330"/>
      </w:tblGrid>
      <w:tr w:rsidR="00CC3800" w14:paraId="0CC4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適用條件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3800" w14:paraId="0CC4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 /leaderboard 每列右側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未認領成績無帳號，不顯示</w:t>
            </w:r>
          </w:p>
        </w:tc>
      </w:tr>
      <w:tr w:rsidR="00CC3800" w14:paraId="0CC4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成績詳情頁 /results/:id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未登入可見按鈕，點擊觸發 Auth Modal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保留規劃（未來章節）：選手公開頁 /athletes/:id 的追蹤按鈕；幫他人新增成績後的追蹤引導提示。兩者皆依賴選手公開頁功能實作，待該頁面規格完成後補充。</w:t>
      </w:r>
    </w:p>
    <w:p w14:paraId="0CC38010" w14:textId="77777777" w:rsidR="00CC3800" w:rsidRDefault="00000000">
      <w:pPr>
        <w:pStyle w:val="Heading2"/>
      </w:pPr>
      <w:r>
        <w:rPr>
          <w:color w:val="0D1526"/>
        </w:rPr>
        <w:t>38.2 FollowButton 元件規格</w:t>
      </w:r>
    </w:p>
    <w:p>
      <w:pPr>
        <w:spacing w:before="80" w:after="120"/>
      </w:pPr>
      <w:r>
        <w:rPr>
          <w:rFonts w:eastAsia="Arial"/>
          <w:color w:val="1A1A1A"/>
        </w:rPr>
        <w:t xml:space="preserve">FollowButton 是一個獨立的 Client Component，以星星圖示（☆/★）表示追蹤狀態。</w:t>
      </w:r>
    </w:p>
    <w:p w14:paraId="0CC38011" w14:textId="77777777" w:rsidR="00CC3800" w:rsidRDefault="00000000">
      <w:pPr>
        <w:pStyle w:val="Heading3"/>
        <w:spacing w:before="180"/>
      </w:pPr>
      <w:r>
        <w:rPr>
          <w:color w:val="FF6B3D"/>
        </w:rPr>
        <w:t>視覺狀態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700"/>
        <w:gridCol w:w="4860"/>
      </w:tblGrid>
      <w:tr w:rsidR="00CC3800" w14:paraId="0CC48000" w14:textId="77777777">
        <w:tc>
          <w:tcPr>
            <w:tcW w:w="18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狀態</w:t>
            </w:r>
          </w:p>
        </w:tc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w="48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預設狀態，點擊後觸發追蹤</w:t>
            </w:r>
          </w:p>
        </w:tc>
      </w:tr>
      <w:tr w:rsidR="00CC3800" w14:paraId="0CC48002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★（實心星星）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色（#66c6be），點擊後取消追蹤</w:t>
            </w:r>
          </w:p>
        </w:tc>
      </w:tr>
      <w:tr w:rsidR="00CC3800" w14:paraId="0CC48003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載入中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 + spinner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請求進行中，按鈕 disabled</w:t>
            </w:r>
          </w:p>
        </w:tc>
      </w:tr>
      <w:tr w:rsidR="00CC3800" w14:paraId="0CC4800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點擊觸發 Auth Modal，intent: follow，登入後自動完成追蹤</w:t>
            </w:r>
          </w:p>
        </w:tc>
      </w:tr>
    </w:tbl>
    <w:p w14:paraId="0CC38012" w14:textId="77777777" w:rsidR="00CC3800" w:rsidRDefault="00000000">
      <w:pPr>
        <w:pStyle w:val="Heading3"/>
        <w:spacing w:before="180"/>
      </w:pPr>
      <w:r>
        <w:rPr>
          <w:color w:val="FF6B3D"/>
        </w:rPr>
        <w:t>互動行為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點擊空心星星 → 呼叫 POST /api/athletes/:id/follow → 成功後立即切換為實心星星（樂觀更新）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點擊實心星星 → 彈出確認提示「取消追蹤 [選手姓名]？」→ 確認後呼叫 DELETE /api/athletes/:id/follow → 切換回空心星星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API 失敗時：還原狀態並顯示短暫的錯誤 toast（「操作失敗，請稍後再試」）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自己的成績：FollowButton 不渲染（由 Server Component 判斷 athlete_id === 登入者 UUID 後，不傳入元件）</w:t>
      </w:r>
    </w:p>
    <w:p w14:paraId="0CC38013" w14:textId="77777777" w:rsidR="00CC3800" w:rsidRDefault="00000000">
      <w:pPr>
        <w:pStyle w:val="Heading3"/>
        <w:spacing w:before="180"/>
      </w:pPr>
      <w:r>
        <w:rPr>
          <w:color w:val="FF6B3D"/>
        </w:rPr>
        <w:t>Props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800" w14:paraId="0CC38000" w14:textId="77777777">
        <w:tc>
          <w:tcPr>
            <w:tcW w:w="32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Prop</w:t>
            </w:r>
          </w:p>
        </w:tc>
        <w:tc>
          <w:tcPr>
            <w:tcW w:w="61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athleteId: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要追蹤的選手 UUID，必填</w:t>
            </w:r>
          </w:p>
        </w:tc>
      </w:tr>
      <w:tr w:rsidR="00CC3800" w14:paraId="0CC38002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athleteName: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確認提示中顯示的選手姓名，必填</w:t>
            </w:r>
          </w:p>
        </w:tc>
      </w:tr>
      <w:tr w:rsidR="00CC3800" w14:paraId="0CC38003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initialFollowing: boolean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初始追蹤狀態，由 Server Component 查詢後傳入</w:t>
            </w:r>
          </w:p>
        </w:tc>
      </w:tr>
      <w:tr w:rsidR="00CC3800" w14:paraId="0CC38004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size?: "sm" | "md"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圖示尺寸，sm = 16px（榜單列用），md = 20px（詳情頁用），預設 sm</w:t>
            </w:r>
          </w:p>
        </w:tc>
      </w:tr>
    </w:tbl>
    <w:p w14:paraId="0CC38020" w14:textId="77777777" w:rsidR="00CC3800" w:rsidRDefault="00000000">
      <w:pPr>
        <w:pStyle w:val="Heading2"/>
      </w:pPr>
      <w:r>
        <w:rPr>
          <w:color w:val="0D1526"/>
        </w:rPr>
        <w:t>38.3 最速榜整合規格（修訂第 23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最速榜列（.tlb-row）現有 grid 四欄：名次 / 姓名 / 時間 / 賽事。追蹤按鈕作為第五欄加在最右側。</w:t>
      </w:r>
    </w:p>
    <w:p w14:paraId="0CC38021" w14:textId="77777777" w:rsidR="00CC3800" w:rsidRDefault="00000000">
      <w:pPr>
        <w:pStyle w:val="Heading3"/>
        <w:spacing w:before="180"/>
      </w:pPr>
      <w:r>
        <w:rPr>
          <w:color w:val="FF6B3D"/>
        </w:rPr>
        <w:t>.tlb-row 欄位更新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規格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名次（.tlb-rank）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36px，不變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姓名（.tlb-name）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時間（.tlb-time）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110px，不變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賽事（.tlb-race）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追蹤（.tlb-follow）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32px，FollowButton size="sm"；僅 athlete_id IS NOT NULL 且非本人時渲染</w:t>
            </w:r>
          </w:p>
        </w:tc>
      </w:tr>
    </w:tbl>
    <w:p w14:paraId="0CC38022" w14:textId="77777777" w:rsidR="00CC3800" w:rsidRDefault="00000000">
      <w:pPr>
        <w:pStyle w:val="Heading3"/>
        <w:spacing w:before="180"/>
      </w:pPr>
      <w:r>
        <w:rPr>
          <w:color w:val="FF6B3D"/>
        </w:rPr>
        <w:t>Server Component 資料查詢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最速榜為 Server Component，渲染前查詢當前登入者的追蹤清單，以 Set 結構存放被追蹤的 athlete_id。遍歷榜單列時，對每列的 athlete_id 判斷是否在 Set 中，作為 initialFollowing 傳入 FollowButton。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未登入時：followingSet 為空 Set，所有 FollowButton 的 initialFollowing = false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已登入時：SELECT following_id FROM athlete_follows WHERE follower_id = 登入者 UUID，單次查詢，不對每列各自查詢</w:t>
      </w:r>
    </w:p>
    <w:p w14:paraId="0CC38030" w14:textId="77777777" w:rsidR="00CC3800" w:rsidRDefault="00000000">
      <w:pPr>
        <w:pStyle w:val="Heading2"/>
      </w:pPr>
      <w:r>
        <w:rPr>
          <w:color w:val="0D1526"/>
        </w:rPr>
        <w:t>38.4 成績詳情頁整合規格（修訂第 3.4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成績詳情頁（/results/:id）已有認領按鈕（ClaimButton）與標記按鈕（TagButton）。FollowButton 加在選手姓名旁邊，作為「關注這位選手」的入口。</w:t>
      </w:r>
    </w:p>
    <w:p w14:paraId="0CC38031" w14:textId="77777777" w:rsidR="00CC3800" w:rsidRDefault="00000000">
      <w:pPr>
        <w:pStyle w:val="Heading3"/>
        <w:spacing w:before="180"/>
      </w:pPr>
      <w:r>
        <w:rPr>
          <w:color w:val="FF6B3D"/>
        </w:rPr>
        <w:t>顯示位置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條件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已認領（athlete_id IS NOT NULL）且非本人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 + FollowButton size="md"（實心/空心依追蹤狀態）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未認領（athlete_id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選手姓名（athlete_name_snapshot），無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已認領且是本人成績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選手姓名，無 FollowButton（不能追蹤自己）</w:t>
            </w:r>
          </w:p>
        </w:tc>
      </w:tr>
    </w:tbl>
    <w:p w14:paraId="0CC38032" w14:textId="77777777" w:rsidR="00CC3800" w:rsidRDefault="00000000">
      <w:pPr>
        <w:pStyle w:val="Heading3"/>
        <w:spacing w:before="180"/>
      </w:pPr>
      <w:r>
        <w:rPr>
          <w:color w:val="FF6B3D"/>
        </w:rPr>
        <w:t>未登入行為</w:t>
      </w:r>
    </w:p>
    <w:p>
      <w:pPr>
        <w:spacing w:before="80" w:after="120"/>
      </w:pPr>
      <w:r>
        <w:rPr>
          <w:rFonts w:eastAsia="Arial"/>
          <w:color w:val="1A1A1A"/>
        </w:rPr>
        <w:t xml:space="preserve">未登入用戶看到空心星星（FollowButton 正常渲染），點擊後觸發 Auth Modal，intent 為 follow，payload 帶入 athleteId。登入成功後自動呼叫追蹤 API，完成追蹤，星星變實心。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切換為已追蹤狀態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需修訂第 28 章（Auth Modal）intent 清單，新增 follow intent 及對應的 payload 結構 { athleteId: string }。</w:t>
      </w:r>
    </w:p>
    <w:p w14:paraId="0CC38040" w14:textId="77777777" w:rsidR="00CC3800" w:rsidRDefault="00000000">
      <w:pPr>
        <w:pStyle w:val="Heading2"/>
      </w:pPr>
      <w:r>
        <w:rPr>
          <w:color w:val="0D1526"/>
        </w:rPr>
        <w:t>38.5 資料庫設計（補充第 37.3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沿用第 37.3 章定義的 ATHLETE_FOLLOW 表，此處補充 Row Level Security（RLS）規則與索引建議。</w:t>
      </w:r>
    </w:p>
    <w:p w14:paraId="0CC38041" w14:textId="77777777" w:rsidR="00CC3800" w:rsidRDefault="00000000">
      <w:pPr>
        <w:pStyle w:val="Heading3"/>
        <w:spacing w:before="180"/>
      </w:pPr>
      <w:r>
        <w:rPr>
          <w:color w:val="FF6B3D"/>
        </w:rPr>
        <w:t>ATHLETE_FOLLOW 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athletes.id，追蹤者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following_id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athletes.id，被追蹤者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timestamp，預設 now()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(follower_id, following_id)，防止重複追蹤</w:t>
            </w:r>
          </w:p>
        </w:tc>
      </w:tr>
      <w:tr w:rsidR="00CC3800" w14:paraId="0CC38006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≠ following_id，防止自我追蹤</w:t>
            </w:r>
          </w:p>
        </w:tc>
      </w:tr>
    </w:tbl>
    <w:p w14:paraId="0CC38042" w14:textId="77777777" w:rsidR="00CC3800" w:rsidRDefault="00000000">
      <w:pPr>
        <w:pStyle w:val="Heading3"/>
        <w:spacing w:before="180"/>
      </w:pPr>
      <w:r>
        <w:rPr>
          <w:color w:val="FF6B3D"/>
        </w:rPr>
        <w:t>RLS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Policy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SELECT（公開）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任何人可讀取追蹤關係（用於顯示追蹤數）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auth.uid()，只能以自己身份追蹤他人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auth.uid()，只能取消自己的追蹤</w:t>
            </w:r>
          </w:p>
        </w:tc>
      </w:tr>
    </w:tbl>
    <w:p w14:paraId="0CC38043" w14:textId="77777777" w:rsidR="00CC3800" w:rsidRDefault="00000000">
      <w:pPr>
        <w:pStyle w:val="Heading3"/>
        <w:spacing w:before="180"/>
      </w:pPr>
      <w:r>
        <w:rPr>
          <w:color w:val="FF6B3D"/>
        </w:rPr>
        <w:t>索引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athlete_follows(follower_id)：查詢「我追蹤誰」用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athlete_follows(following_id)：查詢「誰追蹤我」用</w:t>
      </w:r>
    </w:p>
    <w:p w14:paraId="0CC38050" w14:textId="77777777" w:rsidR="00CC3800" w:rsidRDefault="00000000">
      <w:pPr>
        <w:pStyle w:val="Heading2"/>
      </w:pPr>
      <w:r>
        <w:rPr>
          <w:color w:val="0D1526"/>
        </w:rPr>
        <w:t>38.6 API 端點（補充第 37.3 章）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3510"/>
        <w:gridCol w:w="5040"/>
      </w:tblGrid>
      <w:tr w:rsidR="00CC3800" w14:paraId="0CC48000" w14:textId="77777777">
        <w:tc>
          <w:tcPr>
            <w:tcW w:w="9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50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追蹤選手；登入必要；自我追蹤回傳 400；已追蹤回傳 409</w:t>
            </w:r>
          </w:p>
        </w:tc>
      </w:tr>
      <w:tr w:rsidR="00CC3800" w14:paraId="0CC48002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取消追蹤；登入必要；未追蹤回傳 404</w:t>
            </w:r>
          </w:p>
        </w:tc>
      </w:tr>
      <w:tr w:rsidR="00CC3800" w14:paraId="0CC48003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/api/athletes/:id/is-following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查詢是否已追蹤指定選手；登入必要；回傳 { following: boolean }</w:t>
            </w:r>
          </w:p>
        </w:tc>
      </w:tr>
      <w:tr w:rsidR="00CC3800" w14:paraId="0CC48004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/api/athletes/me/following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取得自己追蹤的選手列表（用於最速榜批次查詢）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 回傳格式：{ ids: string[] }，僅回傳 following_id 陣列，供最速榜 Server Component 建立 Set 使用，不需要完整的選手資料。</w:t>
      </w:r>
    </w:p>
    <w:p w14:paraId="0CC38060" w14:textId="77777777" w:rsidR="00CC3800" w:rsidRDefault="00000000">
      <w:pPr>
        <w:pStyle w:val="Heading2"/>
      </w:pPr>
      <w:r>
        <w:rPr>
          <w:color w:val="0D1526"/>
        </w:rPr>
        <w:t>38.7 Auth Modal intent 補充（修訂第 28、34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Auth Modal 新增 follow intent，補充至第 28 章的 intent 清單。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800" w14:paraId="0CC48000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48001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未登入點擊 FollowButton（最速榜 / 詳情頁）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切換為實心</w:t>
            </w:r>
          </w:p>
        </w:tc>
      </w:tr>
    </w:tbl>
    <w:p w14:paraId="0CC38070" w14:textId="77777777" w:rsidR="00CC3800" w:rsidRDefault="00000000">
      <w:pPr>
        <w:pStyle w:val="Heading2"/>
      </w:pPr>
      <w:r>
        <w:rPr>
          <w:color w:val="0D1526"/>
        </w:rPr>
        <w:t>38.8 User Stories</w:t>
      </w:r>
    </w:p>
    <w:p w14:paraId="0CC38071" w14:textId="77777777" w:rsidR="00CC3800" w:rsidRDefault="00000000">
      <w:pPr>
        <w:pStyle w:val="Heading3"/>
        <w:spacing w:before="180"/>
      </w:pPr>
      <w:r>
        <w:rPr>
          <w:color w:val="FF6B3D"/>
        </w:rPr>
        <w:t>US-01　已登入選手，在最速榜追蹤另一位選手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身為一位已登入的選手，當我在最速榜看到一位表現優異的選手，我希望點擊他名字旁的空心星星，立刻完成追蹤，星星變為實心，日後可以在動態頁看到他的新成績。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最速榜 .tlb-row 右側空心星星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 → 樂觀更新為實心 → POST /api/athletes/:id/follow → 成功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失敗路徑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請求失敗 → 還原空心 → 顯示 toast 錯誤訊息</w:t>
            </w:r>
          </w:p>
        </w:tc>
      </w:tr>
    </w:tbl>
    <w:p w14:paraId="0CC38072" w14:textId="77777777" w:rsidR="00CC3800" w:rsidRDefault="00000000">
      <w:pPr>
        <w:pStyle w:val="Heading3"/>
        <w:spacing w:before="180"/>
      </w:pPr>
      <w:r>
        <w:rPr>
          <w:color w:val="FF6B3D"/>
        </w:rPr>
        <w:t>US-02　已登入選手，取消追蹤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身為一位已登入的選手，當我不再想追蹤某位選手，我點擊實心星星，確認取消後星星變回空心。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任何位置的實心星星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確認步驟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彈出「取消追蹤 [姓名]？」確認提示，避免誤操作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樂觀更新為空心 → DELETE /api/athletes/:id/follow → 成功</w:t>
            </w:r>
          </w:p>
        </w:tc>
      </w:tr>
    </w:tbl>
    <w:p w14:paraId="0CC38073" w14:textId="77777777" w:rsidR="00CC3800" w:rsidRDefault="00000000">
      <w:pPr>
        <w:pStyle w:val="Heading3"/>
        <w:spacing w:before="180"/>
      </w:pPr>
      <w:r>
        <w:rPr>
          <w:color w:val="FF6B3D"/>
        </w:rPr>
        <w:t>US-03　未登入訪客，點擊星星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身為一位尚未登入的訪客，當我在最速榜或成績詳情頁看到空心星星並點擊，系統先彈出登入 Modal，我完成登入後，追蹤動作自動執行，不需要再次點擊星星。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未登入點擊 FollowButton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Modal 彈出，intent: follow，payload: { athleteId }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 → Modal 關閉 → 自動追蹤 → 星星變實心</w:t>
            </w:r>
          </w:p>
        </w:tc>
      </w:tr>
    </w:tbl>
    <w:p w14:paraId="0CC38074" w14:textId="77777777" w:rsidR="00CC3800" w:rsidRDefault="00000000">
      <w:pPr>
        <w:pStyle w:val="Heading3"/>
        <w:spacing w:before="180"/>
      </w:pPr>
      <w:r>
        <w:rPr>
          <w:color w:val="FF6B3D"/>
        </w:rPr>
        <w:t>US-04　在成績詳情頁追蹤成績擁有者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身為一位已登入的選手，當我透過分享連結進入一筆認領成績的詳情頁，我希望在頁面上看到選手姓名旁的星星，一個動作完成追蹤，不需要先找到對方的個人頁面。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/results/:id 頁面，已認領成績，非本人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 尺寸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size="md"，比榜單列稍大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點擊空心星星 → 追蹤完成 → 實心</w:t>
            </w:r>
          </w:p>
        </w:tc>
      </w:tr>
    </w:tbl>
    <w:p w14:paraId="0CC38080" w14:textId="77777777" w:rsidR="00CC3800" w:rsidRDefault="00000000">
      <w:pPr>
        <w:pStyle w:val="Heading2"/>
      </w:pPr>
      <w:r>
        <w:rPr>
          <w:color w:val="0D1526"/>
        </w:rPr>
        <w:t>38.9 邊界條件與例外處理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情境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處理方式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自我追蹤（athlete_id = 登入者）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FollowButton；API 層額外驗證回傳 400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追蹤未認領成績（athlete_id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重複追蹤（已追蹤再次 POST）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409 Conflict；前端樂觀更新已處理，通常不觸發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取消未追蹤的選手（DELETE）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404；前端樂觀更新已處理，通常不觸發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被追蹤者已刪除帳號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追蹤關係在 CASCADE DELETE 時自動清除；動態頁不顯示已刪除帳號的事件</w:t>
            </w:r>
          </w:p>
        </w:tc>
      </w:tr>
    </w:tbl>
    <w:p w14:paraId="0CC38090" w14:textId="77777777" w:rsidR="00CC3800" w:rsidRDefault="00000000">
      <w:pPr>
        <w:pStyle w:val="Heading2"/>
      </w:pPr>
      <w:r>
        <w:rPr>
          <w:color w:val="0D1526"/>
        </w:rPr>
        <w:t>38.10 未來規劃（保留記錄）</w:t>
      </w:r>
    </w:p>
    <w:p>
      <w:pPr>
        <w:spacing w:before="80" w:after="120"/>
      </w:pPr>
      <w:r>
        <w:rPr>
          <w:rFonts w:eastAsia="Arial"/>
          <w:color w:val="1A1A1A"/>
        </w:rPr>
        <w:t xml:space="preserve">以下功能已識別但不在本章開發範圍，待後續確認後補充規格：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選手公開頁 /athletes/:id 的 FollowButton（需先建立選手公開頁規格）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幫他人新增成績後的追蹤引導提示：對方認領後通知新增者「你新增的成績已被認領，現在可以追蹤 [姓名] 了」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追蹤後的個人動態頁 /my/feed（第 37.3 章設計，獨立規格章節待補）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朋友視角排行榜切換（第 37.4 章設計，依賴追蹤功能上線後實作）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被追蹤者的隱私設定：允許/拒絕被追蹤（第 37.3 章提及，暫不實作）</w:t>
      </w:r>
    </w:p>
    <w:p w14:paraId="0CC38099" w14:textId="77777777" w:rsidR="00CC3800" w:rsidRDefault="00CC3800">
      <w:pPr>
        <w:spacing w:after="240"/>
      </w:pPr>
    </w:p>
    <w:p w14:paraId="0CC39000" w14:textId="77777777" w:rsidR="00CC3900" w:rsidRDefault="00CC3900">
      <w:pPr>
        <w:pageBreakBefore/>
      </w:pPr>
    </w:p>
    <w:p w14:paraId="0CC39001" w14:textId="77777777" w:rsidR="00CC3900" w:rsidRDefault="00000000">
      <w:pPr>
        <w:pStyle w:val="Heading1"/>
      </w:pPr>
      <w:r>
        <w:rPr>
          <w:color w:val="060D18"/>
        </w:rPr>
        <w:t>39. 關注名單規格（/my/following）</w:t>
      </w:r>
    </w:p>
    <w:p w14:paraId="0CC39002" w14:textId="77777777" w:rsidR="00CC3900" w:rsidRDefault="00000000">
      <w:pPr>
        <w:pStyle w:val="Heading2"/>
      </w:pPr>
      <w:r>
        <w:rPr>
          <w:color w:val="0D1526"/>
        </w:rPr>
        <w:t>39.1 設計目的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選手追蹤他人後，需要一個集中查看的地方。關注名單頁（/my/following）讓選手看到自己關注的每一位選手目前的最佳成績，不需要逐一搜尋。此頁面是第 38 章 FollowButton 的直接延伸，也是第 37.3 章個人動態頁（/my/feed）的前置功能。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本頁核心目標只有一個：**讓選手看到感興趣的人的成績現況**，不是動態流、不是社群牆。</w:t>
      </w:r>
    </w:p>
    <w:p w14:paraId="0CC39010" w14:textId="77777777" w:rsidR="00CC3900" w:rsidRDefault="00000000">
      <w:pPr>
        <w:pStyle w:val="Heading2"/>
      </w:pPr>
      <w:r>
        <w:rPr>
          <w:color w:val="0D1526"/>
        </w:rPr>
        <w:t>39.2 入口：Avatar 下拉選單（修訂第 30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Avatar 下拉選單新增「關注名單」項目，緊接在「我的紀錄」之後。選單項目顯示追蹤人數 badge，讓使用者在不進入頁面的情況下知道目前關注了多少人。</w:t>
      </w:r>
    </w:p>
    <w:p w14:paraId="0CC39011" w14:textId="77777777" w:rsidR="00CC3900" w:rsidRDefault="00000000">
      <w:pPr>
        <w:pStyle w:val="Heading3"/>
        <w:spacing w:before="180"/>
      </w:pPr>
      <w:r>
        <w:rPr>
          <w:color w:val="FF6B3D"/>
        </w:rPr>
        <w:t>更新後的 Avatar 下拉選單結構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900" w14:paraId="0CC39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選項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 / Email（標頭，不可點擊）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身份確認</w:t>
            </w:r>
          </w:p>
        </w:tc>
      </w:tr>
      <w:tr w:rsidR="00CC3900" w14:paraId="0CC39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我的紀錄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/records</w:t>
            </w:r>
          </w:p>
        </w:tc>
      </w:tr>
      <w:tr w:rsidR="00CC3900" w14:paraId="0CC39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關注名單 (N)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/my/following；N 為追蹤人數，0 時不顯示 badge</w:t>
            </w:r>
          </w:p>
        </w:tc>
      </w:tr>
      <w:tr w:rsidR="00CC3900" w14:paraId="0CC39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個人資料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/my/profile</w:t>
            </w:r>
          </w:p>
        </w:tc>
      </w:tr>
      <w:tr w:rsidR="00CC3900" w14:paraId="0CC39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7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管理後台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僅 assistant+ 顯示，導向 /admin</w:t>
            </w:r>
          </w:p>
        </w:tc>
      </w:tr>
      <w:tr w:rsidR="00CC3900" w14:paraId="0CC39008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分隔線（assistant+ 才有）</w:t>
            </w:r>
          </w:p>
        </w:tc>
      </w:tr>
      <w:tr w:rsidR="00CC3900" w14:paraId="0CC39009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登出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追蹤人數 badge 採用文字形式 "(N)"，不使用紅點，避免與通知類 badge 混淆。追蹤人數為 0 時顯示「關注名單」，不顯示 (0)。</w:t>
      </w:r>
    </w:p>
    <w:p w14:paraId="0CC39020" w14:textId="77777777" w:rsidR="00CC3900" w:rsidRDefault="00000000">
      <w:pPr>
        <w:pStyle w:val="Heading2"/>
      </w:pPr>
      <w:r>
        <w:rPr>
          <w:color w:val="0D1526"/>
        </w:rPr>
        <w:t>39.3 頁面規格（/my/following）</w:t>
      </w:r>
    </w:p>
    <w:p w14:paraId="0CC39021" w14:textId="77777777" w:rsidR="00CC3900" w:rsidRDefault="00000000">
      <w:pPr>
        <w:pStyle w:val="Heading3"/>
        <w:spacing w:before="180"/>
      </w:pPr>
      <w:r>
        <w:rPr>
          <w:color w:val="FF6B3D"/>
        </w:rPr>
        <w:t>基本資訊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/my/following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存取權限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已登入；未登入導向 /login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標題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副標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排序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最近追蹤的在前（按 athlete_follows.created_at 降序）</w:t>
            </w:r>
          </w:p>
        </w:tc>
      </w:tr>
    </w:tbl>
    <w:p w14:paraId="0CC39022" w14:textId="77777777" w:rsidR="00CC3900" w:rsidRDefault="00000000">
      <w:pPr>
        <w:pStyle w:val="Heading3"/>
        <w:spacing w:before="180"/>
      </w:pPr>
      <w:r>
        <w:rPr>
          <w:color w:val="FF6B3D"/>
        </w:rPr>
        <w:t>頁面結構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頁面由三個區塊組成：頁首統計、選手卡片列表、空狀態。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頁首統計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「你關注了 N 位選手」文字，右側搜尋框（依姓名篩選）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選手卡片列表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每位追蹤的選手一張卡片，詳見 39.4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空狀態（N=0）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插圖 + 文字 + 引導按鈕，詳見 39.5</w:t>
            </w:r>
          </w:p>
        </w:tc>
      </w:tr>
    </w:tbl>
    <w:p w14:paraId="0CC39030" w14:textId="77777777" w:rsidR="00CC3900" w:rsidRDefault="00000000">
      <w:pPr>
        <w:pStyle w:val="Heading2"/>
      </w:pPr>
      <w:r>
        <w:rPr>
          <w:color w:val="0D1526"/>
        </w:rPr>
        <w:t>39.4 選手卡片設計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每位追蹤的選手以卡片呈現，展示姓名與其各距離最佳成績。設計原則：資訊密度適中，一眼掌握對方目前的競技水準。</w:t>
      </w:r>
    </w:p>
    <w:p w14:paraId="0CC39031" w14:textId="77777777" w:rsidR="00CC3900" w:rsidRDefault="00000000">
      <w:pPr>
        <w:pStyle w:val="Heading3"/>
        <w:spacing w:before="180"/>
      </w:pPr>
      <w:r>
        <w:rPr>
          <w:color w:val="FF6B3D"/>
        </w:rPr>
        <w:t>卡片欄位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資料來源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/ 姓名縮寫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athletes.avatar_url / name / nickname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第一字；已上傳頭像則顯示頭像</w:t>
            </w:r>
          </w:p>
        </w:tc>
      </w:tr>
      <w:tr w:rsidR="00CC3900" w14:paraId="0CC49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顯示名稱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姓名下方顯示 nationality（國旗 emoji + 文字）</w:t>
            </w:r>
          </w:p>
        </w:tc>
      </w:tr>
      <w:tr w:rsidR="00CC3900" w14:paraId="0CC49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各距離最佳成績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leaderboard_entries 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Sprint；無成績的距離顯示「—」</w:t>
            </w:r>
          </w:p>
        </w:tc>
      </w:tr>
      <w:tr w:rsidR="00CC3900" w14:paraId="0CC49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標示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每個距離最快時間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等寬字型，與最速榜一致</w:t>
            </w:r>
          </w:p>
        </w:tc>
      </w:tr>
      <w:tr w:rsidR="00CC3900" w14:paraId="0CC49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實心星星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athlete_follows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已追蹤狀態，點擊可取消追蹤（含確認提示）</w:t>
            </w:r>
          </w:p>
        </w:tc>
      </w:tr>
    </w:tbl>
    <w:p w14:paraId="0CC39032" w14:textId="77777777" w:rsidR="00CC3900" w:rsidRDefault="00000000">
      <w:pPr>
        <w:pStyle w:val="Heading3"/>
        <w:spacing w:before="180"/>
      </w:pPr>
      <w:r>
        <w:rPr>
          <w:color w:val="FF6B3D"/>
        </w:rPr>
        <w:t>卡片視覺結構（示意）</w:t>
      </w:r>
    </w:p>
    <w:p>
      <w:pPr>
        <w:spacing w:before="80" w:after="120"/>
      </w:pPr>
      <w:r>
        <w:rPr>
          <w:rFonts w:eastAsia="Arial"/>
          <w:color w:val="1A1A1A"/>
        </w:rPr>
        <w:t xml:space="preserve">每張卡片為橫向 grid，左側顯示 Avatar + 姓名，右側顯示各距離最佳時間欄位，最右側為 ★ 星星按鈕。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5760"/>
      </w:tblGrid>
      <w:tr w:rsidR="00CC3900" w14:paraId="0CC49000" w14:textId="77777777"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寬度</w:t>
            </w:r>
          </w:p>
        </w:tc>
        <w:tc>
          <w:tcPr>
            <w:tcW w:w="57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49001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身份區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Avatar（32px 圓形）+ 姓名 + 國籍</w:t>
            </w:r>
          </w:p>
        </w:tc>
      </w:tr>
      <w:tr w:rsidR="00CC3900" w14:paraId="0CC49002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 各距離最快時間，DM Mono</w:t>
            </w:r>
          </w:p>
        </w:tc>
      </w:tr>
      <w:tr w:rsidR="00CC3900" w14:paraId="0CC49003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FollowButton size="sm"</w:t>
            </w:r>
          </w:p>
        </w:tc>
      </w:tr>
    </w:tbl>
    <w:p w14:paraId="0CC39033" w14:textId="77777777" w:rsidR="00CC3900" w:rsidRDefault="00000000">
      <w:pPr>
        <w:pStyle w:val="Heading3"/>
        <w:spacing w:before="180"/>
      </w:pPr>
      <w:r>
        <w:rPr>
          <w:color w:val="FF6B3D"/>
        </w:rPr>
        <w:t>成績欄顯示規則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只顯示 is_public = true + claim_status IN ('unclaimed', 'claimed') 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每個距離只取最快一筆（與最速榜邏輯相同）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該距離無成績時顯示「—」，以 text-3 色（#4A5568）降低視覺重量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成績旁顯示小字賽事名稱（text-3，縮短至 12 字以內），讓選手知道是哪場賽事的最佳</w:t>
      </w:r>
    </w:p>
    <w:p w14:paraId="0CC39040" w14:textId="77777777" w:rsidR="00CC3900" w:rsidRDefault="00000000">
      <w:pPr>
        <w:pStyle w:val="Heading2"/>
      </w:pPr>
      <w:r>
        <w:rPr>
          <w:color w:val="0D1526"/>
        </w:rPr>
        <w:t>39.5 空狀態設計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首次進入頁面或尚未追蹤任何選手時，顯示引導提示，避免空白頁帶來的困惑。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元素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標題文字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「你還沒有關注任何選手」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說明文字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「在最速榜上點擊選手旁的 ☆，開始關注他們的成績動態」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按鈕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「前往最速榜」→ /leaderboard</w:t>
            </w:r>
          </w:p>
        </w:tc>
      </w:tr>
    </w:tbl>
    <w:p w14:paraId="0CC39050" w14:textId="77777777" w:rsidR="00CC3900" w:rsidRDefault="00000000">
      <w:pPr>
        <w:pStyle w:val="Heading2"/>
      </w:pPr>
      <w:r>
        <w:rPr>
          <w:color w:val="0D1526"/>
        </w:rPr>
        <w:t>39.6 API 端點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本頁使用第 38.6 章已定義的端點，此處補充關注名單頁專用的完整資料格式需求。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 / 路徑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/api/athletes/me/following/details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取得關注名單完整資料：選手基本資訊 + 各距離最佳成績。回傳陣列，按 created_at 降序。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/api/athletes/:id/follow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取消追蹤，與第 38.6 章相同端點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/api/athletes/me/following（第 38.6 章）只回傳 id 陣列，供最速榜批次查詢用。本頁需要完整資料，故新增 /details 端點，避免 N+1 查詢。</w:t>
      </w:r>
    </w:p>
    <w:p w14:paraId="0CC39051" w14:textId="77777777" w:rsidR="00CC3900" w:rsidRDefault="00000000">
      <w:pPr>
        <w:pStyle w:val="Heading3"/>
        <w:spacing w:before="180"/>
      </w:pPr>
      <w:r>
        <w:rPr>
          <w:color w:val="FF6B3D"/>
        </w:rPr>
        <w:t>/api/athletes/me/following/details 回傳格式</w:t>
      </w:r>
    </w:p>
    <w:p>
      <w:pPr>
        <w:spacing w:before="80" w:after="120"/>
      </w:pPr>
      <w:r>
        <w:rPr>
          <w:rFonts w:eastAsia="Arial"/>
          <w:color w:val="1A1A1A"/>
        </w:rPr>
        <w:t xml:space="preserve">單筆結構（陣列元素）：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真實姓名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nickname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顯示暱稱，nullable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nationality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國籍，nullable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頭像 URL，nullable</w:t>
            </w:r>
          </w:p>
        </w:tc>
      </w:tr>
      <w:tr w:rsidR="00CC3900" w14:paraId="0CC39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followed_at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追蹤時間（athlete_follows.created_at）</w:t>
            </w:r>
          </w:p>
        </w:tc>
      </w:tr>
      <w:tr w:rsidR="00CC3900" w14:paraId="0CC39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各距離最佳成績物件：{ full, "70.3", olympic, sprint }，無成績為 null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bests 物件每個距離欄位格式：{ total_seconds: number, race_name: string, race_year: number } | null</w:t>
      </w:r>
    </w:p>
    <w:p w14:paraId="0CC39060" w14:textId="77777777" w:rsidR="00CC3900" w:rsidRDefault="00000000">
      <w:pPr>
        <w:pStyle w:val="Heading2"/>
      </w:pPr>
      <w:r>
        <w:rPr>
          <w:color w:val="0D1526"/>
        </w:rPr>
        <w:t>39.7 Avatar 下拉選單更新方式</w:t>
      </w:r>
    </w:p>
    <w:p>
      <w:pPr>
        <w:spacing w:before="80" w:after="120"/>
      </w:pPr>
      <w:r>
        <w:rPr>
          <w:rFonts w:eastAsia="Arial"/>
          <w:color w:val="1A1A1A"/>
        </w:rPr>
        <w:t xml:space="preserve">追蹤人數 N 由 Server Component 在渲染 Avatar 時一併查詢，存入 layout props 或透過 Suspense 非同步載入，避免因追蹤人數查詢拖慢整體 Nav 渲染。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follower_count 已快取在 ATHLETE 表（第 37.3 章），可直接讀取，不需額外 JOIN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取消追蹤後，Server Action revalidatePath('/my/following') 同時更新 athlete.follower_count 快取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 POST /api/athletes/:id/follow Server Action 同步 +1 快取</w:t>
      </w:r>
    </w:p>
    <w:p w14:paraId="0CC39070" w14:textId="77777777" w:rsidR="00CC3900" w:rsidRDefault="00000000">
      <w:pPr>
        <w:pStyle w:val="Heading2"/>
      </w:pPr>
      <w:r>
        <w:rPr>
          <w:color w:val="0D1526"/>
        </w:rPr>
        <w:t>39.8 User Stories</w:t>
      </w:r>
    </w:p>
    <w:p w14:paraId="0CC39071" w14:textId="77777777" w:rsidR="00CC3900" w:rsidRDefault="00000000">
      <w:pPr>
        <w:pStyle w:val="Heading3"/>
        <w:spacing w:before="180"/>
      </w:pPr>
      <w:r>
        <w:rPr>
          <w:color w:val="FF6B3D"/>
        </w:rPr>
        <w:t>US-01　從 Avatar 選單進入關注名單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身為一位已追蹤 3 位選手的用戶，我點擊 Avatar 下拉選單，看到「關注名單 (3)」選項，點擊後進入 /my/following，一眼看到 3 張選手卡片及其各距離最佳成績。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下拉選單 → 關注名單 (N)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/my/following，顯示 N 張卡片，按最近追蹤順序排列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成績顯示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每張卡片顯示 226 / 113 / 51.5 / Sprint 最佳時間，無成績顯示「—」</w:t>
            </w:r>
          </w:p>
        </w:tc>
      </w:tr>
    </w:tbl>
    <w:p w14:paraId="0CC39072" w14:textId="77777777" w:rsidR="00CC3900" w:rsidRDefault="00000000">
      <w:pPr>
        <w:pStyle w:val="Heading3"/>
        <w:spacing w:before="180"/>
      </w:pPr>
      <w:r>
        <w:rPr>
          <w:color w:val="FF6B3D"/>
        </w:rPr>
        <w:t>US-02　從關注名單取消追蹤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身為一位已登入的選手，我在關注名單頁看到某張卡片，決定取消追蹤，點擊卡片右側的 ★，確認後卡片從清單消失，頁首人數從 N 更新為 N-1。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卡片右側 ★ → 確認提示「取消關注 [姓名]？」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卡片移除（動畫淡出）→ 人數 -1 → Avatar badge 更新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最後一張卡片取消後，顯示空狀態</w:t>
            </w:r>
          </w:p>
        </w:tc>
      </w:tr>
    </w:tbl>
    <w:p w14:paraId="0CC39073" w14:textId="77777777" w:rsidR="00CC3900" w:rsidRDefault="00000000">
      <w:pPr>
        <w:pStyle w:val="Heading3"/>
        <w:spacing w:before="180"/>
      </w:pPr>
      <w:r>
        <w:rPr>
          <w:color w:val="FF6B3D"/>
        </w:rPr>
        <w:t>US-03　關注名單空狀態引導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身為一位剛完成追蹤功能但尚未追蹤任何選手的新用戶，進入 /my/following 看到引導提示與「前往最速榜」按鈕，知道如何開始關注選手。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觸發條件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關注名單為空（N = 0）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顯示內容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說明文字 + 「前往最速榜」CTA 按鈕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行為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/leaderboard</w:t>
            </w:r>
          </w:p>
        </w:tc>
      </w:tr>
    </w:tbl>
    <w:p w14:paraId="0CC39074" w14:textId="77777777" w:rsidR="00CC3900" w:rsidRDefault="00000000">
      <w:pPr>
        <w:pStyle w:val="Heading3"/>
        <w:spacing w:before="180"/>
      </w:pPr>
      <w:r>
        <w:rPr>
          <w:color w:val="FF6B3D"/>
        </w:rPr>
        <w:t>US-04　搜尋關注名單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身為一位追蹤了 20 位選手的用戶，我在頁首搜尋框輸入姓名關鍵字，清單即時篩選只顯示符合的選手卡片，不需要全頁重新載入。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搜尋範圍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的模糊比對（client-side filter，無額外 API 請求）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即時篩選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輸入後立即更新，不需按 Enter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無結果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顯示「找不到符合的選手」</w:t>
            </w:r>
          </w:p>
        </w:tc>
      </w:tr>
    </w:tbl>
    <w:p w14:paraId="0CC39080" w14:textId="77777777" w:rsidR="00CC3900" w:rsidRDefault="00000000">
      <w:pPr>
        <w:pStyle w:val="Heading2"/>
      </w:pPr>
      <w:r>
        <w:rPr>
          <w:color w:val="0D1526"/>
        </w:rPr>
        <w:t>39.9 Page Context Strip 補充（修訂第 32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關注名單頁加入 Page Context Strip 設定：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標題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副標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/my/following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</w:tbl>
    <w:p>
      <w:pPr>
        <w:spacing w:after="24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